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6AD0A1" w14:textId="77777777" w:rsidR="00026305" w:rsidRPr="00F71A9A" w:rsidRDefault="00E4168E" w:rsidP="00AC7CBE">
      <w:pPr>
        <w:spacing w:after="0" w:line="240" w:lineRule="auto"/>
        <w:contextualSpacing/>
        <w:jc w:val="center"/>
        <w:rPr>
          <w:rFonts w:ascii="Gill Sans MT" w:hAnsi="Gill Sans MT"/>
          <w:sz w:val="20"/>
          <w:szCs w:val="20"/>
        </w:rPr>
      </w:pPr>
      <w:r w:rsidRPr="00F71A9A">
        <w:rPr>
          <w:rFonts w:ascii="Gill Sans MT" w:hAnsi="Gill Sans MT"/>
          <w:sz w:val="20"/>
          <w:szCs w:val="20"/>
        </w:rPr>
        <w:t>Community Forest Project</w:t>
      </w:r>
    </w:p>
    <w:p w14:paraId="34D2A288" w14:textId="77777777" w:rsidR="00E4168E" w:rsidRPr="00F71A9A" w:rsidRDefault="00FA0451" w:rsidP="00AC7CBE">
      <w:pPr>
        <w:spacing w:after="0" w:line="240" w:lineRule="auto"/>
        <w:contextualSpacing/>
        <w:jc w:val="center"/>
        <w:rPr>
          <w:rFonts w:ascii="Gill Sans MT" w:hAnsi="Gill Sans MT"/>
          <w:sz w:val="20"/>
          <w:szCs w:val="20"/>
        </w:rPr>
      </w:pPr>
      <w:r w:rsidRPr="00F71A9A">
        <w:rPr>
          <w:rFonts w:ascii="Gill Sans MT" w:hAnsi="Gill Sans MT"/>
          <w:sz w:val="20"/>
          <w:szCs w:val="20"/>
        </w:rPr>
        <w:t xml:space="preserve">Headperson </w:t>
      </w:r>
      <w:r w:rsidR="00E4168E" w:rsidRPr="00F71A9A">
        <w:rPr>
          <w:rFonts w:ascii="Gill Sans MT" w:hAnsi="Gill Sans MT"/>
          <w:sz w:val="20"/>
          <w:szCs w:val="20"/>
        </w:rPr>
        <w:t>Survey</w:t>
      </w:r>
    </w:p>
    <w:p w14:paraId="0FB20091" w14:textId="77777777" w:rsidR="00303B9C" w:rsidRPr="00F71A9A" w:rsidRDefault="00303B9C" w:rsidP="00AC7CBE">
      <w:pPr>
        <w:spacing w:after="0" w:line="240" w:lineRule="auto"/>
        <w:contextualSpacing/>
        <w:jc w:val="center"/>
        <w:rPr>
          <w:rFonts w:ascii="Gill Sans MT" w:hAnsi="Gill Sans MT"/>
          <w:sz w:val="20"/>
          <w:szCs w:val="20"/>
        </w:rPr>
      </w:pPr>
    </w:p>
    <w:p w14:paraId="536D9484" w14:textId="77777777" w:rsidR="00303B9C" w:rsidRPr="00F71A9A" w:rsidRDefault="00303B9C" w:rsidP="00AC7CBE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sz w:val="20"/>
          <w:szCs w:val="20"/>
        </w:rPr>
      </w:pPr>
    </w:p>
    <w:p w14:paraId="089E811F" w14:textId="77777777" w:rsidR="008F39A8" w:rsidRPr="00F71A9A" w:rsidRDefault="008F39A8" w:rsidP="00AC7CBE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sz w:val="20"/>
          <w:szCs w:val="20"/>
        </w:rPr>
      </w:pPr>
    </w:p>
    <w:tbl>
      <w:tblPr>
        <w:tblW w:w="10080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360"/>
        <w:gridCol w:w="7200"/>
        <w:gridCol w:w="2520"/>
      </w:tblGrid>
      <w:tr w:rsidR="003D66BB" w:rsidRPr="00F71A9A" w14:paraId="70D620C4" w14:textId="77777777" w:rsidTr="00AC7CBE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765DE" w14:textId="77777777" w:rsidR="003D66BB" w:rsidRPr="00F71A9A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ind w:left="104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13BCE4A" w14:textId="77777777" w:rsidR="003D66BB" w:rsidRPr="00F71A9A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proofErr w:type="gramStart"/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start</w:t>
            </w:r>
            <w:proofErr w:type="gramEnd"/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 time </w:t>
            </w: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(start)</w:t>
            </w: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 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E65C228" w14:textId="77777777" w:rsidR="003D66BB" w:rsidRPr="00F71A9A" w:rsidRDefault="003D66BB" w:rsidP="00AC7CBE">
            <w:pPr>
              <w:spacing w:beforeLines="20" w:before="48" w:afterLines="20" w:after="48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proofErr w:type="gramStart"/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hour</w:t>
            </w:r>
            <w:proofErr w:type="gramEnd"/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/minute</w:t>
            </w:r>
          </w:p>
        </w:tc>
      </w:tr>
      <w:tr w:rsidR="003D66BB" w:rsidRPr="00F71A9A" w14:paraId="39E4D8FB" w14:textId="77777777" w:rsidTr="00AC7CBE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3EDCC" w14:textId="77777777" w:rsidR="003D66BB" w:rsidRPr="00F71A9A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EB688D8" w14:textId="77777777" w:rsidR="003D66BB" w:rsidRPr="00F71A9A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rFonts w:ascii="Gill Sans MT" w:hAnsi="Gill Sans MT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End time </w:t>
            </w: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(end)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auto"/>
              <w:bottom w:val="single" w:sz="18" w:space="0" w:color="000000"/>
              <w:right w:val="single" w:sz="18" w:space="0" w:color="000000"/>
            </w:tcBorders>
          </w:tcPr>
          <w:p w14:paraId="4BACA939" w14:textId="77777777" w:rsidR="003D66BB" w:rsidRPr="00F71A9A" w:rsidRDefault="003D66BB" w:rsidP="00AC7CBE">
            <w:pPr>
              <w:kinsoku w:val="0"/>
              <w:overflowPunct w:val="0"/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proofErr w:type="gramStart"/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hour</w:t>
            </w:r>
            <w:proofErr w:type="gramEnd"/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/minute</w:t>
            </w:r>
          </w:p>
        </w:tc>
      </w:tr>
    </w:tbl>
    <w:p w14:paraId="1B64F6E5" w14:textId="325979DF" w:rsidR="003D66BB" w:rsidRPr="00F71A9A" w:rsidRDefault="003D66BB" w:rsidP="00AC7CBE">
      <w:pPr>
        <w:tabs>
          <w:tab w:val="center" w:pos="5620"/>
          <w:tab w:val="right" w:pos="11240"/>
        </w:tabs>
        <w:spacing w:beforeLines="20" w:before="48" w:afterLines="20" w:after="48" w:line="240" w:lineRule="auto"/>
        <w:contextualSpacing/>
        <w:rPr>
          <w:rFonts w:ascii="Gill Sans MT" w:hAnsi="Gill Sans MT"/>
          <w:sz w:val="20"/>
          <w:szCs w:val="20"/>
        </w:rPr>
      </w:pPr>
    </w:p>
    <w:p w14:paraId="0B605D47" w14:textId="612F814B" w:rsidR="003D66BB" w:rsidRPr="00F71A9A" w:rsidRDefault="003D66BB" w:rsidP="00AC7CBE">
      <w:pPr>
        <w:pStyle w:val="Subtitle"/>
        <w:contextualSpacing/>
        <w:rPr>
          <w:rFonts w:ascii="Gill Sans MT" w:hAnsi="Gill Sans MT"/>
          <w:sz w:val="20"/>
          <w:szCs w:val="20"/>
        </w:rPr>
      </w:pPr>
      <w:r w:rsidRPr="00F71A9A">
        <w:rPr>
          <w:rFonts w:ascii="Gill Sans MT" w:hAnsi="Gill Sans MT"/>
          <w:sz w:val="20"/>
          <w:szCs w:val="20"/>
        </w:rPr>
        <w:t>A</w:t>
      </w:r>
      <w:r w:rsidR="00471179" w:rsidRPr="00F71A9A">
        <w:rPr>
          <w:rFonts w:ascii="Gill Sans MT" w:hAnsi="Gill Sans MT"/>
          <w:sz w:val="20"/>
          <w:szCs w:val="20"/>
        </w:rPr>
        <w:t>.</w:t>
      </w:r>
      <w:r w:rsidR="003450C1">
        <w:rPr>
          <w:rFonts w:ascii="Gill Sans MT" w:hAnsi="Gill Sans MT"/>
          <w:sz w:val="20"/>
          <w:szCs w:val="20"/>
        </w:rPr>
        <w:t>HEADPERSON</w:t>
      </w:r>
      <w:r w:rsidRPr="00F71A9A">
        <w:rPr>
          <w:rFonts w:ascii="Gill Sans MT" w:hAnsi="Gill Sans MT"/>
          <w:sz w:val="20"/>
          <w:szCs w:val="20"/>
        </w:rPr>
        <w:t xml:space="preserve"> IDENTIFICATION AND CONSENT</w:t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4680"/>
        <w:gridCol w:w="2520"/>
        <w:gridCol w:w="2520"/>
      </w:tblGrid>
      <w:tr w:rsidR="003D66BB" w:rsidRPr="00F71A9A" w14:paraId="01688FD4" w14:textId="77777777" w:rsidTr="00AC7CBE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17C02" w14:textId="77777777" w:rsidR="003D66BB" w:rsidRPr="00F71A9A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ind w:left="104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59F3257" w14:textId="77777777" w:rsidR="003D66BB" w:rsidRPr="00F71A9A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A1.Date of Survey</w:t>
            </w: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 xml:space="preserve"> (</w:t>
            </w:r>
            <w:proofErr w:type="spellStart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time_st</w:t>
            </w:r>
            <w:proofErr w:type="spellEnd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)</w:t>
            </w: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 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75B16BD" w14:textId="77777777" w:rsidR="003D66BB" w:rsidRPr="00F71A9A" w:rsidRDefault="003D66BB" w:rsidP="00AC7CBE">
            <w:pPr>
              <w:spacing w:beforeLines="20" w:before="48" w:afterLines="20" w:after="48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proofErr w:type="gramStart"/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mm</w:t>
            </w:r>
            <w:proofErr w:type="gramEnd"/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/</w:t>
            </w:r>
            <w:proofErr w:type="spellStart"/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dd</w:t>
            </w:r>
            <w:proofErr w:type="spellEnd"/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 xml:space="preserve">    </w:t>
            </w:r>
          </w:p>
          <w:p w14:paraId="4C84100D" w14:textId="77777777" w:rsidR="003D66BB" w:rsidRPr="00F71A9A" w:rsidRDefault="003D66BB" w:rsidP="00AC7CBE">
            <w:pPr>
              <w:spacing w:beforeLines="20" w:before="48" w:afterLines="20" w:after="48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proofErr w:type="gramStart"/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hour</w:t>
            </w:r>
            <w:proofErr w:type="gramEnd"/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/minute</w:t>
            </w:r>
          </w:p>
        </w:tc>
      </w:tr>
      <w:tr w:rsidR="003D66BB" w:rsidRPr="00F71A9A" w14:paraId="035EB671" w14:textId="77777777" w:rsidTr="00AC7CBE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267F9" w14:textId="77777777" w:rsidR="003D66BB" w:rsidRPr="00F71A9A" w:rsidRDefault="003D66BB" w:rsidP="00AC7CBE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  <w:jc w:val="center"/>
              <w:rPr>
                <w:rFonts w:ascii="Gill Sans MT" w:hAnsi="Gill Sans MT"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13B7887" w14:textId="77777777" w:rsidR="003D66BB" w:rsidRPr="00F71A9A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rFonts w:ascii="Gill Sans MT" w:hAnsi="Gill Sans MT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A2.Name of Supervisor</w:t>
            </w: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 xml:space="preserve"> (</w:t>
            </w:r>
            <w:proofErr w:type="spellStart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superv</w:t>
            </w:r>
            <w:proofErr w:type="spellEnd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50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18B9372" w14:textId="77777777" w:rsidR="003D66BB" w:rsidRPr="00F71A9A" w:rsidRDefault="003D66BB" w:rsidP="00AC7CBE">
            <w:pPr>
              <w:kinsoku w:val="0"/>
              <w:overflowPunct w:val="0"/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  <w:p w14:paraId="52A447AE" w14:textId="77777777" w:rsidR="003D66BB" w:rsidRPr="00F71A9A" w:rsidRDefault="003D66BB" w:rsidP="00AC7CBE">
            <w:pPr>
              <w:spacing w:beforeLines="20" w:before="48" w:afterLines="20" w:after="48" w:line="240" w:lineRule="auto"/>
              <w:ind w:left="120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3D66BB" w:rsidRPr="00F71A9A" w14:paraId="5924DAF1" w14:textId="77777777" w:rsidTr="00AC7CBE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9CF23" w14:textId="77777777" w:rsidR="003D66BB" w:rsidRPr="00F71A9A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8DC537F" w14:textId="77777777" w:rsidR="003D66BB" w:rsidRPr="00F71A9A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rFonts w:ascii="Gill Sans MT" w:hAnsi="Gill Sans MT"/>
                <w:b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A3.Village Name </w:t>
            </w: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h_vil</w:t>
            </w:r>
            <w:proofErr w:type="spellEnd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50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77C0A8C" w14:textId="77777777" w:rsidR="003D66BB" w:rsidRPr="00F71A9A" w:rsidRDefault="003D66BB" w:rsidP="00AC7CBE">
            <w:pPr>
              <w:kinsoku w:val="0"/>
              <w:overflowPunct w:val="0"/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  <w:p w14:paraId="6CAD8DC6" w14:textId="77777777" w:rsidR="003D66BB" w:rsidRPr="00F71A9A" w:rsidRDefault="003D66BB" w:rsidP="00AC7CBE">
            <w:pPr>
              <w:spacing w:beforeLines="20" w:before="48" w:afterLines="20" w:after="48" w:line="240" w:lineRule="auto"/>
              <w:ind w:left="120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3D66BB" w:rsidRPr="00F71A9A" w14:paraId="50E7AD0A" w14:textId="77777777" w:rsidTr="00AC7CBE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F2D5B" w14:textId="77777777" w:rsidR="003D66BB" w:rsidRPr="00F71A9A" w:rsidRDefault="003D66BB" w:rsidP="00AC7CBE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  <w:jc w:val="center"/>
              <w:rPr>
                <w:rFonts w:ascii="Gill Sans MT" w:hAnsi="Gill Sans MT"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93BD6DF" w14:textId="35D43949" w:rsidR="003D66BB" w:rsidRPr="00F71A9A" w:rsidRDefault="0012712C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A4</w:t>
            </w:r>
            <w:r w:rsidR="003D66BB"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.Village ID: </w:t>
            </w:r>
            <w:r w:rsidR="003D66BB"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(</w:t>
            </w:r>
            <w:proofErr w:type="spellStart"/>
            <w:r w:rsidR="003D66BB"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h_vilid</w:t>
            </w:r>
            <w:proofErr w:type="spellEnd"/>
            <w:r w:rsidR="003D66BB"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)</w:t>
            </w:r>
            <w:r w:rsidR="003D66BB"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 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7AF088C" w14:textId="77777777" w:rsidR="003D66BB" w:rsidRPr="00F71A9A" w:rsidRDefault="003D66BB" w:rsidP="00AC7CBE">
            <w:pPr>
              <w:spacing w:beforeLines="20" w:before="48" w:afterLines="20" w:after="48" w:line="240" w:lineRule="auto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 xml:space="preserve">(Integer) </w:t>
            </w:r>
          </w:p>
        </w:tc>
      </w:tr>
      <w:tr w:rsidR="003D66BB" w:rsidRPr="00F71A9A" w14:paraId="39018DB7" w14:textId="77777777" w:rsidTr="00AC7CBE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62BBA" w14:textId="77777777" w:rsidR="003D66BB" w:rsidRPr="00F71A9A" w:rsidRDefault="003D66BB" w:rsidP="00AC7CBE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  <w:jc w:val="center"/>
              <w:rPr>
                <w:rFonts w:ascii="Gill Sans MT" w:hAnsi="Gill Sans MT"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3286945" w14:textId="6F65ECA6" w:rsidR="003D66BB" w:rsidRPr="00F71A9A" w:rsidRDefault="0012712C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rFonts w:ascii="Gill Sans MT" w:hAnsi="Gill Sans MT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A5</w:t>
            </w:r>
            <w:r w:rsidR="003D66BB"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.Confirm village ID: </w:t>
            </w:r>
            <w:r w:rsidR="003D66BB"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(h_vilid2)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05B48B8" w14:textId="77777777" w:rsidR="003D66BB" w:rsidRPr="00F71A9A" w:rsidRDefault="003D66BB" w:rsidP="00AC7CBE">
            <w:pPr>
              <w:spacing w:beforeLines="20" w:before="48" w:afterLines="20" w:after="48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</w:tbl>
    <w:p w14:paraId="0BA67B47" w14:textId="77777777" w:rsidR="003D66BB" w:rsidRPr="00F71A9A" w:rsidRDefault="003D66BB" w:rsidP="00AC7CBE">
      <w:pPr>
        <w:pStyle w:val="BodyText"/>
        <w:kinsoku w:val="0"/>
        <w:overflowPunct w:val="0"/>
        <w:spacing w:beforeLines="20" w:before="48" w:afterLines="20" w:after="48"/>
        <w:ind w:right="160"/>
        <w:contextualSpacing/>
        <w:rPr>
          <w:rFonts w:ascii="Gill Sans MT" w:hAnsi="Gill Sans MT"/>
          <w:sz w:val="20"/>
          <w:szCs w:val="20"/>
        </w:rPr>
      </w:pPr>
    </w:p>
    <w:p w14:paraId="0CD40573" w14:textId="77777777" w:rsidR="003D66BB" w:rsidRPr="00F71A9A" w:rsidRDefault="003D66BB" w:rsidP="00AC7CBE">
      <w:pPr>
        <w:pStyle w:val="BodyText"/>
        <w:kinsoku w:val="0"/>
        <w:overflowPunct w:val="0"/>
        <w:spacing w:beforeLines="20" w:before="48" w:afterLines="20" w:after="48"/>
        <w:ind w:right="160"/>
        <w:contextualSpacing/>
        <w:rPr>
          <w:rFonts w:ascii="Gill Sans MT" w:hAnsi="Gill Sans MT"/>
          <w:sz w:val="20"/>
          <w:szCs w:val="20"/>
        </w:rPr>
      </w:pPr>
      <w:r w:rsidRPr="00F71A9A">
        <w:rPr>
          <w:rFonts w:ascii="Gill Sans MT" w:eastAsia="Times New Roman" w:hAnsi="Gill Sans MT"/>
          <w:sz w:val="20"/>
          <w:szCs w:val="20"/>
          <w:lang w:eastAsia="zh-CN"/>
        </w:rPr>
        <w:t>INFORMED CONSENT - PLEASE READ THE PAPER CONSENT FORM CAREFULY AND WORD FOR WORD</w:t>
      </w:r>
    </w:p>
    <w:p w14:paraId="3CE1B829" w14:textId="77777777" w:rsidR="003D66BB" w:rsidRPr="00F71A9A" w:rsidRDefault="003D66BB" w:rsidP="00AC7CBE">
      <w:pPr>
        <w:pStyle w:val="BodyText"/>
        <w:kinsoku w:val="0"/>
        <w:overflowPunct w:val="0"/>
        <w:spacing w:beforeLines="20" w:before="48" w:afterLines="20" w:after="48"/>
        <w:ind w:right="160"/>
        <w:contextualSpacing/>
        <w:rPr>
          <w:rFonts w:ascii="Gill Sans MT" w:hAnsi="Gill Sans MT"/>
          <w:sz w:val="20"/>
          <w:szCs w:val="20"/>
        </w:rPr>
      </w:pPr>
    </w:p>
    <w:p w14:paraId="3A62DD41" w14:textId="77777777" w:rsidR="003D66BB" w:rsidRPr="00F71A9A" w:rsidRDefault="003D66BB" w:rsidP="00AC7CBE">
      <w:pPr>
        <w:pStyle w:val="BodyText"/>
        <w:kinsoku w:val="0"/>
        <w:overflowPunct w:val="0"/>
        <w:spacing w:beforeLines="20" w:before="48" w:afterLines="20" w:after="48"/>
        <w:ind w:right="160"/>
        <w:contextualSpacing/>
        <w:rPr>
          <w:rFonts w:ascii="Gill Sans MT" w:hAnsi="Gill Sans MT"/>
          <w:sz w:val="20"/>
          <w:szCs w:val="20"/>
        </w:rPr>
      </w:pPr>
    </w:p>
    <w:tbl>
      <w:tblPr>
        <w:tblW w:w="10080" w:type="dxa"/>
        <w:tblInd w:w="-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4680"/>
        <w:gridCol w:w="4320"/>
        <w:gridCol w:w="720"/>
      </w:tblGrid>
      <w:tr w:rsidR="003D66BB" w:rsidRPr="00F71A9A" w14:paraId="5F148F92" w14:textId="77777777" w:rsidTr="00AC7CBE">
        <w:trPr>
          <w:trHeight w:val="20"/>
        </w:trPr>
        <w:tc>
          <w:tcPr>
            <w:tcW w:w="360" w:type="dxa"/>
          </w:tcPr>
          <w:p w14:paraId="7DCED0B7" w14:textId="77777777" w:rsidR="003D66BB" w:rsidRPr="00F71A9A" w:rsidRDefault="003D66BB" w:rsidP="00AC7CBE">
            <w:pPr>
              <w:kinsoku w:val="0"/>
              <w:overflowPunct w:val="0"/>
              <w:spacing w:after="0" w:line="240" w:lineRule="auto"/>
              <w:ind w:left="104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4680" w:type="dxa"/>
            <w:tcBorders>
              <w:right w:val="nil"/>
            </w:tcBorders>
          </w:tcPr>
          <w:p w14:paraId="37A78A2F" w14:textId="5F70CF79" w:rsidR="003D66BB" w:rsidRPr="00F71A9A" w:rsidRDefault="0012712C" w:rsidP="00AC7CBE">
            <w:pPr>
              <w:kinsoku w:val="0"/>
              <w:overflowPunct w:val="0"/>
              <w:spacing w:afterLines="20" w:after="48" w:line="240" w:lineRule="auto"/>
              <w:contextualSpacing/>
              <w:rPr>
                <w:rFonts w:ascii="Gill Sans MT" w:hAnsi="Gill Sans MT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A6 </w:t>
            </w:r>
            <w:r w:rsidR="003D66BB"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Did the respondent consent? </w:t>
            </w:r>
            <w:r w:rsidR="003D66BB"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(</w:t>
            </w:r>
            <w:proofErr w:type="gramStart"/>
            <w:r w:rsidR="003D66BB"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consent</w:t>
            </w:r>
            <w:proofErr w:type="gramEnd"/>
            <w:r w:rsidR="003D66BB"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)</w:t>
            </w:r>
          </w:p>
          <w:p w14:paraId="0229EEFA" w14:textId="316D00B3" w:rsidR="00CB0E2D" w:rsidRPr="00F71A9A" w:rsidRDefault="00CB0E2D" w:rsidP="00AC7CBE">
            <w:pPr>
              <w:kinsoku w:val="0"/>
              <w:overflowPunct w:val="0"/>
              <w:spacing w:afterLines="20" w:after="48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If 1, skip to Module B</w:t>
            </w:r>
          </w:p>
        </w:tc>
        <w:tc>
          <w:tcPr>
            <w:tcW w:w="4320" w:type="dxa"/>
            <w:tcBorders>
              <w:left w:val="nil"/>
              <w:right w:val="single" w:sz="18" w:space="0" w:color="000000"/>
            </w:tcBorders>
          </w:tcPr>
          <w:p w14:paraId="1FBDDFF9" w14:textId="77777777" w:rsidR="00CB0E2D" w:rsidRPr="00F71A9A" w:rsidRDefault="00CB0E2D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1=No</w:t>
            </w:r>
          </w:p>
          <w:p w14:paraId="4B17A4EA" w14:textId="4725C8AF" w:rsidR="003D66BB" w:rsidRPr="00F71A9A" w:rsidRDefault="00CB0E2D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2=Yes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51E8656" w14:textId="77777777" w:rsidR="003D66BB" w:rsidRPr="00F71A9A" w:rsidRDefault="003D66BB" w:rsidP="00AC7CBE">
            <w:pPr>
              <w:kinsoku w:val="0"/>
              <w:overflowPunct w:val="0"/>
              <w:spacing w:after="0" w:line="240" w:lineRule="auto"/>
              <w:ind w:left="22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(Code)</w:t>
            </w:r>
          </w:p>
        </w:tc>
      </w:tr>
      <w:tr w:rsidR="003D66BB" w:rsidRPr="00F71A9A" w14:paraId="0E351898" w14:textId="77777777" w:rsidTr="00AC7CBE">
        <w:trPr>
          <w:trHeight w:val="20"/>
        </w:trPr>
        <w:tc>
          <w:tcPr>
            <w:tcW w:w="360" w:type="dxa"/>
          </w:tcPr>
          <w:p w14:paraId="32D4B752" w14:textId="77777777" w:rsidR="003D66BB" w:rsidRPr="00F71A9A" w:rsidRDefault="003D66BB" w:rsidP="00AC7CBE">
            <w:pPr>
              <w:kinsoku w:val="0"/>
              <w:overflowPunct w:val="0"/>
              <w:spacing w:after="0" w:line="240" w:lineRule="auto"/>
              <w:ind w:left="75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4680" w:type="dxa"/>
            <w:tcBorders>
              <w:right w:val="single" w:sz="18" w:space="0" w:color="000000"/>
            </w:tcBorders>
          </w:tcPr>
          <w:p w14:paraId="2589921E" w14:textId="3D07C0C0" w:rsidR="003D66BB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A7</w:t>
            </w:r>
            <w:r w:rsidR="003D66BB" w:rsidRPr="00F71A9A">
              <w:rPr>
                <w:rFonts w:ascii="Gill Sans MT" w:hAnsi="Gill Sans MT"/>
                <w:sz w:val="20"/>
                <w:szCs w:val="20"/>
              </w:rPr>
              <w:t xml:space="preserve">.If you have chosen not to participate, can you please tell me why? </w:t>
            </w:r>
            <w:r w:rsidR="003D66BB" w:rsidRPr="00F71A9A">
              <w:rPr>
                <w:rFonts w:ascii="Gill Sans MT" w:hAnsi="Gill Sans MT"/>
                <w:b/>
                <w:sz w:val="20"/>
                <w:szCs w:val="20"/>
              </w:rPr>
              <w:t>(</w:t>
            </w:r>
            <w:proofErr w:type="gramStart"/>
            <w:r w:rsidR="003D66BB" w:rsidRPr="00F71A9A">
              <w:rPr>
                <w:rFonts w:ascii="Gill Sans MT" w:hAnsi="Gill Sans MT"/>
                <w:b/>
                <w:sz w:val="20"/>
                <w:szCs w:val="20"/>
              </w:rPr>
              <w:t>refuse</w:t>
            </w:r>
            <w:proofErr w:type="gramEnd"/>
            <w:r w:rsidR="003D66BB" w:rsidRPr="00F71A9A">
              <w:rPr>
                <w:rFonts w:ascii="Gill Sans MT" w:hAnsi="Gill Sans MT"/>
                <w:b/>
                <w:sz w:val="20"/>
                <w:szCs w:val="20"/>
              </w:rPr>
              <w:t>)</w:t>
            </w:r>
          </w:p>
          <w:p w14:paraId="782EE28A" w14:textId="30FC7702" w:rsidR="003D66BB" w:rsidRPr="00F71A9A" w:rsidRDefault="003D66BB" w:rsidP="00AC7CBE">
            <w:pPr>
              <w:keepNext/>
              <w:spacing w:afterLines="20" w:after="48" w:line="240" w:lineRule="auto"/>
              <w:contextualSpacing/>
              <w:outlineLvl w:val="4"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Skip to</w:t>
            </w:r>
            <w:r w:rsidRPr="00F71A9A">
              <w:rPr>
                <w:rFonts w:ascii="Gill Sans MT" w:hAnsi="Gill Sans MT" w:cs="Times New Roman"/>
                <w:i/>
                <w:w w:val="105"/>
                <w:sz w:val="20"/>
                <w:szCs w:val="20"/>
              </w:rPr>
              <w:t xml:space="preserve"> </w:t>
            </w:r>
            <w:r w:rsidRPr="00F71A9A">
              <w:rPr>
                <w:rFonts w:ascii="Gill Sans MT" w:hAnsi="Gill Sans MT" w:cs="Times New Roman"/>
                <w:b/>
                <w:w w:val="105"/>
                <w:sz w:val="20"/>
                <w:szCs w:val="20"/>
              </w:rPr>
              <w:t>Module J-&gt; Conclusion</w:t>
            </w:r>
          </w:p>
        </w:tc>
        <w:tc>
          <w:tcPr>
            <w:tcW w:w="50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9B5CAE2" w14:textId="2F6D484B" w:rsidR="003D66BB" w:rsidRPr="00F71A9A" w:rsidRDefault="003D66BB" w:rsidP="00AC7CBE">
            <w:pPr>
              <w:kinsoku w:val="0"/>
              <w:overflowPunct w:val="0"/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</w:tc>
      </w:tr>
    </w:tbl>
    <w:p w14:paraId="0F78B80D" w14:textId="77777777" w:rsidR="003D66BB" w:rsidRPr="00F71A9A" w:rsidRDefault="003D66BB" w:rsidP="00AC7CBE">
      <w:pPr>
        <w:tabs>
          <w:tab w:val="left" w:pos="5490"/>
        </w:tabs>
        <w:spacing w:after="0" w:line="240" w:lineRule="auto"/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</w:p>
    <w:p w14:paraId="253991E8" w14:textId="77777777" w:rsidR="003D66BB" w:rsidRPr="00F71A9A" w:rsidRDefault="003D66BB" w:rsidP="00AC7CBE">
      <w:pPr>
        <w:spacing w:after="0" w:line="240" w:lineRule="auto"/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</w:p>
    <w:p w14:paraId="3FD15367" w14:textId="77777777" w:rsidR="00CB0E2D" w:rsidRPr="00F71A9A" w:rsidRDefault="00CB0E2D" w:rsidP="00AC7CBE">
      <w:pPr>
        <w:spacing w:after="0" w:line="240" w:lineRule="auto"/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  <w:r w:rsidRPr="00F71A9A">
        <w:rPr>
          <w:rFonts w:ascii="Gill Sans MT" w:eastAsia="Times New Roman" w:hAnsi="Gill Sans MT" w:cs="Times New Roman"/>
          <w:b/>
          <w:color w:val="000000"/>
          <w:sz w:val="20"/>
          <w:szCs w:val="20"/>
        </w:rPr>
        <w:br w:type="page"/>
      </w:r>
    </w:p>
    <w:p w14:paraId="2C9F3A30" w14:textId="16B6E3E7" w:rsidR="003D66BB" w:rsidRPr="00F71A9A" w:rsidRDefault="003450C1" w:rsidP="00AC7CBE">
      <w:pPr>
        <w:spacing w:after="0" w:line="240" w:lineRule="auto"/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  <w:r>
        <w:rPr>
          <w:rFonts w:ascii="Gill Sans MT" w:eastAsia="Times New Roman" w:hAnsi="Gill Sans MT" w:cs="Times New Roman"/>
          <w:b/>
          <w:color w:val="000000"/>
          <w:sz w:val="20"/>
          <w:szCs w:val="20"/>
        </w:rPr>
        <w:lastRenderedPageBreak/>
        <w:t xml:space="preserve">HEADPERSON INFO </w:t>
      </w:r>
    </w:p>
    <w:tbl>
      <w:tblPr>
        <w:tblW w:w="10082" w:type="dxa"/>
        <w:tblInd w:w="-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5321"/>
        <w:gridCol w:w="1520"/>
        <w:gridCol w:w="357"/>
        <w:gridCol w:w="1803"/>
        <w:gridCol w:w="18"/>
        <w:gridCol w:w="697"/>
        <w:gridCol w:w="7"/>
      </w:tblGrid>
      <w:tr w:rsidR="00A95A91" w:rsidRPr="00F71A9A" w14:paraId="3EE36861" w14:textId="77777777" w:rsidTr="004F4072">
        <w:trPr>
          <w:gridAfter w:val="1"/>
          <w:wAfter w:w="7" w:type="dxa"/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7051956C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5321" w:type="dxa"/>
            <w:tcBorders>
              <w:left w:val="single" w:sz="4" w:space="0" w:color="auto"/>
              <w:right w:val="single" w:sz="18" w:space="0" w:color="000000"/>
            </w:tcBorders>
          </w:tcPr>
          <w:p w14:paraId="04DE3970" w14:textId="2FD62DCE" w:rsidR="00A95A91" w:rsidRPr="00F71A9A" w:rsidRDefault="003450C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B1.Full name of Headperson</w:t>
            </w:r>
            <w:r w:rsidR="00A95A91"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 w:rsidR="00A95A91"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 w:rsidR="00A95A91"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hname</w:t>
            </w:r>
            <w:proofErr w:type="spellEnd"/>
            <w:r w:rsidR="00A95A91"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4395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C4E3210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</w:tc>
      </w:tr>
      <w:tr w:rsidR="00A95A91" w:rsidRPr="00F71A9A" w14:paraId="373173C4" w14:textId="77777777" w:rsidTr="004F4072">
        <w:trPr>
          <w:gridAfter w:val="1"/>
          <w:wAfter w:w="7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281F8A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532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F4EC3DA" w14:textId="3972E33E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B2</w:t>
            </w:r>
            <w:r w:rsidR="00471179"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.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Nickname of </w:t>
            </w:r>
            <w:r w:rsidR="003450C1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headperson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hnickname</w:t>
            </w:r>
            <w:proofErr w:type="spellEnd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4395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BBC706A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</w:tc>
      </w:tr>
      <w:tr w:rsidR="00A95A91" w:rsidRPr="00F71A9A" w14:paraId="0B048172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7DAE808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40448AF" w14:textId="05EFC8F6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B3</w:t>
            </w:r>
            <w:r w:rsidR="00471179"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.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NRC of </w:t>
            </w:r>
            <w:r w:rsidR="003450C1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headperson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hnrc</w:t>
            </w:r>
            <w:proofErr w:type="spellEnd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36529E1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A95A91" w:rsidRPr="00F71A9A" w14:paraId="11F86031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165175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795B224" w14:textId="3E16182D" w:rsidR="00A95A91" w:rsidRPr="00F71A9A" w:rsidRDefault="00A95A91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B4a</w:t>
            </w:r>
            <w:r w:rsidR="00471179"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.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Enter the mobile number of the </w:t>
            </w:r>
            <w:r w:rsidR="003450C1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headperson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(hcell1)</w:t>
            </w:r>
          </w:p>
          <w:p w14:paraId="213FB319" w14:textId="70FC0E92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  <w:t>If no mobile number, enter 0</w:t>
            </w:r>
            <w:r w:rsidR="00471179" w:rsidRPr="00F71A9A"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  <w:t>.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3C68566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A95A91" w:rsidRPr="00F71A9A" w14:paraId="5AAED91B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08EEBE1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7888153" w14:textId="52993EAD" w:rsidR="00A95A91" w:rsidRPr="00F71A9A" w:rsidRDefault="00A95A91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B4b</w:t>
            </w:r>
            <w:r w:rsidR="00471179"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.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Enter the second mobile number of the </w:t>
            </w:r>
            <w:r w:rsidR="003450C1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headperson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(hcell2)</w:t>
            </w:r>
          </w:p>
          <w:p w14:paraId="05FBD36F" w14:textId="6AD5FDDA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  <w:t>If no mobile number, enter 0.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8EB01C0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A95A91" w:rsidRPr="00F71A9A" w14:paraId="22CDD1B5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0CBBDC3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E7896F2" w14:textId="78CFCC92" w:rsidR="00A95A91" w:rsidRPr="00F71A9A" w:rsidRDefault="00A95A91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B4c</w:t>
            </w:r>
            <w:r w:rsidR="00471179"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.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Enter the third mobile number of the </w:t>
            </w:r>
            <w:r w:rsidR="003450C1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headperson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(hcell3)</w:t>
            </w:r>
          </w:p>
          <w:p w14:paraId="233B8EA6" w14:textId="63439A6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  <w:t>If no mobile number, enter 0.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EDC419C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A95A91" w:rsidRPr="00F71A9A" w14:paraId="72B3AA60" w14:textId="77777777" w:rsidTr="004F40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D3E7DE6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532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170B05A" w14:textId="358B6871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B5.Gender 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hgender</w:t>
            </w:r>
            <w:proofErr w:type="spellEnd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ab/>
            </w:r>
            <w:r w:rsidRPr="00F71A9A"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  <w:t>Observation only</w:t>
            </w:r>
          </w:p>
        </w:tc>
        <w:tc>
          <w:tcPr>
            <w:tcW w:w="3698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B2A6EB3" w14:textId="4DB16189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1=Male</w:t>
            </w:r>
          </w:p>
          <w:p w14:paraId="75E58232" w14:textId="1F3BE44B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2=Female</w:t>
            </w:r>
          </w:p>
          <w:p w14:paraId="7A14FAFF" w14:textId="57B1E05F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</w:tc>
        <w:tc>
          <w:tcPr>
            <w:tcW w:w="70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1EE0147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95A91" w:rsidRPr="00F71A9A" w14:paraId="66CFA1B8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2270F88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F8B9D8A" w14:textId="7C0BD02B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B6.What is your age? </w:t>
            </w:r>
            <w:r w:rsidRPr="00F71A9A"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  <w:t>Respondent age at last birthday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hage</w:t>
            </w:r>
            <w:proofErr w:type="spellEnd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A277566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A95A91" w:rsidRPr="00F71A9A" w14:paraId="3A9BEC43" w14:textId="77777777" w:rsidTr="004F40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7BB3A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262061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B7.What is your marital status?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hmaritial</w:t>
            </w:r>
            <w:proofErr w:type="spellEnd"/>
            <w:proofErr w:type="gram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  <w:p w14:paraId="0D065247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</w:p>
        </w:tc>
        <w:tc>
          <w:tcPr>
            <w:tcW w:w="36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68F15BB" w14:textId="6C3DF66F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Monogomously</w:t>
            </w:r>
            <w:proofErr w:type="spellEnd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 married</w:t>
            </w:r>
          </w:p>
          <w:p w14:paraId="7A4179A7" w14:textId="4442C78A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2= 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Polygamously</w:t>
            </w:r>
            <w:proofErr w:type="spellEnd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 married</w:t>
            </w:r>
          </w:p>
          <w:p w14:paraId="3CE4E9E3" w14:textId="50EDCDE0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3=Never married</w:t>
            </w:r>
          </w:p>
          <w:p w14:paraId="34ED8ACC" w14:textId="4DFFF4EC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4=Widowed</w:t>
            </w:r>
          </w:p>
          <w:p w14:paraId="17F28C14" w14:textId="6F63E6CF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5=Divorced</w:t>
            </w:r>
          </w:p>
          <w:p w14:paraId="4EF4982F" w14:textId="669A94AC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6=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Seperated</w:t>
            </w:r>
            <w:proofErr w:type="spellEnd"/>
          </w:p>
          <w:p w14:paraId="187F1067" w14:textId="534685E4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7=Cohabitating</w:t>
            </w:r>
          </w:p>
          <w:p w14:paraId="048280C6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  <w:p w14:paraId="45554A4F" w14:textId="1D92DFEF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10911D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95A91" w:rsidRPr="00F71A9A" w14:paraId="19419B30" w14:textId="77777777" w:rsidTr="004F40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3A162" w14:textId="1B7DC31C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12D451" w14:textId="74B52F5C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B8.What is your tribe? 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proofErr w:type="gramStart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htribe</w:t>
            </w:r>
            <w:proofErr w:type="spellEnd"/>
            <w:proofErr w:type="gramEnd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1520" w:type="dxa"/>
            <w:tcBorders>
              <w:top w:val="single" w:sz="4" w:space="0" w:color="000000"/>
              <w:bottom w:val="single" w:sz="4" w:space="0" w:color="000000"/>
            </w:tcBorders>
          </w:tcPr>
          <w:p w14:paraId="0367E53F" w14:textId="26A5898D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Chewa</w:t>
            </w:r>
            <w:proofErr w:type="spellEnd"/>
          </w:p>
          <w:p w14:paraId="43D24FBE" w14:textId="55E0FCA1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2=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N’goni</w:t>
            </w:r>
            <w:proofErr w:type="spellEnd"/>
          </w:p>
          <w:p w14:paraId="764A0C27" w14:textId="33489A8F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3=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Nsenga</w:t>
            </w:r>
            <w:proofErr w:type="spellEnd"/>
          </w:p>
          <w:p w14:paraId="11C13619" w14:textId="035E3346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4=Tonga</w:t>
            </w:r>
          </w:p>
          <w:p w14:paraId="3C450F5C" w14:textId="4FE1B74E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5=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Lunda</w:t>
            </w:r>
            <w:proofErr w:type="spellEnd"/>
          </w:p>
          <w:p w14:paraId="406B11B1" w14:textId="214211FD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6=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Luvale</w:t>
            </w:r>
            <w:proofErr w:type="spellEnd"/>
          </w:p>
          <w:p w14:paraId="4656E423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7=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Kaonede</w:t>
            </w:r>
            <w:proofErr w:type="spellEnd"/>
          </w:p>
        </w:tc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35F2B1C" w14:textId="666185CD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Loza</w:t>
            </w:r>
            <w:proofErr w:type="spellEnd"/>
          </w:p>
          <w:p w14:paraId="1505985B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9=Bemba</w:t>
            </w:r>
          </w:p>
          <w:p w14:paraId="6A490A74" w14:textId="4931A644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10=Zambian only</w:t>
            </w:r>
          </w:p>
          <w:p w14:paraId="1D8E4327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97=Other, please specify</w:t>
            </w:r>
          </w:p>
          <w:p w14:paraId="75B2E689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  <w:p w14:paraId="6B431EE3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904D3E5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4F4072" w:rsidRPr="00F71A9A" w14:paraId="3DE35A32" w14:textId="77777777" w:rsidTr="004F40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741B9" w14:textId="77777777" w:rsidR="004F4072" w:rsidRPr="00F71A9A" w:rsidRDefault="004F4072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B137FC" w14:textId="0462BB3C" w:rsidR="004F4072" w:rsidRPr="00F71A9A" w:rsidRDefault="004F4072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B9.What is your religion?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hreligion</w:t>
            </w:r>
            <w:proofErr w:type="spellEnd"/>
            <w:proofErr w:type="gram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36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44BB6C7" w14:textId="77777777" w:rsidR="004F4072" w:rsidRPr="00F71A9A" w:rsidRDefault="004F4072" w:rsidP="004F4072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</w:t>
            </w:r>
            <w:ins w:id="0" w:author="Heather Huntington" w:date="2014-11-07T11:54:00Z">
              <w:r w:rsidRPr="00F71A9A">
                <w:rPr>
                  <w:rFonts w:ascii="Gill Sans MT" w:hAnsi="Gill Sans MT" w:cs="Times New Roman"/>
                  <w:w w:val="105"/>
                  <w:sz w:val="20"/>
                  <w:szCs w:val="20"/>
                </w:rPr>
                <w:t>C</w:t>
              </w:r>
            </w:ins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hristian</w:t>
            </w:r>
          </w:p>
          <w:p w14:paraId="07AFC63D" w14:textId="77777777" w:rsidR="004F4072" w:rsidRPr="00F71A9A" w:rsidRDefault="004F4072" w:rsidP="004F4072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2=Islam</w:t>
            </w:r>
          </w:p>
          <w:p w14:paraId="7D54D2BF" w14:textId="77777777" w:rsidR="004F4072" w:rsidRPr="00F71A9A" w:rsidRDefault="004F4072" w:rsidP="004F4072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3=Not religious </w:t>
            </w:r>
          </w:p>
          <w:p w14:paraId="3A25D941" w14:textId="77777777" w:rsidR="004F4072" w:rsidRPr="00F71A9A" w:rsidRDefault="004F4072" w:rsidP="004F4072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4=Spiritual/traditional</w:t>
            </w:r>
          </w:p>
          <w:p w14:paraId="590C73CB" w14:textId="77777777" w:rsidR="004F4072" w:rsidRPr="00F71A9A" w:rsidRDefault="004F4072" w:rsidP="004F4072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  <w:p w14:paraId="4DC32323" w14:textId="77777777" w:rsidR="004F4072" w:rsidRPr="00F71A9A" w:rsidRDefault="004F4072" w:rsidP="004F4072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  <w:p w14:paraId="71F07AC2" w14:textId="052DF791" w:rsidR="004F4072" w:rsidRPr="00F71A9A" w:rsidRDefault="004F4072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1A26401" w14:textId="77777777" w:rsidR="004F4072" w:rsidRPr="00F71A9A" w:rsidRDefault="004F4072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1377F" w:rsidRPr="00F71A9A" w14:paraId="0F919B7C" w14:textId="77777777" w:rsidTr="004F40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CE5462" w14:textId="641FF0E5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532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2088263E" w14:textId="7C56171C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B10.Were you born in this village? 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proofErr w:type="gramStart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htown</w:t>
            </w:r>
            <w:proofErr w:type="spellEnd"/>
            <w:proofErr w:type="gramEnd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3698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22FEEEB" w14:textId="1FDA5A0D" w:rsidR="00A1377F" w:rsidRPr="00F71A9A" w:rsidRDefault="00C70E1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0</w:t>
            </w:r>
            <w:r w:rsidR="00A1377F" w:rsidRPr="00F71A9A">
              <w:rPr>
                <w:rFonts w:ascii="Gill Sans MT" w:hAnsi="Gill Sans MT"/>
                <w:sz w:val="20"/>
                <w:szCs w:val="20"/>
              </w:rPr>
              <w:t>=No</w:t>
            </w:r>
          </w:p>
          <w:p w14:paraId="23ED7168" w14:textId="7C48E787" w:rsidR="00A1377F" w:rsidRPr="00F71A9A" w:rsidRDefault="00C70E1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</w:t>
            </w:r>
            <w:r w:rsidR="00A1377F" w:rsidRPr="00F71A9A">
              <w:rPr>
                <w:rFonts w:ascii="Gill Sans MT" w:hAnsi="Gill Sans MT"/>
                <w:sz w:val="20"/>
                <w:szCs w:val="20"/>
              </w:rPr>
              <w:t>=Yes</w:t>
            </w:r>
            <w:r w:rsidR="00A1377F"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672479EC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7D663616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lastRenderedPageBreak/>
              <w:t>999=Prefer not to respond</w:t>
            </w:r>
          </w:p>
        </w:tc>
        <w:tc>
          <w:tcPr>
            <w:tcW w:w="70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535E4A6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lastRenderedPageBreak/>
              <w:t>(Code)</w:t>
            </w:r>
          </w:p>
        </w:tc>
      </w:tr>
      <w:tr w:rsidR="00A1377F" w:rsidRPr="00F71A9A" w14:paraId="6C3AD871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4C5FE5A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ABB6922" w14:textId="524B90CC" w:rsidR="00A1377F" w:rsidRPr="00F71A9A" w:rsidRDefault="00A1377F" w:rsidP="00AC7CBE">
            <w:pPr>
              <w:pStyle w:val="BodyText2"/>
              <w:tabs>
                <w:tab w:val="clear" w:pos="9990"/>
              </w:tabs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B11.How many years have you lived in this village? </w:t>
            </w:r>
            <w:r w:rsidRPr="00F71A9A">
              <w:rPr>
                <w:rFonts w:ascii="Gill Sans MT" w:hAnsi="Gill Sans MT"/>
                <w:b/>
                <w:sz w:val="20"/>
                <w:szCs w:val="20"/>
              </w:rPr>
              <w:t>(</w:t>
            </w:r>
            <w:proofErr w:type="spellStart"/>
            <w:proofErr w:type="gramStart"/>
            <w:r w:rsidRPr="00F71A9A">
              <w:rPr>
                <w:rFonts w:ascii="Gill Sans MT" w:hAnsi="Gill Sans MT"/>
                <w:b/>
                <w:sz w:val="20"/>
                <w:szCs w:val="20"/>
              </w:rPr>
              <w:t>hnumyrs</w:t>
            </w:r>
            <w:proofErr w:type="spellEnd"/>
            <w:proofErr w:type="gramEnd"/>
            <w:r w:rsidRPr="00F71A9A">
              <w:rPr>
                <w:rFonts w:ascii="Gill Sans MT" w:hAnsi="Gill Sans MT"/>
                <w:b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2BD1E29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A1377F" w:rsidRPr="00F71A9A" w14:paraId="1B025D76" w14:textId="77777777" w:rsidTr="004F40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169F4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FA7A0C" w14:textId="0F8B6C94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B12.What is the highest level of formal education that you have completed?  </w:t>
            </w:r>
            <w:r w:rsidRPr="00F71A9A">
              <w:rPr>
                <w:rFonts w:ascii="Gill Sans MT" w:hAnsi="Gill Sans MT"/>
                <w:b/>
                <w:sz w:val="20"/>
                <w:szCs w:val="20"/>
              </w:rPr>
              <w:t>(</w:t>
            </w:r>
            <w:proofErr w:type="spellStart"/>
            <w:proofErr w:type="gramStart"/>
            <w:r w:rsidRPr="00F71A9A">
              <w:rPr>
                <w:rFonts w:ascii="Gill Sans MT" w:hAnsi="Gill Sans MT"/>
                <w:b/>
                <w:sz w:val="20"/>
                <w:szCs w:val="20"/>
              </w:rPr>
              <w:t>heduc</w:t>
            </w:r>
            <w:proofErr w:type="spellEnd"/>
            <w:proofErr w:type="gramEnd"/>
            <w:r w:rsidRPr="00F71A9A">
              <w:rPr>
                <w:rFonts w:ascii="Gill Sans MT" w:hAnsi="Gill Sans MT"/>
                <w:b/>
                <w:sz w:val="20"/>
                <w:szCs w:val="20"/>
              </w:rPr>
              <w:t>)</w:t>
            </w:r>
          </w:p>
        </w:tc>
        <w:tc>
          <w:tcPr>
            <w:tcW w:w="1520" w:type="dxa"/>
            <w:tcBorders>
              <w:top w:val="single" w:sz="4" w:space="0" w:color="000000"/>
              <w:bottom w:val="single" w:sz="4" w:space="0" w:color="000000"/>
            </w:tcBorders>
          </w:tcPr>
          <w:p w14:paraId="2963DF89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1=None</w:t>
            </w:r>
          </w:p>
          <w:p w14:paraId="7783480F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2=Grade 1/Sub-standard A</w:t>
            </w:r>
          </w:p>
          <w:p w14:paraId="0270579F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3=Grade 1/Sub-standard B</w:t>
            </w:r>
          </w:p>
          <w:p w14:paraId="2ADE1F18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4=Grade 2/Standard 1</w:t>
            </w:r>
          </w:p>
          <w:p w14:paraId="265B9545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5=Grade 3/Standard 2</w:t>
            </w:r>
          </w:p>
          <w:p w14:paraId="227A2F5E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6=Grade 4/Standard 3</w:t>
            </w:r>
          </w:p>
          <w:p w14:paraId="4477DE93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7=Grade 5/Standard 4</w:t>
            </w:r>
          </w:p>
          <w:p w14:paraId="1FF776A9" w14:textId="52090792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8=Grade 6/Standard 5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9B82545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9=Grade 7/Standard 6</w:t>
            </w:r>
          </w:p>
          <w:p w14:paraId="7E81AFFE" w14:textId="587AC8B8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10=Grade 8/Form 1</w:t>
            </w:r>
          </w:p>
          <w:p w14:paraId="5049ACEB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11=Grade 9/Form 2</w:t>
            </w:r>
          </w:p>
          <w:p w14:paraId="357B80C6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12=Grade 10/Form 3</w:t>
            </w:r>
          </w:p>
          <w:p w14:paraId="5E07F7C1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13=Grade 11/Form 4</w:t>
            </w:r>
          </w:p>
          <w:p w14:paraId="72B8A06B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14=Grade 12/Form 5</w:t>
            </w:r>
          </w:p>
          <w:p w14:paraId="2FEF2BFF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15=Post-secondary</w:t>
            </w:r>
          </w:p>
          <w:p w14:paraId="0577AAAF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68F4F9D2" w14:textId="5ADBB545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i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999=Preferred not to answer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920D119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1377F" w:rsidRPr="00F71A9A" w14:paraId="0F3F651C" w14:textId="77777777" w:rsidTr="004F40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8463E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3B9236" w14:textId="1DA8BCBD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B13</w:t>
            </w:r>
            <w:r w:rsidR="00471179" w:rsidRPr="00F71A9A">
              <w:rPr>
                <w:rFonts w:ascii="Gill Sans MT" w:hAnsi="Gill Sans MT"/>
                <w:color w:val="000000"/>
                <w:sz w:val="20"/>
                <w:szCs w:val="20"/>
              </w:rPr>
              <w:t>.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What type of roof does the </w:t>
            </w:r>
            <w:r w:rsidR="003450C1">
              <w:rPr>
                <w:rFonts w:ascii="Gill Sans MT" w:hAnsi="Gill Sans MT"/>
                <w:color w:val="000000"/>
                <w:sz w:val="20"/>
                <w:szCs w:val="20"/>
              </w:rPr>
              <w:t>headperson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's house have? 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hroof</w:t>
            </w:r>
            <w:proofErr w:type="spellEnd"/>
            <w:proofErr w:type="gram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  <w:r w:rsidRPr="00F71A9A">
              <w:rPr>
                <w:rFonts w:ascii="Gill Sans MT" w:hAnsi="Gill Sans MT"/>
                <w:i/>
                <w:color w:val="000000"/>
                <w:sz w:val="20"/>
                <w:szCs w:val="20"/>
              </w:rPr>
              <w:t xml:space="preserve">    </w:t>
            </w:r>
            <w:r w:rsidRPr="00F71A9A"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  <w:t>Observation only</w:t>
            </w:r>
          </w:p>
        </w:tc>
        <w:tc>
          <w:tcPr>
            <w:tcW w:w="36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2650BB7" w14:textId="36AC043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1=Grass thatched</w:t>
            </w:r>
          </w:p>
          <w:p w14:paraId="097F4D1E" w14:textId="01CD9585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2=Iron sheet</w:t>
            </w:r>
          </w:p>
          <w:p w14:paraId="73BE1F02" w14:textId="46EDAFC3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3=Tin</w:t>
            </w:r>
          </w:p>
          <w:p w14:paraId="5FB888E2" w14:textId="277C9845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4=Zinc</w:t>
            </w:r>
          </w:p>
          <w:p w14:paraId="45683B5D" w14:textId="71EA6408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5=Roofing tile</w:t>
            </w:r>
          </w:p>
          <w:p w14:paraId="4ABA42E4" w14:textId="480C865C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6=Concrete</w:t>
            </w:r>
          </w:p>
          <w:p w14:paraId="66A4F214" w14:textId="238B503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7=Cardboard</w:t>
            </w:r>
          </w:p>
          <w:p w14:paraId="32910AD3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8=Asbestos</w:t>
            </w:r>
          </w:p>
          <w:p w14:paraId="01590704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9=Shingles</w:t>
            </w:r>
          </w:p>
          <w:p w14:paraId="67D7D43B" w14:textId="38D8B1D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10=Plastic 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cheets</w:t>
            </w:r>
            <w:proofErr w:type="spellEnd"/>
          </w:p>
          <w:p w14:paraId="60E7CD85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97=Other, please specify</w:t>
            </w:r>
          </w:p>
          <w:p w14:paraId="7F382ADF" w14:textId="560BC56A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8D1AF50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1377F" w:rsidRPr="00F71A9A" w14:paraId="230A6F48" w14:textId="77777777" w:rsidTr="004F40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1026A" w14:textId="5DF5C6CE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A9E98" w14:textId="309AB516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B14</w:t>
            </w:r>
            <w:r w:rsidR="00471179" w:rsidRPr="00F71A9A">
              <w:rPr>
                <w:rFonts w:ascii="Gill Sans MT" w:hAnsi="Gill Sans MT"/>
                <w:color w:val="000000"/>
                <w:sz w:val="20"/>
                <w:szCs w:val="20"/>
              </w:rPr>
              <w:t>.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Is the </w:t>
            </w:r>
            <w:r w:rsidR="003450C1">
              <w:rPr>
                <w:rFonts w:ascii="Gill Sans MT" w:hAnsi="Gill Sans MT"/>
                <w:color w:val="000000"/>
                <w:sz w:val="20"/>
                <w:szCs w:val="20"/>
              </w:rPr>
              <w:t>headperson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's house painted?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hpaint</w:t>
            </w:r>
            <w:proofErr w:type="spellEnd"/>
            <w:proofErr w:type="gram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  <w:p w14:paraId="50567A64" w14:textId="7CE3155E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sz w:val="20"/>
                <w:szCs w:val="20"/>
              </w:rPr>
              <w:t>Observation only</w:t>
            </w:r>
          </w:p>
        </w:tc>
        <w:tc>
          <w:tcPr>
            <w:tcW w:w="36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0A23F06" w14:textId="24F2793A" w:rsidR="00A1377F" w:rsidRPr="00F71A9A" w:rsidRDefault="00C70E1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0</w:t>
            </w:r>
            <w:r w:rsidR="00A1377F"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=No</w:t>
            </w:r>
          </w:p>
          <w:p w14:paraId="0B5883DA" w14:textId="6C86353E" w:rsidR="00A1377F" w:rsidRPr="00F71A9A" w:rsidRDefault="00C70E1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</w:t>
            </w:r>
            <w:r w:rsidR="00A1377F"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=Yes</w:t>
            </w:r>
            <w:r w:rsidR="00A1377F" w:rsidRPr="00F71A9A" w:rsidDel="0022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 </w:t>
            </w:r>
          </w:p>
          <w:p w14:paraId="36162A49" w14:textId="1B714280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888=Don’t know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B60FE5A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</w:tbl>
    <w:p w14:paraId="5C796BC3" w14:textId="5872DE38" w:rsidR="00CB0E2D" w:rsidRPr="00F71A9A" w:rsidRDefault="00CB0E2D" w:rsidP="00AC7CBE">
      <w:pPr>
        <w:spacing w:after="0" w:line="240" w:lineRule="auto"/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</w:p>
    <w:p w14:paraId="66B83ABA" w14:textId="77777777" w:rsidR="00A1377F" w:rsidRPr="00F71A9A" w:rsidRDefault="00A1377F" w:rsidP="00AC7CBE">
      <w:pPr>
        <w:spacing w:after="0" w:line="240" w:lineRule="auto"/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</w:p>
    <w:p w14:paraId="3927ED69" w14:textId="77777777" w:rsidR="00CB0E2D" w:rsidRPr="00F71A9A" w:rsidRDefault="00CB0E2D" w:rsidP="00AC7CBE">
      <w:pPr>
        <w:spacing w:after="0" w:line="240" w:lineRule="auto"/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</w:p>
    <w:p w14:paraId="191E9422" w14:textId="77777777" w:rsidR="00F42809" w:rsidRPr="00F71A9A" w:rsidRDefault="00F42809" w:rsidP="00AC7CBE">
      <w:pPr>
        <w:spacing w:after="0" w:line="240" w:lineRule="auto"/>
        <w:contextualSpacing/>
        <w:rPr>
          <w:rFonts w:ascii="Gill Sans MT" w:hAnsi="Gill Sans MT"/>
          <w:sz w:val="20"/>
          <w:szCs w:val="20"/>
        </w:rPr>
      </w:pPr>
      <w:r w:rsidRPr="00F71A9A">
        <w:rPr>
          <w:rFonts w:ascii="Gill Sans MT" w:hAnsi="Gill Sans MT"/>
          <w:sz w:val="20"/>
          <w:szCs w:val="20"/>
        </w:rPr>
        <w:br w:type="page"/>
      </w:r>
    </w:p>
    <w:p w14:paraId="0E72D9A3" w14:textId="3D2AB234" w:rsidR="003D66BB" w:rsidRPr="00F71A9A" w:rsidRDefault="003450C1" w:rsidP="00AC7CBE">
      <w:pPr>
        <w:spacing w:after="0" w:line="240" w:lineRule="auto"/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  <w:r>
        <w:rPr>
          <w:rFonts w:ascii="Gill Sans MT" w:eastAsia="Times New Roman" w:hAnsi="Gill Sans MT" w:cs="Times New Roman"/>
          <w:b/>
          <w:color w:val="000000"/>
          <w:sz w:val="20"/>
          <w:szCs w:val="20"/>
        </w:rPr>
        <w:lastRenderedPageBreak/>
        <w:t xml:space="preserve">VILLAGE INFO </w:t>
      </w: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2517"/>
        <w:gridCol w:w="1803"/>
        <w:gridCol w:w="718"/>
        <w:gridCol w:w="14"/>
      </w:tblGrid>
      <w:tr w:rsidR="00F42809" w:rsidRPr="00F71A9A" w14:paraId="63D29BDC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636FC" w14:textId="77777777" w:rsidR="00F42809" w:rsidRPr="00F71A9A" w:rsidRDefault="00F4280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781BC5" w14:textId="3F3FE678" w:rsidR="00F42809" w:rsidRPr="00F71A9A" w:rsidRDefault="00F42809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C1.How many y</w:t>
            </w:r>
            <w:r w:rsidR="007F3296" w:rsidRPr="00F71A9A">
              <w:rPr>
                <w:rFonts w:ascii="Gill Sans MT" w:hAnsi="Gill Sans MT"/>
                <w:color w:val="000000"/>
                <w:sz w:val="20"/>
                <w:szCs w:val="20"/>
              </w:rPr>
              <w:t>ears ago did the village get it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s first </w:t>
            </w:r>
            <w:r w:rsidR="003450C1">
              <w:rPr>
                <w:rFonts w:ascii="Gill Sans MT" w:hAnsi="Gill Sans MT"/>
                <w:color w:val="000000"/>
                <w:sz w:val="20"/>
                <w:szCs w:val="20"/>
              </w:rPr>
              <w:t>headperson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?  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hvage</w:t>
            </w:r>
            <w:proofErr w:type="spellEnd"/>
            <w:proofErr w:type="gram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FCE0D36" w14:textId="460D81F4" w:rsidR="00F42809" w:rsidRPr="00F71A9A" w:rsidRDefault="00F42809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1=Less than 20 years</w:t>
            </w:r>
          </w:p>
          <w:p w14:paraId="7EDDC466" w14:textId="3411B01A" w:rsidR="00F42809" w:rsidRPr="00F71A9A" w:rsidRDefault="00F42809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2=20 – 50 years ago</w:t>
            </w:r>
          </w:p>
          <w:p w14:paraId="54D4A3CE" w14:textId="687E8893" w:rsidR="00F42809" w:rsidRPr="00F71A9A" w:rsidRDefault="00F42809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3=50 – 100 years ago</w:t>
            </w:r>
          </w:p>
          <w:p w14:paraId="35BEC47D" w14:textId="46190F53" w:rsidR="00F42809" w:rsidRPr="00F71A9A" w:rsidRDefault="00F42809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4=100 – 200 years ago</w:t>
            </w:r>
          </w:p>
          <w:p w14:paraId="7284B77D" w14:textId="64F6486A" w:rsidR="00F42809" w:rsidRPr="00F71A9A" w:rsidRDefault="00F42809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5=200 – 500 years ago</w:t>
            </w:r>
          </w:p>
          <w:p w14:paraId="183AC81D" w14:textId="108ED5BF" w:rsidR="00F42809" w:rsidRPr="00F71A9A" w:rsidRDefault="00F42809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6=More than 500 years ago</w:t>
            </w:r>
          </w:p>
          <w:p w14:paraId="6C35A4A1" w14:textId="7CCDF3E8" w:rsidR="00F42809" w:rsidRPr="00F71A9A" w:rsidRDefault="00F42809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0F9A242" w14:textId="77777777" w:rsidR="00F42809" w:rsidRPr="00F71A9A" w:rsidRDefault="00F4280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7242F1" w:rsidRPr="00F71A9A" w14:paraId="23226027" w14:textId="77777777" w:rsidTr="007242F1">
        <w:trPr>
          <w:gridAfter w:val="1"/>
          <w:wAfter w:w="14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5701A83" w14:textId="7C9CEBB3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8B613DD" w14:textId="0E790E62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C2.Please estimate the number of households in this village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hvsize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C25044A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7242F1" w:rsidRPr="00F71A9A" w14:paraId="5D3BA739" w14:textId="77777777" w:rsidTr="007242F1">
        <w:trPr>
          <w:gridAfter w:val="1"/>
          <w:wAfter w:w="14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8CF86C4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C71FBCC" w14:textId="7789BAC5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C3.How many years have you been the </w:t>
            </w:r>
            <w:r w:rsidR="003450C1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headperson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in this village? 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proofErr w:type="gramStart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hyrs</w:t>
            </w:r>
            <w:proofErr w:type="spellEnd"/>
            <w:proofErr w:type="gramEnd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BD59ED8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</w:tbl>
    <w:p w14:paraId="45259752" w14:textId="77777777" w:rsidR="00F42809" w:rsidRPr="00F71A9A" w:rsidRDefault="00F42809" w:rsidP="00AC7CBE">
      <w:pPr>
        <w:spacing w:after="0" w:line="240" w:lineRule="auto"/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</w:p>
    <w:p w14:paraId="098F434E" w14:textId="77777777" w:rsidR="007242F1" w:rsidRPr="00F71A9A" w:rsidRDefault="007242F1" w:rsidP="00AC7CBE">
      <w:pPr>
        <w:pStyle w:val="BodyText2"/>
        <w:spacing w:after="0" w:line="240" w:lineRule="auto"/>
        <w:contextualSpacing/>
        <w:rPr>
          <w:rFonts w:ascii="Gill Sans MT" w:hAnsi="Gill Sans MT"/>
          <w:sz w:val="20"/>
          <w:szCs w:val="20"/>
        </w:rPr>
      </w:pPr>
      <w:r w:rsidRPr="00F71A9A">
        <w:rPr>
          <w:rFonts w:ascii="Gill Sans MT" w:hAnsi="Gill Sans MT"/>
          <w:sz w:val="20"/>
          <w:szCs w:val="20"/>
        </w:rPr>
        <w:t>Next, I am going to ask you some questions about how many kilometers from the village a number of services are located</w:t>
      </w: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2527"/>
        <w:gridCol w:w="1793"/>
        <w:gridCol w:w="732"/>
      </w:tblGrid>
      <w:tr w:rsidR="007242F1" w:rsidRPr="00F71A9A" w14:paraId="3D517E90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075C6D1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1592AFF" w14:textId="5886BBD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C4.From the central part of this village, how many kilometers is it to the nearest </w:t>
            </w:r>
            <w:proofErr w:type="spellStart"/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boma</w:t>
            </w:r>
            <w:proofErr w:type="spellEnd"/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?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hboma</w:t>
            </w:r>
            <w:proofErr w:type="spellEnd"/>
            <w:proofErr w:type="gram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4D36835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4FD4D80B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7AA46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CC172C" w14:textId="5BE16252" w:rsidR="00DA6359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C5 What is the most common method of transportation from the village to the nearest </w:t>
            </w:r>
            <w:proofErr w:type="spellStart"/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boma</w:t>
            </w:r>
            <w:proofErr w:type="spellEnd"/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?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8B4BE68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68F96C67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43C09657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4E546929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175336C5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6E68D41E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6793D8C1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DEF491E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7242F1" w:rsidRPr="00F71A9A" w14:paraId="18F86A0F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A7134D3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4046CAD" w14:textId="5A912411" w:rsidR="007242F1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C6</w:t>
            </w:r>
            <w:r w:rsidR="007242F1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.From the central part of this village, how many kilometers is it to the nearest tarmac road?  </w:t>
            </w:r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htarmac</w:t>
            </w:r>
            <w:proofErr w:type="spellEnd"/>
            <w:proofErr w:type="gramEnd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8CA0397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466DABE8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86B2D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844D3A" w14:textId="0D2182B6" w:rsidR="00DA6359" w:rsidRPr="00F71A9A" w:rsidRDefault="0012712C" w:rsidP="0012712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C7. What is the most common method of transportation from the village to the nearest tarmac road?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4938689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4A9CEECA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01819DFE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6496CE3F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087330D7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462560E7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23034B9F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078D419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7242F1" w:rsidRPr="00F71A9A" w14:paraId="12C4D4D3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D098FC1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2DC8B79" w14:textId="71164954" w:rsidR="007242F1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C8. </w:t>
            </w:r>
            <w:r w:rsidR="007242F1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From the central part of this village, how many kilometers is it to the nearest road useable for bus or truck traffic year-round?  </w:t>
            </w:r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hroad</w:t>
            </w:r>
            <w:proofErr w:type="spellEnd"/>
            <w:proofErr w:type="gramEnd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1DF68D1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3FB7B2B6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8C18A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D5B84D" w14:textId="7F081532" w:rsidR="00DA6359" w:rsidRPr="00F71A9A" w:rsidRDefault="0012712C" w:rsidP="0012712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C9. What is the most common method of transportation from the village to the nearest road useable for bus or truck traffic year-round? 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30C54D6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1B1F810B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22A63AAC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5E258A63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613AD0C1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28675F52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20C09326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6D9E1CA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7242F1" w:rsidRPr="00F71A9A" w14:paraId="3A37BA52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4254D4A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612D0EC" w14:textId="5C032BEE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C</w:t>
            </w:r>
            <w:r w:rsidR="0012712C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10. 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From the central part of this village, how many kilometers is it to the nearest FRA buying or collection point? 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hfra</w:t>
            </w:r>
            <w:proofErr w:type="spellEnd"/>
            <w:proofErr w:type="gram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AE5BAAF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3AC7D8D3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FD008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EC6333" w14:textId="3811EFAA" w:rsidR="00DA6359" w:rsidRPr="00F71A9A" w:rsidRDefault="0012712C" w:rsidP="0012712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C.11 What is the most common method of transportation from the village to the nearest FRA buying or collection point?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A47F074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14E06A1C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00537118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1C264CAF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04589A70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562979C7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2E313522" w14:textId="10319EE3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0D01BD0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7242F1" w:rsidRPr="00F71A9A" w14:paraId="16DAB831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F3A11A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  <w:vAlign w:val="bottom"/>
          </w:tcPr>
          <w:p w14:paraId="4B781698" w14:textId="6097AE03" w:rsidR="007242F1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C12. </w:t>
            </w:r>
            <w:r w:rsidR="007242F1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From the central part of this village, how many kilometers is it to the nearest place to board a minibus </w:t>
            </w:r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hpublic</w:t>
            </w:r>
            <w:proofErr w:type="spellEnd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907AF3E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3EEE7BDD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5DD76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9DC44B" w14:textId="35FBA253" w:rsidR="00DA6359" w:rsidRPr="00F71A9A" w:rsidRDefault="0012712C" w:rsidP="0012712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C13. What is the most common method of transportation from the village to the nearest place to board a minibus?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83E9319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739E1426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1277EF7E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1E2B67A7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023431F6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276D5800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2B6FA339" w14:textId="28D5C33B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D588D0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7242F1" w:rsidRPr="00F71A9A" w14:paraId="63B3ADAE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FD8DB08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D57BAB1" w14:textId="3AC95FEE" w:rsidR="007242F1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C14. </w:t>
            </w:r>
            <w:r w:rsidR="007242F1" w:rsidRPr="00F71A9A">
              <w:rPr>
                <w:rFonts w:ascii="Gill Sans MT" w:hAnsi="Gill Sans MT"/>
                <w:sz w:val="20"/>
                <w:szCs w:val="20"/>
              </w:rPr>
              <w:t xml:space="preserve">From the central part of this village, how many kilometers is it to the nearest point where you can receive mobile phone network services?  </w:t>
            </w:r>
            <w:r w:rsidR="007242F1" w:rsidRPr="00F71A9A">
              <w:rPr>
                <w:rFonts w:ascii="Gill Sans MT" w:hAnsi="Gill Sans MT"/>
                <w:b/>
                <w:sz w:val="20"/>
                <w:szCs w:val="20"/>
              </w:rPr>
              <w:t>(</w:t>
            </w:r>
            <w:proofErr w:type="spellStart"/>
            <w:proofErr w:type="gramStart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hmobile</w:t>
            </w:r>
            <w:proofErr w:type="spellEnd"/>
            <w:proofErr w:type="gramEnd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9A1EAA6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4A47A960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2A121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BC52A5" w14:textId="5A71FF35" w:rsidR="00DA6359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C.15 What is the most common method of transportation from the village to the nearest </w:t>
            </w:r>
            <w:r w:rsidRPr="00F71A9A">
              <w:rPr>
                <w:rFonts w:ascii="Gill Sans MT" w:hAnsi="Gill Sans MT"/>
                <w:sz w:val="20"/>
                <w:szCs w:val="20"/>
              </w:rPr>
              <w:t>point where you can receive mobile phone network services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4F3DE58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7AA5C9A8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45361D41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480D1DC1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3A3B5878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11BDC7E4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352D5FED" w14:textId="38AA3691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8C5E0A4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7242F1" w:rsidRPr="00F71A9A" w14:paraId="66A16DB0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F1AE212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55FC207" w14:textId="767E7523" w:rsidR="007242F1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C16</w:t>
            </w:r>
            <w:r w:rsidR="007242F1" w:rsidRPr="00F71A9A">
              <w:rPr>
                <w:rFonts w:ascii="Gill Sans MT" w:hAnsi="Gill Sans MT"/>
                <w:color w:val="000000"/>
                <w:sz w:val="20"/>
                <w:szCs w:val="20"/>
              </w:rPr>
              <w:t>.From the central part of this village, how many kilometers is it to the nearest point where you can sell crops to private buyers?</w:t>
            </w:r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 xml:space="preserve"> (</w:t>
            </w:r>
            <w:proofErr w:type="spellStart"/>
            <w:proofErr w:type="gramStart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hsell</w:t>
            </w:r>
            <w:proofErr w:type="spellEnd"/>
            <w:proofErr w:type="gramEnd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5A35931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54DD01C8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9B1C0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64DF7A" w14:textId="6C60B234" w:rsidR="00DA6359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C17. What is the most common method of transportation from the village to the nearest point where you can sell crops to private buyers?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ABCE0EF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5B0DF682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41B6B038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189329C4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60B5FA60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40531B3A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608CE750" w14:textId="4F485E8E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892DAB5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7242F1" w:rsidRPr="00F71A9A" w14:paraId="4EA710B6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9F9DE50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1D29A0C" w14:textId="4E7B0978" w:rsidR="007242F1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C18</w:t>
            </w:r>
            <w:r w:rsidR="007242F1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.From the central part of this village, how many kilometers is it to the nearest market place with many buyers and sellers of locally produced agricultural products?   </w:t>
            </w:r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hmarket</w:t>
            </w:r>
            <w:proofErr w:type="spellEnd"/>
            <w:proofErr w:type="gramEnd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76CA948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4FB22948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A400E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98303A" w14:textId="4F7F293A" w:rsidR="00DA6359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C19 What is the most common method of transportation from the village to the nearest market place with many buyers and sellers of locally produced agricultural products?  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1EA55C1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35E88F6D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35D318EC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7E6FE4C8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25A8BEB3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lastRenderedPageBreak/>
              <w:t>5=Motorized transport</w:t>
            </w:r>
          </w:p>
          <w:p w14:paraId="55A89E2F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306F2C9E" w14:textId="40C96404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40F72C1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lastRenderedPageBreak/>
              <w:t>(Code)</w:t>
            </w:r>
          </w:p>
        </w:tc>
      </w:tr>
      <w:tr w:rsidR="007242F1" w:rsidRPr="00F71A9A" w14:paraId="3D67E6F7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A3902FC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8347AD3" w14:textId="51CB16A9" w:rsidR="007242F1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C20</w:t>
            </w:r>
            <w:r w:rsidR="007242F1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.From the central part of this village, how many kilometers is it to the nearest primary school?  </w:t>
            </w:r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hprimary</w:t>
            </w:r>
            <w:proofErr w:type="spellEnd"/>
            <w:proofErr w:type="gramEnd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058E578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65C7E7FF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6A0D4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B4872F" w14:textId="77313A5E" w:rsidR="00DA6359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C21What is the most common method of transportation from the village to the nearest primary school?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117B1B5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350971C1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465DCA1C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171F7B93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2DD4835B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4CC00270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2DAB3AF6" w14:textId="7D2A6E5B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D01B6A0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7242F1" w:rsidRPr="00F71A9A" w14:paraId="2A56E158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6145850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58CD2F2" w14:textId="29AE58E6" w:rsidR="007242F1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C22</w:t>
            </w:r>
            <w:r w:rsidR="007242F1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.From the central part of this village, how many kilometers is it to the nearest secondary school?  </w:t>
            </w:r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hsecond</w:t>
            </w:r>
            <w:proofErr w:type="spellEnd"/>
            <w:proofErr w:type="gramEnd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6857E9B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4788B625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C139A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28DF59" w14:textId="20953CBC" w:rsidR="00DA6359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C23. What is the most common method of transportation from the village to the nearest secondary school? 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C0A3CA4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0FC54D6D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1F380D04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445811B1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01AB98D5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2F12DB94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0BC293DA" w14:textId="017E791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2AED0B0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7242F1" w:rsidRPr="00F71A9A" w14:paraId="07127526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0FA90F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DD59838" w14:textId="1119D6A8" w:rsidR="007242F1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C25</w:t>
            </w:r>
            <w:r w:rsidR="007242F1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.From the central part of this village, how many kilometers is it to the nearest clinic or health center? </w:t>
            </w:r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hclinic</w:t>
            </w:r>
            <w:proofErr w:type="spellEnd"/>
            <w:proofErr w:type="gramEnd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63D41CF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7C38990F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08AD9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9B85C5" w14:textId="274CA04F" w:rsidR="00DA6359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C26. What is the most common method of transportation from the village to the nearest clinic or health center?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AD037AA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60F4368B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13DD5EC5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2E89711A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69C4BB80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3B59FB29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7090BE49" w14:textId="06052FB0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BE0DAD8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7242F1" w:rsidRPr="00F71A9A" w14:paraId="6AC632E9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A24E933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51344C9" w14:textId="659AE851" w:rsidR="007242F1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C27. </w:t>
            </w:r>
            <w:r w:rsidR="007242F1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From the central part of this village, how many kilometers is it to the nearest bank or microfinance office? </w:t>
            </w:r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hbank</w:t>
            </w:r>
            <w:proofErr w:type="spellEnd"/>
            <w:proofErr w:type="gramEnd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F42A523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1736E31F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4D9C0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32539F" w14:textId="02CF6902" w:rsidR="00DA6359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C.28 What is the most common method of transportation from the village to the nearest bank or microfinance office?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B1198D6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3D20F6B3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34A50A45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3A87B95B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03DEAC0F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107B6051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039D20B5" w14:textId="682AC4FC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DFC6837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7242F1" w:rsidRPr="00F71A9A" w14:paraId="7EFD5B67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9C16F2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F2916F6" w14:textId="0BA4711E" w:rsidR="007242F1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C29</w:t>
            </w:r>
            <w:r w:rsidR="007242F1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.From the central part of this village, how many kilometers is it to the nearest borehole?   </w:t>
            </w:r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hbore</w:t>
            </w:r>
            <w:proofErr w:type="spellEnd"/>
            <w:proofErr w:type="gramEnd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6629510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41219CAA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3C746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F085F3" w14:textId="3E943DA7" w:rsidR="00DA6359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C.30 What is the most common method of transportation from the village to the nearest borehole?  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5E574E7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6EC275B1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3529F4D9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25A2F1E4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77266F1F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1881FA6A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001B7323" w14:textId="4D707B9D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81CBA3E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7242F1" w:rsidRPr="00F71A9A" w14:paraId="6EBD93F0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4AA2F38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FE2409F" w14:textId="2B50ABC4" w:rsidR="007242F1" w:rsidRPr="00F71A9A" w:rsidRDefault="0012712C" w:rsidP="00AC7CBE">
            <w:pPr>
              <w:pStyle w:val="BodyText2"/>
              <w:tabs>
                <w:tab w:val="clear" w:pos="9990"/>
              </w:tabs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C31</w:t>
            </w:r>
            <w:r w:rsidR="007242F1" w:rsidRPr="00F71A9A">
              <w:rPr>
                <w:rFonts w:ascii="Gill Sans MT" w:hAnsi="Gill Sans MT"/>
                <w:sz w:val="20"/>
                <w:szCs w:val="20"/>
              </w:rPr>
              <w:t xml:space="preserve">.From the central part of this village, how many kilometers is it to the nearest agricultural camp officer?  </w:t>
            </w:r>
            <w:r w:rsidR="007242F1" w:rsidRPr="00F71A9A">
              <w:rPr>
                <w:rFonts w:ascii="Gill Sans MT" w:hAnsi="Gill Sans MT"/>
                <w:b/>
                <w:sz w:val="20"/>
                <w:szCs w:val="20"/>
              </w:rPr>
              <w:t>(</w:t>
            </w:r>
            <w:proofErr w:type="spellStart"/>
            <w:proofErr w:type="gramStart"/>
            <w:r w:rsidR="007242F1" w:rsidRPr="00F71A9A">
              <w:rPr>
                <w:rFonts w:ascii="Gill Sans MT" w:hAnsi="Gill Sans MT"/>
                <w:b/>
                <w:sz w:val="20"/>
                <w:szCs w:val="20"/>
              </w:rPr>
              <w:t>hagoffice</w:t>
            </w:r>
            <w:proofErr w:type="spellEnd"/>
            <w:proofErr w:type="gramEnd"/>
            <w:r w:rsidR="007242F1" w:rsidRPr="00F71A9A">
              <w:rPr>
                <w:rFonts w:ascii="Gill Sans MT" w:hAnsi="Gill Sans MT"/>
                <w:b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5D60654" w14:textId="27005956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5109AB39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A34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226B90" w14:textId="50DA43D0" w:rsidR="00DA6359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C.32 What is the most common method of transportation from the village to the nearest </w:t>
            </w:r>
            <w:r w:rsidRPr="00F71A9A">
              <w:rPr>
                <w:rFonts w:ascii="Gill Sans MT" w:hAnsi="Gill Sans MT"/>
                <w:sz w:val="20"/>
                <w:szCs w:val="20"/>
              </w:rPr>
              <w:t xml:space="preserve">agricultural camp officer? 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999A2BF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2605589F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3625A06E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5C887F8A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7B91BA54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20A6299F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4174A727" w14:textId="21976B0A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33D4841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DA6359" w:rsidRPr="00F71A9A" w14:paraId="55B5246F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B6EF21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300AE56" w14:textId="1D351E09" w:rsidR="00DA6359" w:rsidRPr="00F71A9A" w:rsidRDefault="00DA6359" w:rsidP="0012712C">
            <w:pPr>
              <w:pStyle w:val="BodyText2"/>
              <w:tabs>
                <w:tab w:val="clear" w:pos="9990"/>
              </w:tabs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C</w:t>
            </w:r>
            <w:r w:rsidR="0012712C" w:rsidRPr="00F71A9A">
              <w:rPr>
                <w:rFonts w:ascii="Gill Sans MT" w:hAnsi="Gill Sans MT"/>
                <w:sz w:val="20"/>
                <w:szCs w:val="20"/>
              </w:rPr>
              <w:t>33</w:t>
            </w:r>
            <w:r w:rsidR="00471179" w:rsidRPr="00F71A9A">
              <w:rPr>
                <w:rFonts w:ascii="Gill Sans MT" w:hAnsi="Gill Sans MT"/>
                <w:sz w:val="20"/>
                <w:szCs w:val="20"/>
              </w:rPr>
              <w:t>.</w:t>
            </w:r>
            <w:r w:rsidRPr="00F71A9A">
              <w:rPr>
                <w:rFonts w:ascii="Gill Sans MT" w:hAnsi="Gill Sans MT"/>
                <w:sz w:val="20"/>
                <w:szCs w:val="20"/>
              </w:rPr>
              <w:t xml:space="preserve">From the central part of this village, how many kilometers is it to the nearest electricity supply?  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C2D0212" w14:textId="536FF8FB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1B872A2D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A79BA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1CD478" w14:textId="19CDF512" w:rsidR="00DA6359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C.34 What is the most common method of transportation from the village to the nearest </w:t>
            </w:r>
            <w:r w:rsidRPr="00F71A9A">
              <w:rPr>
                <w:rFonts w:ascii="Gill Sans MT" w:hAnsi="Gill Sans MT"/>
                <w:sz w:val="20"/>
                <w:szCs w:val="20"/>
              </w:rPr>
              <w:t xml:space="preserve">electricity supply? 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84DD263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2C8CC5CE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2F8D3F43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58C0B57F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73FF9FE7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30A647CC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20330B05" w14:textId="761D1FB8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13A7AD5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DA6359" w:rsidRPr="00F71A9A" w14:paraId="6F83E994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57CB632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C669385" w14:textId="56C6FA73" w:rsidR="000A4D66" w:rsidRPr="00F71A9A" w:rsidRDefault="0012712C" w:rsidP="00AC7CBE">
            <w:pPr>
              <w:pStyle w:val="BodyText2"/>
              <w:tabs>
                <w:tab w:val="clear" w:pos="9990"/>
              </w:tabs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C35</w:t>
            </w:r>
            <w:r w:rsidR="00471179" w:rsidRPr="00F71A9A">
              <w:rPr>
                <w:rFonts w:ascii="Gill Sans MT" w:hAnsi="Gill Sans MT"/>
                <w:sz w:val="20"/>
                <w:szCs w:val="20"/>
              </w:rPr>
              <w:t>.</w:t>
            </w:r>
            <w:r w:rsidR="00DA6359" w:rsidRPr="00F71A9A">
              <w:rPr>
                <w:rFonts w:ascii="Gill Sans MT" w:hAnsi="Gill Sans MT"/>
                <w:sz w:val="20"/>
                <w:szCs w:val="20"/>
              </w:rPr>
              <w:t xml:space="preserve">From the central part of this village, how many kilometers is it to the nearest police station?  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6366316" w14:textId="09AF8CA1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4E7BC3EA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9D04C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68C62F" w14:textId="2A82E79E" w:rsidR="00DA6359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C.36 </w:t>
            </w:r>
            <w:r w:rsidR="00DA6359" w:rsidRPr="00F71A9A">
              <w:rPr>
                <w:rFonts w:ascii="Gill Sans MT" w:hAnsi="Gill Sans MT"/>
                <w:color w:val="000000"/>
                <w:sz w:val="20"/>
                <w:szCs w:val="2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DCF462E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63C415EB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7489D5F3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66E1B599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7C00A531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3FCE373F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2681DF2C" w14:textId="652A3BD5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F5B5940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12712C" w:rsidRPr="00F71A9A" w14:paraId="0FB6EB1B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B263A" w14:textId="77777777" w:rsidR="0012712C" w:rsidRPr="00F71A9A" w:rsidRDefault="0012712C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965CF4" w14:textId="407E0DEE" w:rsidR="0012712C" w:rsidRPr="00F71A9A" w:rsidRDefault="0012712C" w:rsidP="0012712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C37.From the central part of this village, how many kilometers is it to the nearest national park? 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678ED56" w14:textId="5F38349C" w:rsidR="0012712C" w:rsidRPr="00F71A9A" w:rsidRDefault="0012712C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835B6EA" w14:textId="77777777" w:rsidR="0012712C" w:rsidRPr="00F71A9A" w:rsidRDefault="0012712C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12712C" w:rsidRPr="00F71A9A" w14:paraId="4E3714A2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6C032" w14:textId="77777777" w:rsidR="0012712C" w:rsidRPr="00F71A9A" w:rsidRDefault="0012712C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77F7DD" w14:textId="3EE931C3" w:rsidR="0012712C" w:rsidRPr="00F71A9A" w:rsidRDefault="0012712C" w:rsidP="0012712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C28 What is the most common method of transportation from the village to the nearest </w:t>
            </w:r>
            <w:r w:rsidRPr="00F71A9A">
              <w:rPr>
                <w:rFonts w:ascii="Gill Sans MT" w:hAnsi="Gill Sans MT"/>
                <w:sz w:val="20"/>
                <w:szCs w:val="20"/>
              </w:rPr>
              <w:t xml:space="preserve">national park? 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99D68E4" w14:textId="77777777" w:rsidR="0012712C" w:rsidRPr="00F71A9A" w:rsidRDefault="0012712C" w:rsidP="001271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56CDEBD6" w14:textId="77777777" w:rsidR="0012712C" w:rsidRPr="00F71A9A" w:rsidRDefault="0012712C" w:rsidP="001271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34DD57FF" w14:textId="77777777" w:rsidR="0012712C" w:rsidRPr="00F71A9A" w:rsidRDefault="0012712C" w:rsidP="001271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2A8590A7" w14:textId="77777777" w:rsidR="0012712C" w:rsidRPr="00F71A9A" w:rsidRDefault="0012712C" w:rsidP="001271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610B274A" w14:textId="77777777" w:rsidR="0012712C" w:rsidRPr="00F71A9A" w:rsidRDefault="0012712C" w:rsidP="001271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03EF2CCF" w14:textId="77777777" w:rsidR="0012712C" w:rsidRPr="00F71A9A" w:rsidRDefault="0012712C" w:rsidP="001271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lastRenderedPageBreak/>
              <w:t>6=Combination of modes</w:t>
            </w:r>
          </w:p>
          <w:p w14:paraId="426C8784" w14:textId="0996BC65" w:rsidR="0012712C" w:rsidRPr="00F71A9A" w:rsidRDefault="0012712C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897AF90" w14:textId="76C63532" w:rsidR="0012712C" w:rsidRPr="00F71A9A" w:rsidRDefault="0012712C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lastRenderedPageBreak/>
              <w:t>(Code)</w:t>
            </w:r>
          </w:p>
        </w:tc>
      </w:tr>
      <w:tr w:rsidR="0012712C" w:rsidRPr="00F71A9A" w14:paraId="6ECDDE85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46C6E" w14:textId="77777777" w:rsidR="0012712C" w:rsidRPr="00F71A9A" w:rsidRDefault="0012712C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06F09" w14:textId="544ED42B" w:rsidR="0012712C" w:rsidRPr="00F71A9A" w:rsidRDefault="0012712C" w:rsidP="0012712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C39.From the central part of this village, how many kilometers is it to the nearest forest reserve? 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4407328" w14:textId="2354DE99" w:rsidR="0012712C" w:rsidRPr="00F71A9A" w:rsidRDefault="0012712C" w:rsidP="001271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78E7290" w14:textId="77777777" w:rsidR="0012712C" w:rsidRPr="00F71A9A" w:rsidRDefault="0012712C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12712C" w:rsidRPr="00F71A9A" w14:paraId="0D6A9C1E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5861F" w14:textId="77777777" w:rsidR="0012712C" w:rsidRPr="00F71A9A" w:rsidRDefault="0012712C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732A5" w14:textId="6F2E56E0" w:rsidR="0012712C" w:rsidRPr="00F71A9A" w:rsidRDefault="0012712C" w:rsidP="0012712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C.40 What is the most common method of transportation from the village to the nearest </w:t>
            </w:r>
            <w:r w:rsidRPr="00F71A9A">
              <w:rPr>
                <w:rFonts w:ascii="Gill Sans MT" w:hAnsi="Gill Sans MT"/>
                <w:sz w:val="20"/>
                <w:szCs w:val="20"/>
              </w:rPr>
              <w:t xml:space="preserve">forest reserve?  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C403026" w14:textId="77777777" w:rsidR="0012712C" w:rsidRPr="00F71A9A" w:rsidRDefault="0012712C" w:rsidP="001271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55840D7A" w14:textId="77777777" w:rsidR="0012712C" w:rsidRPr="00F71A9A" w:rsidRDefault="0012712C" w:rsidP="001271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4605DBD5" w14:textId="77777777" w:rsidR="0012712C" w:rsidRPr="00F71A9A" w:rsidRDefault="0012712C" w:rsidP="001271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69CF6466" w14:textId="77777777" w:rsidR="0012712C" w:rsidRPr="00F71A9A" w:rsidRDefault="0012712C" w:rsidP="001271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544B9E15" w14:textId="77777777" w:rsidR="0012712C" w:rsidRPr="00F71A9A" w:rsidRDefault="0012712C" w:rsidP="001271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73FC5D39" w14:textId="77777777" w:rsidR="0012712C" w:rsidRPr="00F71A9A" w:rsidRDefault="0012712C" w:rsidP="001271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078EC68D" w14:textId="33914C7E" w:rsidR="0012712C" w:rsidRPr="00F71A9A" w:rsidRDefault="0012712C" w:rsidP="001271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B63C433" w14:textId="6830501E" w:rsidR="0012712C" w:rsidRPr="00F71A9A" w:rsidRDefault="0012712C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</w:tbl>
    <w:p w14:paraId="5529801F" w14:textId="77777777" w:rsidR="007242F1" w:rsidRPr="00F71A9A" w:rsidRDefault="007242F1" w:rsidP="00AC7CBE">
      <w:pPr>
        <w:spacing w:after="0" w:line="240" w:lineRule="auto"/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86"/>
        <w:gridCol w:w="4344"/>
        <w:gridCol w:w="701"/>
      </w:tblGrid>
      <w:tr w:rsidR="00FF0DA8" w:rsidRPr="00F71A9A" w14:paraId="04EE07DC" w14:textId="77777777" w:rsidTr="0029447F">
        <w:trPr>
          <w:trHeight w:val="992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7771830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0747DADB" w14:textId="07E416D8" w:rsidR="0029447F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Do people in thi</w:t>
            </w:r>
            <w:r w:rsidR="0029447F"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 xml:space="preserve">s village graze their animals in community traditional forestlands? </w:t>
            </w:r>
          </w:p>
          <w:p w14:paraId="544D22C0" w14:textId="77777777" w:rsidR="0029447F" w:rsidRPr="00F71A9A" w:rsidRDefault="0029447F" w:rsidP="00AC7CBE">
            <w:pPr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</w:p>
          <w:p w14:paraId="2E3B0820" w14:textId="77777777" w:rsidR="0029447F" w:rsidRPr="00F71A9A" w:rsidRDefault="0029447F" w:rsidP="00AC7CBE">
            <w:pPr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</w:p>
          <w:p w14:paraId="29B38E71" w14:textId="77777777" w:rsidR="0029447F" w:rsidRPr="00F71A9A" w:rsidRDefault="0029447F" w:rsidP="00AC7CBE">
            <w:pPr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</w:p>
          <w:p w14:paraId="7EE78C6D" w14:textId="574AE5FC" w:rsidR="00FF0DA8" w:rsidRPr="00F71A9A" w:rsidRDefault="00FF0DA8" w:rsidP="0029447F">
            <w:pPr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</w:p>
        </w:tc>
        <w:tc>
          <w:tcPr>
            <w:tcW w:w="4344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14032B22" w14:textId="3F555B75" w:rsidR="00FF0DA8" w:rsidRPr="00F71A9A" w:rsidRDefault="00C70E1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0</w:t>
            </w:r>
            <w:r w:rsidR="00FF0DA8" w:rsidRPr="00F71A9A">
              <w:rPr>
                <w:rFonts w:ascii="Gill Sans MT" w:hAnsi="Gill Sans MT"/>
                <w:sz w:val="20"/>
                <w:szCs w:val="20"/>
              </w:rPr>
              <w:t>=No</w:t>
            </w:r>
          </w:p>
          <w:p w14:paraId="589A82CE" w14:textId="17E0B14D" w:rsidR="00FF0DA8" w:rsidRPr="00F71A9A" w:rsidRDefault="00C70E1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</w:t>
            </w:r>
            <w:r w:rsidR="00FF0DA8" w:rsidRPr="00F71A9A">
              <w:rPr>
                <w:rFonts w:ascii="Gill Sans MT" w:hAnsi="Gill Sans MT"/>
                <w:sz w:val="20"/>
                <w:szCs w:val="20"/>
              </w:rPr>
              <w:t>=Yes</w:t>
            </w:r>
            <w:r w:rsidR="00FF0DA8"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3A98EF4E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18214E58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01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50C732A0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29447F" w:rsidRPr="00F71A9A" w14:paraId="73B42203" w14:textId="77777777" w:rsidTr="0029447F">
        <w:trPr>
          <w:trHeight w:val="920"/>
        </w:trPr>
        <w:tc>
          <w:tcPr>
            <w:tcW w:w="3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B69CFA2" w14:textId="77777777" w:rsidR="0029447F" w:rsidRPr="00F71A9A" w:rsidRDefault="0029447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68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254F71F7" w14:textId="6F65D188" w:rsidR="0029447F" w:rsidRPr="00F71A9A" w:rsidRDefault="0029447F" w:rsidP="0029447F">
            <w:pPr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Do community members graze their animals in National Parks or Reserves?</w:t>
            </w:r>
          </w:p>
        </w:tc>
        <w:tc>
          <w:tcPr>
            <w:tcW w:w="4344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FD7FA2E" w14:textId="77777777" w:rsidR="0029447F" w:rsidRPr="00F71A9A" w:rsidRDefault="0029447F" w:rsidP="0029447F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0=No</w:t>
            </w:r>
          </w:p>
          <w:p w14:paraId="4BA5A7B4" w14:textId="77777777" w:rsidR="0029447F" w:rsidRPr="00F71A9A" w:rsidRDefault="0029447F" w:rsidP="0029447F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1=Yes</w:t>
            </w:r>
            <w:r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2D1F7AEF" w14:textId="77777777" w:rsidR="0029447F" w:rsidRPr="00F71A9A" w:rsidRDefault="0029447F" w:rsidP="0029447F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73D3CACC" w14:textId="2BBBF4CC" w:rsidR="0029447F" w:rsidRPr="00F71A9A" w:rsidRDefault="0029447F" w:rsidP="0029447F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F17EB8C" w14:textId="77777777" w:rsidR="0029447F" w:rsidRPr="00F71A9A" w:rsidRDefault="0029447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FF0DA8" w:rsidRPr="00F71A9A" w14:paraId="1D11B248" w14:textId="77777777" w:rsidTr="00FF0DA8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B02D55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3C7E861" w14:textId="3BDDC261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Do other grazing areas exist outside the forests?</w:t>
            </w:r>
          </w:p>
        </w:tc>
        <w:tc>
          <w:tcPr>
            <w:tcW w:w="4344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72A8430" w14:textId="418A3BFA" w:rsidR="00FF0DA8" w:rsidRPr="00F71A9A" w:rsidRDefault="00C70E1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0</w:t>
            </w:r>
            <w:r w:rsidR="00FF0DA8" w:rsidRPr="00F71A9A">
              <w:rPr>
                <w:rFonts w:ascii="Gill Sans MT" w:hAnsi="Gill Sans MT"/>
                <w:sz w:val="20"/>
                <w:szCs w:val="20"/>
              </w:rPr>
              <w:t>=No</w:t>
            </w:r>
          </w:p>
          <w:p w14:paraId="351E130F" w14:textId="7DBD788B" w:rsidR="00FF0DA8" w:rsidRPr="00F71A9A" w:rsidRDefault="00C70E1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</w:t>
            </w:r>
            <w:r w:rsidR="00FF0DA8" w:rsidRPr="00F71A9A">
              <w:rPr>
                <w:rFonts w:ascii="Gill Sans MT" w:hAnsi="Gill Sans MT"/>
                <w:sz w:val="20"/>
                <w:szCs w:val="20"/>
              </w:rPr>
              <w:t>=Yes</w:t>
            </w:r>
            <w:r w:rsidR="00FF0DA8"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5DCDF665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417279A0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FB0CF68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</w:tbl>
    <w:p w14:paraId="4E2AFCC1" w14:textId="77777777" w:rsidR="00F42809" w:rsidRPr="00F71A9A" w:rsidRDefault="00F42809" w:rsidP="00AC7CBE">
      <w:pPr>
        <w:spacing w:after="0" w:line="240" w:lineRule="auto"/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</w:p>
    <w:p w14:paraId="72DEAE92" w14:textId="77777777" w:rsidR="00303B9C" w:rsidRPr="00F71A9A" w:rsidRDefault="00303B9C" w:rsidP="00AC7CBE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-BoldMT"/>
          <w:b/>
          <w:bCs/>
          <w:sz w:val="20"/>
          <w:szCs w:val="20"/>
        </w:rPr>
      </w:pPr>
    </w:p>
    <w:p w14:paraId="77290A15" w14:textId="5BC23B23" w:rsidR="00A1355F" w:rsidRPr="00F71A9A" w:rsidRDefault="003450C1" w:rsidP="00AC7CBE">
      <w:pPr>
        <w:spacing w:after="0" w:line="240" w:lineRule="auto"/>
        <w:contextualSpacing/>
        <w:rPr>
          <w:rFonts w:ascii="Gill Sans MT" w:hAnsi="Gill Sans MT" w:cs="TimesNewRomanPS-BoldMT"/>
          <w:b/>
          <w:bCs/>
          <w:sz w:val="20"/>
          <w:szCs w:val="20"/>
        </w:rPr>
      </w:pPr>
      <w:r>
        <w:rPr>
          <w:rFonts w:ascii="Gill Sans MT" w:eastAsia="Times New Roman" w:hAnsi="Gill Sans MT" w:cs="Times New Roman"/>
          <w:b/>
          <w:color w:val="000000"/>
          <w:sz w:val="20"/>
          <w:szCs w:val="20"/>
        </w:rPr>
        <w:t xml:space="preserve">VILLAGE LAND ASSETS </w:t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0"/>
        <w:gridCol w:w="2281"/>
        <w:gridCol w:w="2207"/>
        <w:gridCol w:w="193"/>
        <w:gridCol w:w="2328"/>
        <w:gridCol w:w="1801"/>
        <w:gridCol w:w="720"/>
      </w:tblGrid>
      <w:tr w:rsidR="00FF0DA8" w:rsidRPr="00F71A9A" w14:paraId="7ABEEA43" w14:textId="77777777" w:rsidTr="00C70E1F">
        <w:trPr>
          <w:trHeight w:val="20"/>
        </w:trPr>
        <w:tc>
          <w:tcPr>
            <w:tcW w:w="5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B4E4699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sz w:val="20"/>
                <w:szCs w:val="20"/>
              </w:rPr>
              <w:t>D1</w:t>
            </w:r>
          </w:p>
        </w:tc>
        <w:tc>
          <w:tcPr>
            <w:tcW w:w="7009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34F757F7" w14:textId="64AB0502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What is the </w:t>
            </w:r>
            <w:commentRangeStart w:id="1"/>
            <w:r w:rsidR="0029447F"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size/</w:t>
            </w:r>
            <w:commentRangeStart w:id="2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area </w:t>
            </w:r>
            <w:commentRangeEnd w:id="2"/>
            <w:r w:rsidR="0079011B" w:rsidRPr="00F71A9A">
              <w:rPr>
                <w:rStyle w:val="CommentReference"/>
                <w:rFonts w:ascii="Gill Sans MT" w:hAnsi="Gill Sans MT"/>
                <w:sz w:val="20"/>
                <w:szCs w:val="20"/>
              </w:rPr>
              <w:commentReference w:id="2"/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of </w:t>
            </w:r>
            <w:commentRangeEnd w:id="1"/>
            <w:r w:rsidR="0029447F" w:rsidRPr="00F71A9A">
              <w:rPr>
                <w:rStyle w:val="CommentReference"/>
                <w:rFonts w:ascii="Gill Sans MT" w:hAnsi="Gill Sans MT"/>
                <w:sz w:val="20"/>
                <w:szCs w:val="20"/>
              </w:rPr>
              <w:commentReference w:id="1"/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your village?</w:t>
            </w:r>
            <w:r w:rsidRPr="00F71A9A"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  <w:t xml:space="preserve">   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proofErr w:type="gramStart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hvarea</w:t>
            </w:r>
            <w:proofErr w:type="spellEnd"/>
            <w:proofErr w:type="gramEnd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 xml:space="preserve">) 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0FF6664A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(Integer)</w:t>
            </w:r>
          </w:p>
        </w:tc>
      </w:tr>
      <w:tr w:rsidR="00FF0DA8" w:rsidRPr="00F71A9A" w14:paraId="3FFC2C25" w14:textId="77777777" w:rsidTr="00C70E1F">
        <w:trPr>
          <w:trHeight w:val="20"/>
        </w:trPr>
        <w:tc>
          <w:tcPr>
            <w:tcW w:w="5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E1430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</w:tcPr>
          <w:p w14:paraId="47C9350D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Unit:</w:t>
            </w:r>
          </w:p>
          <w:p w14:paraId="0D0515BB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</w:t>
            </w:r>
            <w:proofErr w:type="gramStart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1)</w:t>
            </w:r>
            <w:proofErr w:type="gramEnd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Lime</w:t>
            </w:r>
          </w:p>
        </w:tc>
        <w:tc>
          <w:tcPr>
            <w:tcW w:w="2400" w:type="dxa"/>
            <w:gridSpan w:val="2"/>
            <w:tcBorders>
              <w:bottom w:val="single" w:sz="4" w:space="0" w:color="000000"/>
            </w:tcBorders>
          </w:tcPr>
          <w:p w14:paraId="171F70E4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</w:t>
            </w:r>
            <w:proofErr w:type="gramStart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2)</w:t>
            </w:r>
            <w:proofErr w:type="gramEnd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Acre</w:t>
            </w:r>
          </w:p>
          <w:p w14:paraId="2C3A9905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</w:t>
            </w:r>
            <w:proofErr w:type="gramStart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3)</w:t>
            </w:r>
            <w:proofErr w:type="gramEnd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Hectare</w:t>
            </w:r>
          </w:p>
        </w:tc>
        <w:tc>
          <w:tcPr>
            <w:tcW w:w="412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5F0D2583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</w:t>
            </w:r>
            <w:proofErr w:type="gramStart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4)</w:t>
            </w:r>
            <w:proofErr w:type="gramEnd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Square meter</w:t>
            </w:r>
          </w:p>
          <w:p w14:paraId="1665047C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</w:pPr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(</w:t>
            </w:r>
            <w:proofErr w:type="spellStart"/>
            <w:proofErr w:type="gramStart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hvarea</w:t>
            </w:r>
            <w:proofErr w:type="gramEnd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_unit</w:t>
            </w:r>
            <w:proofErr w:type="spellEnd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C69C01F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FF0DA8" w:rsidRPr="00F71A9A" w14:paraId="47DE04D9" w14:textId="77777777" w:rsidTr="00C70E1F">
        <w:trPr>
          <w:trHeight w:val="20"/>
        </w:trPr>
        <w:tc>
          <w:tcPr>
            <w:tcW w:w="5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146B03F" w14:textId="621C5F98" w:rsidR="00FF0DA8" w:rsidRPr="00F71A9A" w:rsidRDefault="00C70E1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sz w:val="20"/>
                <w:szCs w:val="20"/>
              </w:rPr>
              <w:t>D2</w:t>
            </w:r>
          </w:p>
        </w:tc>
        <w:tc>
          <w:tcPr>
            <w:tcW w:w="7009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7FE438BD" w14:textId="206C35CA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What </w:t>
            </w:r>
            <w:commentRangeStart w:id="3"/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area </w:t>
            </w:r>
            <w:commentRangeEnd w:id="3"/>
            <w:r w:rsidR="005D3FDE" w:rsidRPr="00F71A9A">
              <w:rPr>
                <w:rStyle w:val="CommentReference"/>
                <w:rFonts w:ascii="Gill Sans MT" w:hAnsi="Gill Sans MT"/>
                <w:sz w:val="20"/>
                <w:szCs w:val="20"/>
              </w:rPr>
              <w:commentReference w:id="3"/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of land is allocated to individual households?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hvland</w:t>
            </w:r>
            <w:proofErr w:type="spellEnd"/>
            <w:proofErr w:type="gram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716196AB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(Integer)</w:t>
            </w:r>
          </w:p>
        </w:tc>
      </w:tr>
      <w:tr w:rsidR="00FF0DA8" w:rsidRPr="00F71A9A" w14:paraId="26D6BF5D" w14:textId="77777777" w:rsidTr="00C70E1F">
        <w:trPr>
          <w:trHeight w:val="20"/>
        </w:trPr>
        <w:tc>
          <w:tcPr>
            <w:tcW w:w="5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CD3DF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</w:tcPr>
          <w:p w14:paraId="0908E017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Unit:</w:t>
            </w:r>
          </w:p>
          <w:p w14:paraId="3489902C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</w:t>
            </w:r>
            <w:proofErr w:type="gramStart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1)</w:t>
            </w:r>
            <w:proofErr w:type="gramEnd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Lime</w:t>
            </w:r>
          </w:p>
        </w:tc>
        <w:tc>
          <w:tcPr>
            <w:tcW w:w="2400" w:type="dxa"/>
            <w:gridSpan w:val="2"/>
            <w:tcBorders>
              <w:bottom w:val="single" w:sz="4" w:space="0" w:color="000000"/>
            </w:tcBorders>
          </w:tcPr>
          <w:p w14:paraId="1C6CBC35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</w:t>
            </w:r>
            <w:proofErr w:type="gramStart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2)</w:t>
            </w:r>
            <w:proofErr w:type="gramEnd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Acre</w:t>
            </w:r>
          </w:p>
          <w:p w14:paraId="127CF707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</w:t>
            </w:r>
            <w:proofErr w:type="gramStart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3)</w:t>
            </w:r>
            <w:proofErr w:type="gramEnd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Hectare</w:t>
            </w:r>
          </w:p>
        </w:tc>
        <w:tc>
          <w:tcPr>
            <w:tcW w:w="412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5F1D7CBE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</w:t>
            </w:r>
            <w:proofErr w:type="gramStart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4)</w:t>
            </w:r>
            <w:proofErr w:type="gramEnd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Square meter</w:t>
            </w:r>
          </w:p>
          <w:p w14:paraId="09475D84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</w:pPr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(</w:t>
            </w:r>
            <w:proofErr w:type="spellStart"/>
            <w:proofErr w:type="gramStart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hvarea</w:t>
            </w:r>
            <w:proofErr w:type="gramEnd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_unit</w:t>
            </w:r>
            <w:proofErr w:type="spellEnd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1DB584A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FF0DA8" w:rsidRPr="00F71A9A" w14:paraId="4E3A590C" w14:textId="77777777" w:rsidTr="00C70E1F">
        <w:trPr>
          <w:trHeight w:val="20"/>
        </w:trPr>
        <w:tc>
          <w:tcPr>
            <w:tcW w:w="5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781A45" w14:textId="418D521B" w:rsidR="00FF0DA8" w:rsidRPr="00F71A9A" w:rsidRDefault="00C70E1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sz w:val="20"/>
                <w:szCs w:val="20"/>
              </w:rPr>
              <w:t>D3</w:t>
            </w:r>
          </w:p>
        </w:tc>
        <w:tc>
          <w:tcPr>
            <w:tcW w:w="7009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7594877B" w14:textId="07D14A07" w:rsidR="00FF0DA8" w:rsidRPr="00F71A9A" w:rsidRDefault="00FF0DA8" w:rsidP="00AC7CBE">
            <w:pPr>
              <w:pStyle w:val="longtableQtext"/>
              <w:spacing w:after="0" w:line="240" w:lineRule="auto"/>
              <w:contextualSpacing/>
              <w:rPr>
                <w:rFonts w:ascii="Gill Sans MT" w:eastAsiaTheme="minorEastAsia" w:hAnsi="Gill Sans MT"/>
                <w:sz w:val="20"/>
                <w:szCs w:val="20"/>
                <w:lang w:eastAsia="zh-CN"/>
              </w:rPr>
            </w:pPr>
            <w:r w:rsidRPr="00F71A9A">
              <w:rPr>
                <w:rFonts w:ascii="Gill Sans MT" w:eastAsiaTheme="minorEastAsia" w:hAnsi="Gill Sans MT"/>
                <w:sz w:val="20"/>
                <w:szCs w:val="20"/>
                <w:lang w:eastAsia="zh-CN"/>
              </w:rPr>
              <w:t xml:space="preserve">What area of land is unallocated? </w:t>
            </w:r>
            <w:proofErr w:type="gramStart"/>
            <w:r w:rsidRPr="00F71A9A">
              <w:rPr>
                <w:rFonts w:ascii="Gill Sans MT" w:eastAsia="Calibri" w:hAnsi="Gill Sans MT" w:cs="Times New Roman"/>
                <w:i/>
                <w:color w:val="auto"/>
                <w:w w:val="105"/>
                <w:sz w:val="20"/>
                <w:szCs w:val="20"/>
              </w:rPr>
              <w:t>under</w:t>
            </w:r>
            <w:proofErr w:type="gramEnd"/>
            <w:r w:rsidRPr="00F71A9A">
              <w:rPr>
                <w:rFonts w:ascii="Gill Sans MT" w:eastAsia="Calibri" w:hAnsi="Gill Sans MT" w:cs="Times New Roman"/>
                <w:i/>
                <w:color w:val="auto"/>
                <w:w w:val="105"/>
                <w:sz w:val="20"/>
                <w:szCs w:val="20"/>
              </w:rPr>
              <w:t xml:space="preserve"> village authority</w:t>
            </w:r>
            <w:r w:rsidRPr="00F71A9A">
              <w:rPr>
                <w:rFonts w:ascii="Gill Sans MT" w:eastAsiaTheme="minorEastAsia" w:hAnsi="Gill Sans MT"/>
                <w:sz w:val="20"/>
                <w:szCs w:val="20"/>
                <w:lang w:eastAsia="zh-CN"/>
              </w:rPr>
              <w:t xml:space="preserve"> </w:t>
            </w:r>
            <w:r w:rsidRPr="00F71A9A">
              <w:rPr>
                <w:rFonts w:ascii="Gill Sans MT" w:eastAsiaTheme="minorEastAsia" w:hAnsi="Gill Sans MT"/>
                <w:b/>
                <w:sz w:val="20"/>
                <w:szCs w:val="20"/>
                <w:lang w:eastAsia="zh-CN"/>
              </w:rPr>
              <w:t>(</w:t>
            </w:r>
            <w:proofErr w:type="spellStart"/>
            <w:r w:rsidRPr="00F71A9A">
              <w:rPr>
                <w:rFonts w:ascii="Gill Sans MT" w:eastAsiaTheme="minorEastAsia" w:hAnsi="Gill Sans MT"/>
                <w:b/>
                <w:sz w:val="20"/>
                <w:szCs w:val="20"/>
                <w:lang w:eastAsia="zh-CN"/>
              </w:rPr>
              <w:t>hvland_unallocated</w:t>
            </w:r>
            <w:proofErr w:type="spellEnd"/>
            <w:r w:rsidRPr="00F71A9A">
              <w:rPr>
                <w:rFonts w:ascii="Gill Sans MT" w:eastAsiaTheme="minorEastAsia" w:hAnsi="Gill Sans MT"/>
                <w:b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5E1E5F49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(Integer)</w:t>
            </w:r>
          </w:p>
        </w:tc>
      </w:tr>
      <w:tr w:rsidR="00FF0DA8" w:rsidRPr="00F71A9A" w14:paraId="2297EB40" w14:textId="77777777" w:rsidTr="00C70E1F">
        <w:trPr>
          <w:trHeight w:val="20"/>
        </w:trPr>
        <w:tc>
          <w:tcPr>
            <w:tcW w:w="5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6FFEC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</w:tcPr>
          <w:p w14:paraId="0344BD0E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Unit:</w:t>
            </w:r>
          </w:p>
          <w:p w14:paraId="7F157E06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</w:t>
            </w:r>
            <w:proofErr w:type="gramStart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1)</w:t>
            </w:r>
            <w:proofErr w:type="gramEnd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Lime</w:t>
            </w:r>
          </w:p>
        </w:tc>
        <w:tc>
          <w:tcPr>
            <w:tcW w:w="2400" w:type="dxa"/>
            <w:gridSpan w:val="2"/>
            <w:tcBorders>
              <w:bottom w:val="single" w:sz="4" w:space="0" w:color="000000"/>
            </w:tcBorders>
          </w:tcPr>
          <w:p w14:paraId="7690B85F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</w:t>
            </w:r>
            <w:proofErr w:type="gramStart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2)</w:t>
            </w:r>
            <w:proofErr w:type="gramEnd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Acre</w:t>
            </w:r>
          </w:p>
          <w:p w14:paraId="28FDFF96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</w:t>
            </w:r>
            <w:proofErr w:type="gramStart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3)</w:t>
            </w:r>
            <w:proofErr w:type="gramEnd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Hectare</w:t>
            </w:r>
          </w:p>
        </w:tc>
        <w:tc>
          <w:tcPr>
            <w:tcW w:w="412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3342E6B3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</w:t>
            </w:r>
            <w:proofErr w:type="gramStart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4)</w:t>
            </w:r>
            <w:proofErr w:type="gramEnd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Square meter</w:t>
            </w:r>
          </w:p>
          <w:p w14:paraId="28992643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</w:pPr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(</w:t>
            </w:r>
            <w:proofErr w:type="spellStart"/>
            <w:proofErr w:type="gramStart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hvarea</w:t>
            </w:r>
            <w:proofErr w:type="gramEnd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_unit</w:t>
            </w:r>
            <w:proofErr w:type="spellEnd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65DABE3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FF0DA8" w:rsidRPr="00F71A9A" w14:paraId="68A9BD73" w14:textId="77777777" w:rsidTr="00C70E1F">
        <w:trPr>
          <w:trHeight w:val="20"/>
        </w:trPr>
        <w:tc>
          <w:tcPr>
            <w:tcW w:w="5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928AA2D" w14:textId="6DFFC263" w:rsidR="00FF0DA8" w:rsidRPr="00F71A9A" w:rsidRDefault="00C70E1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sz w:val="20"/>
                <w:szCs w:val="20"/>
              </w:rPr>
              <w:t>D4</w:t>
            </w:r>
          </w:p>
        </w:tc>
        <w:tc>
          <w:tcPr>
            <w:tcW w:w="7009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68155577" w14:textId="55E63279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Of the unallocated land, what area is suitable for crop production?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hvcrop</w:t>
            </w:r>
            <w:proofErr w:type="spellEnd"/>
            <w:proofErr w:type="gram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157C9D43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(Integer)</w:t>
            </w:r>
          </w:p>
        </w:tc>
      </w:tr>
      <w:tr w:rsidR="00FF0DA8" w:rsidRPr="00F71A9A" w14:paraId="3EC188FC" w14:textId="77777777" w:rsidTr="00C70E1F">
        <w:trPr>
          <w:trHeight w:val="20"/>
        </w:trPr>
        <w:tc>
          <w:tcPr>
            <w:tcW w:w="5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5C1C3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</w:tcPr>
          <w:p w14:paraId="6D773FA3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Unit:</w:t>
            </w:r>
          </w:p>
          <w:p w14:paraId="12D13C57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lastRenderedPageBreak/>
              <w:t>(</w:t>
            </w:r>
            <w:proofErr w:type="gramStart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1)</w:t>
            </w:r>
            <w:proofErr w:type="gramEnd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Lime</w:t>
            </w:r>
          </w:p>
        </w:tc>
        <w:tc>
          <w:tcPr>
            <w:tcW w:w="2400" w:type="dxa"/>
            <w:gridSpan w:val="2"/>
            <w:tcBorders>
              <w:bottom w:val="single" w:sz="4" w:space="0" w:color="000000"/>
            </w:tcBorders>
          </w:tcPr>
          <w:p w14:paraId="00048D48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lastRenderedPageBreak/>
              <w:t>(</w:t>
            </w:r>
            <w:proofErr w:type="gramStart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2)</w:t>
            </w:r>
            <w:proofErr w:type="gramEnd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Acre</w:t>
            </w:r>
          </w:p>
          <w:p w14:paraId="49ACB50F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lastRenderedPageBreak/>
              <w:t>(</w:t>
            </w:r>
            <w:proofErr w:type="gramStart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3)</w:t>
            </w:r>
            <w:proofErr w:type="gramEnd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Hectare</w:t>
            </w:r>
          </w:p>
        </w:tc>
        <w:tc>
          <w:tcPr>
            <w:tcW w:w="412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01AAD93F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lastRenderedPageBreak/>
              <w:t>(</w:t>
            </w:r>
            <w:proofErr w:type="gramStart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4)</w:t>
            </w:r>
            <w:proofErr w:type="gramEnd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Square meter</w:t>
            </w:r>
          </w:p>
          <w:p w14:paraId="125CEA3B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</w:pPr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lastRenderedPageBreak/>
              <w:t>(</w:t>
            </w:r>
            <w:proofErr w:type="spellStart"/>
            <w:proofErr w:type="gramStart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hvarea</w:t>
            </w:r>
            <w:proofErr w:type="gramEnd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_unit</w:t>
            </w:r>
            <w:proofErr w:type="spellEnd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1929096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lastRenderedPageBreak/>
              <w:t>(Code)</w:t>
            </w:r>
          </w:p>
        </w:tc>
      </w:tr>
      <w:tr w:rsidR="00FF0DA8" w:rsidRPr="00F71A9A" w14:paraId="710B6407" w14:textId="77777777" w:rsidTr="00B2345E">
        <w:trPr>
          <w:trHeight w:val="1143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6B8ED0DB" w14:textId="7B2B1DB4" w:rsidR="00FF0DA8" w:rsidRPr="00F71A9A" w:rsidRDefault="00C70E1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lastRenderedPageBreak/>
              <w:t>D5</w:t>
            </w:r>
          </w:p>
        </w:tc>
        <w:tc>
          <w:tcPr>
            <w:tcW w:w="448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60EF50D3" w14:textId="0633D7E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Could a household in your village obtain additional land for </w:t>
            </w:r>
            <w:commentRangeStart w:id="4"/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crop production </w:t>
            </w:r>
            <w:commentRangeEnd w:id="4"/>
            <w:r w:rsidR="00287E3F" w:rsidRPr="00F71A9A">
              <w:rPr>
                <w:rStyle w:val="CommentReference"/>
                <w:rFonts w:ascii="Gill Sans MT" w:hAnsi="Gill Sans MT"/>
                <w:sz w:val="20"/>
                <w:szCs w:val="20"/>
              </w:rPr>
              <w:commentReference w:id="4"/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in this village?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</w:t>
            </w:r>
            <w:proofErr w:type="gram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_hhextra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57FCA4D0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1=No</w:t>
            </w:r>
          </w:p>
          <w:p w14:paraId="124BAA90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2=Yes</w:t>
            </w:r>
            <w:r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7BDB1879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639EE7BF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  <w:p w14:paraId="1F46C2B6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78A87131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B2345E" w:rsidRPr="00F71A9A" w14:paraId="04DFABE5" w14:textId="77777777" w:rsidTr="00B2345E">
        <w:trPr>
          <w:trHeight w:val="336"/>
        </w:trPr>
        <w:tc>
          <w:tcPr>
            <w:tcW w:w="5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620F0ACA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1DD9A5" w14:textId="6698BCA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What entity within the community allocates land?</w:t>
            </w:r>
          </w:p>
        </w:tc>
        <w:tc>
          <w:tcPr>
            <w:tcW w:w="4322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D47587A" w14:textId="77777777" w:rsidR="00B2345E" w:rsidRPr="00F71A9A" w:rsidRDefault="00B2345E" w:rsidP="00B2345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 1= Headperson</w:t>
            </w:r>
          </w:p>
          <w:p w14:paraId="71A773E3" w14:textId="77777777" w:rsidR="00B2345E" w:rsidRPr="00F71A9A" w:rsidRDefault="00B2345E" w:rsidP="00B2345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 Chief</w:t>
            </w:r>
          </w:p>
          <w:p w14:paraId="1F0DD2A0" w14:textId="77777777" w:rsidR="00B2345E" w:rsidRPr="00F71A9A" w:rsidRDefault="00B2345E" w:rsidP="00B2345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3 = Village committee</w:t>
            </w:r>
          </w:p>
          <w:p w14:paraId="72338F37" w14:textId="31558F16" w:rsidR="00B2345E" w:rsidRPr="00F71A9A" w:rsidRDefault="00B2345E" w:rsidP="00B2345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97 = Other, please specify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F0A2FFC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B2345E" w:rsidRPr="00F71A9A" w14:paraId="5767DAEA" w14:textId="77777777" w:rsidTr="00B2345E">
        <w:trPr>
          <w:trHeight w:val="464"/>
        </w:trPr>
        <w:tc>
          <w:tcPr>
            <w:tcW w:w="5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</w:tcPr>
          <w:p w14:paraId="20DD2BC8" w14:textId="7056144C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D6E3BC" w:themeFill="accent3" w:themeFillTint="66"/>
          </w:tcPr>
          <w:p w14:paraId="5FE54DE7" w14:textId="3A5F12FD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How is the land allocated? Please describe the process. </w:t>
            </w:r>
          </w:p>
        </w:tc>
        <w:tc>
          <w:tcPr>
            <w:tcW w:w="4322" w:type="dxa"/>
            <w:gridSpan w:val="3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7AEA843C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11DFF287" w14:textId="6C683F23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TEXT</w:t>
            </w:r>
          </w:p>
        </w:tc>
      </w:tr>
      <w:tr w:rsidR="00FF0DA8" w:rsidRPr="00F71A9A" w14:paraId="378FE0E3" w14:textId="77777777" w:rsidTr="00B2345E">
        <w:trPr>
          <w:trHeight w:val="1280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D094ADD" w14:textId="401F79C0" w:rsidR="00FF0DA8" w:rsidRPr="00F71A9A" w:rsidRDefault="00C70E1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D6</w:t>
            </w:r>
          </w:p>
        </w:tc>
        <w:tc>
          <w:tcPr>
            <w:tcW w:w="448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66A619E9" w14:textId="4E337D9C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Is it possible to convert customary land into titled property in this village?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hvtenure</w:t>
            </w:r>
            <w:proofErr w:type="spellEnd"/>
            <w:proofErr w:type="gram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  <w:p w14:paraId="4889F6E5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6FD19DA2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1=No</w:t>
            </w:r>
          </w:p>
          <w:p w14:paraId="57994603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2=Yes</w:t>
            </w:r>
            <w:r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2E1FCC2A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06D7502B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  <w:p w14:paraId="14E83064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2A952A98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B2345E" w:rsidRPr="00F71A9A" w14:paraId="05F0AF1D" w14:textId="77777777" w:rsidTr="00B2345E">
        <w:trPr>
          <w:trHeight w:val="864"/>
        </w:trPr>
        <w:tc>
          <w:tcPr>
            <w:tcW w:w="5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DD12B26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4C712CF7" w14:textId="2D590613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Is this title granted to the individual or to the community? </w:t>
            </w:r>
          </w:p>
        </w:tc>
        <w:tc>
          <w:tcPr>
            <w:tcW w:w="4322" w:type="dxa"/>
            <w:gridSpan w:val="3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D150BD2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1=Individual</w:t>
            </w:r>
          </w:p>
          <w:p w14:paraId="4B4AC7F1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2=Community</w:t>
            </w:r>
          </w:p>
          <w:p w14:paraId="2CD6E99B" w14:textId="71A50ADE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specify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BCCAC09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B2345E" w:rsidRPr="00F71A9A" w14:paraId="34149A9D" w14:textId="77777777" w:rsidTr="00B2345E">
        <w:trPr>
          <w:trHeight w:val="1040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5B32BE0" w14:textId="2F265C32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D7</w:t>
            </w:r>
          </w:p>
        </w:tc>
        <w:tc>
          <w:tcPr>
            <w:tcW w:w="448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0D3CE660" w14:textId="69A5B4DB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Is it possible to buy or sell customary land to community members in the village without first changing it to titled land?   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hvsellcust</w:t>
            </w:r>
            <w:proofErr w:type="spellEnd"/>
            <w:proofErr w:type="gram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  <w:p w14:paraId="65A6E7D2" w14:textId="77777777" w:rsidR="00B2345E" w:rsidRPr="00F71A9A" w:rsidRDefault="00B2345E" w:rsidP="00B2345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4F184D03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1=No</w:t>
            </w:r>
          </w:p>
          <w:p w14:paraId="724F513E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2=Yes</w:t>
            </w:r>
            <w:r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67EC999A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7ACDA04E" w14:textId="4F8683AD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20" w:type="dxa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3D8BB7BD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B2345E" w:rsidRPr="00F71A9A" w14:paraId="65AF289E" w14:textId="77777777" w:rsidTr="00B2345E">
        <w:trPr>
          <w:trHeight w:val="1124"/>
        </w:trPr>
        <w:tc>
          <w:tcPr>
            <w:tcW w:w="5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2262A12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5D28A9D0" w14:textId="5C40FBDA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Is it possible to buy or sell customary land to external peoples or companies without first changing it to titled land?    </w:t>
            </w:r>
          </w:p>
        </w:tc>
        <w:tc>
          <w:tcPr>
            <w:tcW w:w="4322" w:type="dxa"/>
            <w:gridSpan w:val="3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65D7B9D" w14:textId="77777777" w:rsidR="00B2345E" w:rsidRPr="00F71A9A" w:rsidRDefault="00B2345E" w:rsidP="00B2345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1=No</w:t>
            </w:r>
          </w:p>
          <w:p w14:paraId="3B5C0E9A" w14:textId="77777777" w:rsidR="00B2345E" w:rsidRPr="00F71A9A" w:rsidRDefault="00B2345E" w:rsidP="00B2345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2=Yes</w:t>
            </w:r>
            <w:r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55A8F83F" w14:textId="77777777" w:rsidR="00B2345E" w:rsidRPr="00F71A9A" w:rsidRDefault="00B2345E" w:rsidP="00B2345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7C077005" w14:textId="48EF378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20" w:type="dxa"/>
            <w:vMerge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4615964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FF0DA8" w:rsidRPr="00F71A9A" w14:paraId="79749691" w14:textId="77777777" w:rsidTr="00B2345E">
        <w:trPr>
          <w:trHeight w:val="1296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57C416B" w14:textId="04F25EFE" w:rsidR="00FF0DA8" w:rsidRPr="00F71A9A" w:rsidRDefault="00C70E1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D8</w:t>
            </w:r>
          </w:p>
        </w:tc>
        <w:tc>
          <w:tcPr>
            <w:tcW w:w="448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5AE66B2E" w14:textId="1B1510DB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Is it possible to rent customary land</w:t>
            </w:r>
            <w:r w:rsidR="00B0446B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 to community members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 in this village? 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hvrentcust</w:t>
            </w:r>
            <w:proofErr w:type="spellEnd"/>
            <w:proofErr w:type="gram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54AA9E39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1=No</w:t>
            </w:r>
          </w:p>
          <w:p w14:paraId="3084DABB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2=Yes</w:t>
            </w:r>
            <w:r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73C81298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5D7E492D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50CA3C35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B2345E" w:rsidRPr="00F71A9A" w14:paraId="1AAE4DD7" w14:textId="77777777" w:rsidTr="00DC46D0">
        <w:trPr>
          <w:trHeight w:val="890"/>
        </w:trPr>
        <w:tc>
          <w:tcPr>
            <w:tcW w:w="5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4C2580A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2EB81D53" w14:textId="1234563C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Is it possible to buy or sell customary land to external peoples or companies without first changing it to titled land?     </w:t>
            </w:r>
          </w:p>
        </w:tc>
        <w:tc>
          <w:tcPr>
            <w:tcW w:w="4322" w:type="dxa"/>
            <w:gridSpan w:val="3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C4FE0A5" w14:textId="77777777" w:rsidR="00DC46D0" w:rsidRPr="00F71A9A" w:rsidRDefault="00DC46D0" w:rsidP="00DC46D0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1=No</w:t>
            </w:r>
          </w:p>
          <w:p w14:paraId="4F6A0A09" w14:textId="77777777" w:rsidR="00DC46D0" w:rsidRPr="00F71A9A" w:rsidRDefault="00DC46D0" w:rsidP="00DC46D0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2=Yes</w:t>
            </w:r>
            <w:r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320FCAEB" w14:textId="77777777" w:rsidR="00DC46D0" w:rsidRPr="00F71A9A" w:rsidRDefault="00DC46D0" w:rsidP="00DC46D0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6849BAA3" w14:textId="22E8766F" w:rsidR="00B2345E" w:rsidRPr="00F71A9A" w:rsidRDefault="00DC46D0" w:rsidP="00DC46D0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F89F5F9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FF0DA8" w:rsidRPr="00F71A9A" w14:paraId="7CFE30D3" w14:textId="77777777" w:rsidTr="00C70E1F">
        <w:trPr>
          <w:trHeight w:val="20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8C1264D" w14:textId="6132FA88" w:rsidR="00FF0DA8" w:rsidRPr="00F71A9A" w:rsidRDefault="00C70E1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D9</w:t>
            </w:r>
          </w:p>
        </w:tc>
        <w:tc>
          <w:tcPr>
            <w:tcW w:w="448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DFF006D" w14:textId="553944A6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  <w:commentRangeStart w:id="5"/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Has any part of your village's customary land been sold</w:t>
            </w:r>
            <w:r w:rsidR="00DC46D0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 </w:t>
            </w:r>
            <w:r w:rsidR="00DC46D0" w:rsidRPr="00F71A9A">
              <w:rPr>
                <w:rFonts w:ascii="Gill Sans MT" w:hAnsi="Gill Sans MT"/>
                <w:color w:val="000000"/>
                <w:sz w:val="20"/>
                <w:szCs w:val="20"/>
              </w:rPr>
              <w:lastRenderedPageBreak/>
              <w:t>or leased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 to someone from outside this village in the past five years?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hland</w:t>
            </w:r>
            <w:proofErr w:type="gram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_sold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  <w:commentRangeEnd w:id="5"/>
            <w:r w:rsidR="00DC46D0" w:rsidRPr="00F71A9A">
              <w:rPr>
                <w:rStyle w:val="CommentReference"/>
                <w:rFonts w:ascii="Gill Sans MT" w:hAnsi="Gill Sans MT"/>
                <w:sz w:val="20"/>
                <w:szCs w:val="20"/>
              </w:rPr>
              <w:commentReference w:id="5"/>
            </w:r>
          </w:p>
          <w:p w14:paraId="326AFB57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If 1, 888, or 999, skip to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 xml:space="preserve"> D14</w:t>
            </w:r>
          </w:p>
          <w:p w14:paraId="33BF3E86" w14:textId="77777777" w:rsidR="00DC46D0" w:rsidRPr="00F71A9A" w:rsidRDefault="00DC46D0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</w:p>
          <w:p w14:paraId="4ACE75CB" w14:textId="6D89C1CA" w:rsidR="00DC46D0" w:rsidRPr="00F71A9A" w:rsidRDefault="00DC46D0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 xml:space="preserve">Select all that apply </w:t>
            </w:r>
          </w:p>
          <w:p w14:paraId="1DC55C48" w14:textId="77777777" w:rsidR="00DC46D0" w:rsidRPr="00F71A9A" w:rsidRDefault="00DC46D0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</w:p>
          <w:p w14:paraId="37720AE7" w14:textId="77777777" w:rsidR="00DC46D0" w:rsidRPr="00F71A9A" w:rsidRDefault="00DC46D0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</w:p>
          <w:p w14:paraId="4D38F96B" w14:textId="77777777" w:rsidR="00DC46D0" w:rsidRPr="00F71A9A" w:rsidRDefault="00DC46D0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</w:p>
          <w:p w14:paraId="74E7018E" w14:textId="6AC03DF8" w:rsidR="00DC46D0" w:rsidRPr="00F71A9A" w:rsidRDefault="00DC46D0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D339D85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lastRenderedPageBreak/>
              <w:t>1=No</w:t>
            </w:r>
          </w:p>
          <w:p w14:paraId="202ED7C0" w14:textId="25C4157E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lastRenderedPageBreak/>
              <w:t>2=Yes</w:t>
            </w:r>
            <w:r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  <w:r w:rsidR="00DC46D0" w:rsidRPr="00F71A9A">
              <w:rPr>
                <w:rFonts w:ascii="Gill Sans MT" w:hAnsi="Gill Sans MT"/>
                <w:sz w:val="20"/>
                <w:szCs w:val="20"/>
              </w:rPr>
              <w:t>– sold</w:t>
            </w:r>
          </w:p>
          <w:p w14:paraId="01AC6F2A" w14:textId="78D0D383" w:rsidR="00DC46D0" w:rsidRPr="00F71A9A" w:rsidRDefault="00DC46D0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3= Yes – concession</w:t>
            </w:r>
          </w:p>
          <w:p w14:paraId="6E79398B" w14:textId="29A4CD76" w:rsidR="00DC46D0" w:rsidRPr="00F71A9A" w:rsidRDefault="00DC46D0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4 = yes – permit </w:t>
            </w:r>
          </w:p>
          <w:p w14:paraId="4017B1D3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680DB3A8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B22339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lastRenderedPageBreak/>
              <w:t>(Code)</w:t>
            </w:r>
          </w:p>
        </w:tc>
      </w:tr>
      <w:tr w:rsidR="00FF0DA8" w:rsidRPr="00F71A9A" w14:paraId="625ECE15" w14:textId="77777777" w:rsidTr="00C70E1F">
        <w:trPr>
          <w:trHeight w:val="20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ED29B03" w14:textId="3BA1813B" w:rsidR="00FF0DA8" w:rsidRPr="00F71A9A" w:rsidRDefault="00C70E1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lastRenderedPageBreak/>
              <w:t>D10</w:t>
            </w:r>
          </w:p>
        </w:tc>
        <w:tc>
          <w:tcPr>
            <w:tcW w:w="448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58DC4271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Who sold</w:t>
            </w:r>
            <w:r w:rsidR="00DC46D0" w:rsidRPr="00F71A9A">
              <w:rPr>
                <w:rFonts w:ascii="Gill Sans MT" w:hAnsi="Gill Sans MT"/>
                <w:color w:val="000000"/>
                <w:sz w:val="20"/>
                <w:szCs w:val="20"/>
              </w:rPr>
              <w:t>/leased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 this land?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hwho</w:t>
            </w:r>
            <w:proofErr w:type="gram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_sold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  <w:p w14:paraId="14EDBDCC" w14:textId="77777777" w:rsidR="00DC46D0" w:rsidRPr="00F71A9A" w:rsidRDefault="00DC46D0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</w:p>
          <w:p w14:paraId="109181EF" w14:textId="7F96FF4A" w:rsidR="00DC46D0" w:rsidRPr="00F71A9A" w:rsidRDefault="00DC46D0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 xml:space="preserve">Select all that apply </w:t>
            </w: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9325802" w14:textId="30882B6F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1=Chief</w:t>
            </w:r>
          </w:p>
          <w:p w14:paraId="5B6728AE" w14:textId="1959AC1C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</w:t>
            </w:r>
            <w:r w:rsidR="003450C1">
              <w:rPr>
                <w:rFonts w:ascii="Gill Sans MT" w:hAnsi="Gill Sans MT"/>
                <w:sz w:val="20"/>
                <w:szCs w:val="20"/>
              </w:rPr>
              <w:t>Headperson</w:t>
            </w:r>
          </w:p>
          <w:p w14:paraId="5ECCC553" w14:textId="70BADC56" w:rsidR="00DC46D0" w:rsidRPr="00F71A9A" w:rsidRDefault="00DC46D0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3= Community together as a group</w:t>
            </w:r>
          </w:p>
          <w:p w14:paraId="7D58472F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  <w:p w14:paraId="3EAFC857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37012955" w14:textId="78A58B9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999=Preferred not to answer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29B7EDD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FF0DA8" w:rsidRPr="00F71A9A" w14:paraId="4E0EA438" w14:textId="77777777" w:rsidTr="00C70E1F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550" w:type="dxa"/>
            <w:tcBorders>
              <w:right w:val="single" w:sz="4" w:space="0" w:color="auto"/>
            </w:tcBorders>
          </w:tcPr>
          <w:p w14:paraId="741EC31E" w14:textId="613D7C21" w:rsidR="00FF0DA8" w:rsidRPr="00F71A9A" w:rsidRDefault="00C70E1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D10b</w:t>
            </w:r>
          </w:p>
        </w:tc>
        <w:tc>
          <w:tcPr>
            <w:tcW w:w="4488" w:type="dxa"/>
            <w:gridSpan w:val="2"/>
            <w:tcBorders>
              <w:left w:val="single" w:sz="4" w:space="0" w:color="auto"/>
              <w:right w:val="single" w:sz="18" w:space="0" w:color="000000"/>
            </w:tcBorders>
          </w:tcPr>
          <w:p w14:paraId="03744911" w14:textId="3063F8E3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Other, specify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hwho_soldo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  <w:p w14:paraId="5B305400" w14:textId="0ECFF9D9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5042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81378D0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</w:tc>
      </w:tr>
      <w:tr w:rsidR="00FF0DA8" w:rsidRPr="00F71A9A" w14:paraId="6C1DB128" w14:textId="77777777" w:rsidTr="00C70E1F">
        <w:trPr>
          <w:trHeight w:val="20"/>
        </w:trPr>
        <w:tc>
          <w:tcPr>
            <w:tcW w:w="5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19EE3EE" w14:textId="5BB0B6F9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sz w:val="20"/>
                <w:szCs w:val="20"/>
              </w:rPr>
              <w:t>D1</w:t>
            </w:r>
            <w:r w:rsidR="00C70E1F" w:rsidRPr="00F71A9A">
              <w:rPr>
                <w:rFonts w:ascii="Gill Sans MT" w:eastAsia="Calibri" w:hAnsi="Gill Sans MT" w:cs="Times New Roman"/>
                <w:sz w:val="20"/>
                <w:szCs w:val="20"/>
              </w:rPr>
              <w:t>1</w:t>
            </w:r>
          </w:p>
        </w:tc>
        <w:tc>
          <w:tcPr>
            <w:tcW w:w="7009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779B0915" w14:textId="110B82FA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What was the area of land sold</w:t>
            </w:r>
            <w:r w:rsidR="00DC46D0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 or leased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?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harea</w:t>
            </w:r>
            <w:proofErr w:type="gram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_sold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11B872ED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(Integer)</w:t>
            </w:r>
          </w:p>
        </w:tc>
      </w:tr>
      <w:tr w:rsidR="00FF0DA8" w:rsidRPr="00F71A9A" w14:paraId="23D1BDEE" w14:textId="77777777" w:rsidTr="00C70E1F">
        <w:trPr>
          <w:trHeight w:val="20"/>
        </w:trPr>
        <w:tc>
          <w:tcPr>
            <w:tcW w:w="5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23B2D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</w:tcPr>
          <w:p w14:paraId="1E44F9B4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Unit:</w:t>
            </w:r>
          </w:p>
          <w:p w14:paraId="572C2563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</w:t>
            </w:r>
            <w:proofErr w:type="gramStart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1)</w:t>
            </w:r>
            <w:proofErr w:type="gramEnd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Lime</w:t>
            </w:r>
          </w:p>
        </w:tc>
        <w:tc>
          <w:tcPr>
            <w:tcW w:w="2400" w:type="dxa"/>
            <w:gridSpan w:val="2"/>
            <w:tcBorders>
              <w:bottom w:val="single" w:sz="4" w:space="0" w:color="000000"/>
            </w:tcBorders>
          </w:tcPr>
          <w:p w14:paraId="53A32D3E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</w:t>
            </w:r>
            <w:proofErr w:type="gramStart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2)</w:t>
            </w:r>
            <w:proofErr w:type="gramEnd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Acre</w:t>
            </w:r>
          </w:p>
          <w:p w14:paraId="360B7B0A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</w:t>
            </w:r>
            <w:proofErr w:type="gramStart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3)</w:t>
            </w:r>
            <w:proofErr w:type="gramEnd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Hectare</w:t>
            </w:r>
          </w:p>
        </w:tc>
        <w:tc>
          <w:tcPr>
            <w:tcW w:w="412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717C0E77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</w:t>
            </w:r>
            <w:proofErr w:type="gramStart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4)</w:t>
            </w:r>
            <w:proofErr w:type="gramEnd"/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Square meter</w:t>
            </w:r>
          </w:p>
          <w:p w14:paraId="3F43D148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</w:pPr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(</w:t>
            </w:r>
            <w:proofErr w:type="spellStart"/>
            <w:proofErr w:type="gramStart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hvarea</w:t>
            </w:r>
            <w:proofErr w:type="gramEnd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_unit</w:t>
            </w:r>
            <w:proofErr w:type="spellEnd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7C0A048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FF0DA8" w:rsidRPr="00F71A9A" w14:paraId="10E62EE9" w14:textId="77777777" w:rsidTr="00C70E1F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550" w:type="dxa"/>
            <w:tcBorders>
              <w:right w:val="single" w:sz="4" w:space="0" w:color="auto"/>
            </w:tcBorders>
          </w:tcPr>
          <w:p w14:paraId="6BE091ED" w14:textId="256850B1" w:rsidR="00FF0DA8" w:rsidRPr="00F71A9A" w:rsidRDefault="00C70E1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D12</w:t>
            </w:r>
          </w:p>
        </w:tc>
        <w:tc>
          <w:tcPr>
            <w:tcW w:w="4488" w:type="dxa"/>
            <w:gridSpan w:val="2"/>
            <w:tcBorders>
              <w:left w:val="single" w:sz="4" w:space="0" w:color="auto"/>
              <w:right w:val="single" w:sz="18" w:space="0" w:color="000000"/>
            </w:tcBorders>
          </w:tcPr>
          <w:p w14:paraId="5B84362B" w14:textId="21B91BCC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Who purchased this land?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hwho</w:t>
            </w:r>
            <w:proofErr w:type="gram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_bought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5042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A1EF692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</w:tc>
      </w:tr>
      <w:tr w:rsidR="00FF0DA8" w:rsidRPr="00F71A9A" w14:paraId="32A5E72B" w14:textId="77777777" w:rsidTr="00DC46D0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608"/>
        </w:trPr>
        <w:tc>
          <w:tcPr>
            <w:tcW w:w="55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25B76" w14:textId="2DEC4ECC" w:rsidR="00FF0DA8" w:rsidRPr="00F71A9A" w:rsidRDefault="00C70E1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D13</w:t>
            </w:r>
          </w:p>
        </w:tc>
        <w:tc>
          <w:tcPr>
            <w:tcW w:w="448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4B144ABA" w14:textId="098A3DE9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</w:pPr>
            <w:r w:rsidRPr="00F71A9A"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  <w:t xml:space="preserve">For what purpose was the land </w:t>
            </w:r>
            <w:r w:rsidR="00DC46D0" w:rsidRPr="00F71A9A"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  <w:t>leased/</w:t>
            </w:r>
            <w:r w:rsidRPr="00F71A9A"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  <w:t>purchased</w:t>
            </w:r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? (</w:t>
            </w:r>
            <w:proofErr w:type="spellStart"/>
            <w:proofErr w:type="gramStart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hwhy</w:t>
            </w:r>
            <w:proofErr w:type="gramEnd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_bought</w:t>
            </w:r>
            <w:proofErr w:type="spellEnd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)</w:t>
            </w:r>
          </w:p>
          <w:p w14:paraId="33790580" w14:textId="5D97C04C" w:rsidR="00DC46D0" w:rsidRPr="00F71A9A" w:rsidRDefault="00DC46D0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</w:p>
        </w:tc>
        <w:tc>
          <w:tcPr>
            <w:tcW w:w="5042" w:type="dxa"/>
            <w:gridSpan w:val="4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44D4CC14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</w:tc>
      </w:tr>
      <w:tr w:rsidR="00DC46D0" w:rsidRPr="00F71A9A" w14:paraId="6C8508EA" w14:textId="77777777" w:rsidTr="00DC46D0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14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0276A2" w14:textId="77777777" w:rsidR="00DC46D0" w:rsidRPr="00F71A9A" w:rsidRDefault="00DC46D0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4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21E0D104" w14:textId="3B6F677A" w:rsidR="00DC46D0" w:rsidRPr="00F71A9A" w:rsidRDefault="00DC46D0" w:rsidP="00AC7CBE">
            <w:pPr>
              <w:spacing w:after="0" w:line="240" w:lineRule="auto"/>
              <w:contextualSpacing/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</w:pPr>
            <w:r w:rsidRPr="00F71A9A"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  <w:t xml:space="preserve">Were community members compensated? </w:t>
            </w:r>
          </w:p>
          <w:p w14:paraId="518F3C31" w14:textId="77777777" w:rsidR="00DC46D0" w:rsidRPr="00F71A9A" w:rsidRDefault="00DC46D0" w:rsidP="00AC7CBE">
            <w:pPr>
              <w:spacing w:after="0" w:line="240" w:lineRule="auto"/>
              <w:contextualSpacing/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</w:pPr>
            <w:r w:rsidRPr="00F71A9A"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  <w:t>0-No</w:t>
            </w:r>
          </w:p>
          <w:p w14:paraId="228E0AFB" w14:textId="7E1BA764" w:rsidR="00DC46D0" w:rsidRPr="00F71A9A" w:rsidRDefault="00DC46D0" w:rsidP="00AC7CBE">
            <w:pPr>
              <w:spacing w:after="0" w:line="240" w:lineRule="auto"/>
              <w:contextualSpacing/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</w:pPr>
            <w:r w:rsidRPr="00F71A9A"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  <w:t>1-YEs</w:t>
            </w:r>
          </w:p>
        </w:tc>
        <w:tc>
          <w:tcPr>
            <w:tcW w:w="5042" w:type="dxa"/>
            <w:gridSpan w:val="4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3E4808C3" w14:textId="77777777" w:rsidR="00DC46D0" w:rsidRPr="00F71A9A" w:rsidRDefault="00DC46D0" w:rsidP="00DC46D0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</w:p>
        </w:tc>
      </w:tr>
      <w:tr w:rsidR="00DC46D0" w:rsidRPr="00F71A9A" w14:paraId="2F2BF495" w14:textId="77777777" w:rsidTr="00DC46D0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44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B25F601" w14:textId="7F05019C" w:rsidR="00DC46D0" w:rsidRPr="00F71A9A" w:rsidRDefault="00DC46D0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4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4D720A0D" w14:textId="05F1B2EC" w:rsidR="00DC46D0" w:rsidRPr="00F71A9A" w:rsidRDefault="00DC46D0" w:rsidP="00AC7CBE">
            <w:pPr>
              <w:spacing w:after="0" w:line="240" w:lineRule="auto"/>
              <w:contextualSpacing/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</w:pPr>
            <w:r w:rsidRPr="00F71A9A"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  <w:t xml:space="preserve">If yes, please describe how. </w:t>
            </w:r>
          </w:p>
          <w:p w14:paraId="6A5B464C" w14:textId="77777777" w:rsidR="00DC46D0" w:rsidRPr="00F71A9A" w:rsidRDefault="00DC46D0" w:rsidP="00AC7CBE">
            <w:pPr>
              <w:spacing w:after="0" w:line="240" w:lineRule="auto"/>
              <w:contextualSpacing/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5042" w:type="dxa"/>
            <w:gridSpan w:val="4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4AA4CBD1" w14:textId="2469CA7F" w:rsidR="00DC46D0" w:rsidRPr="00F71A9A" w:rsidRDefault="00DC46D0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TEXT</w:t>
            </w:r>
          </w:p>
        </w:tc>
      </w:tr>
    </w:tbl>
    <w:p w14:paraId="0FB726D5" w14:textId="53CC53C7" w:rsidR="00FF0DA8" w:rsidRPr="00F71A9A" w:rsidRDefault="00FF0DA8" w:rsidP="00AC7CBE">
      <w:pPr>
        <w:spacing w:after="0" w:line="240" w:lineRule="auto"/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</w:p>
    <w:p w14:paraId="0059855C" w14:textId="3B2E542E" w:rsidR="00FF0DA8" w:rsidRPr="00F71A9A" w:rsidRDefault="003660A7" w:rsidP="00AC7CBE">
      <w:pPr>
        <w:spacing w:after="0" w:line="240" w:lineRule="auto"/>
        <w:contextualSpacing/>
        <w:rPr>
          <w:rFonts w:ascii="Gill Sans MT" w:hAnsi="Gill Sans MT"/>
          <w:color w:val="000000"/>
          <w:sz w:val="20"/>
          <w:szCs w:val="20"/>
        </w:rPr>
      </w:pPr>
      <w:r w:rsidRPr="00F71A9A">
        <w:rPr>
          <w:rFonts w:ascii="Gill Sans MT" w:hAnsi="Gill Sans MT"/>
          <w:color w:val="000000"/>
          <w:sz w:val="20"/>
          <w:szCs w:val="20"/>
        </w:rPr>
        <w:t>Now I am going ask you some questions about events that could happen in your village</w:t>
      </w:r>
      <w:r w:rsidR="00471179" w:rsidRPr="00F71A9A">
        <w:rPr>
          <w:rFonts w:ascii="Gill Sans MT" w:hAnsi="Gill Sans MT"/>
          <w:color w:val="000000"/>
          <w:sz w:val="20"/>
          <w:szCs w:val="20"/>
        </w:rPr>
        <w:t>.</w:t>
      </w:r>
      <w:r w:rsidR="0017075D" w:rsidRPr="00F71A9A">
        <w:rPr>
          <w:rFonts w:ascii="Gill Sans MT" w:hAnsi="Gill Sans MT"/>
          <w:color w:val="000000"/>
          <w:sz w:val="20"/>
          <w:szCs w:val="20"/>
        </w:rPr>
        <w:t xml:space="preserve"> </w:t>
      </w:r>
      <w:r w:rsidRPr="00F71A9A">
        <w:rPr>
          <w:rFonts w:ascii="Gill Sans MT" w:hAnsi="Gill Sans MT"/>
          <w:color w:val="000000"/>
          <w:sz w:val="20"/>
          <w:szCs w:val="20"/>
        </w:rPr>
        <w:t>Please tell me how likely you think the following events are.</w:t>
      </w:r>
    </w:p>
    <w:tbl>
      <w:tblPr>
        <w:tblW w:w="10114" w:type="dxa"/>
        <w:tblInd w:w="-2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"/>
        <w:gridCol w:w="550"/>
        <w:gridCol w:w="5130"/>
        <w:gridCol w:w="3510"/>
        <w:gridCol w:w="168"/>
        <w:gridCol w:w="12"/>
        <w:gridCol w:w="720"/>
      </w:tblGrid>
      <w:tr w:rsidR="003660A7" w:rsidRPr="00F71A9A" w14:paraId="600D4EE9" w14:textId="77777777" w:rsidTr="00F71A9A">
        <w:trPr>
          <w:gridBefore w:val="1"/>
          <w:wBefore w:w="24" w:type="dxa"/>
          <w:trHeight w:val="20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3D24D" w14:textId="0DEE6235" w:rsidR="003660A7" w:rsidRPr="00F71A9A" w:rsidRDefault="00C70E1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sz w:val="20"/>
                <w:szCs w:val="20"/>
              </w:rPr>
              <w:t>D14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B789C5" w14:textId="052B03E2" w:rsidR="003660A7" w:rsidRPr="00F71A9A" w:rsidRDefault="003660A7" w:rsidP="00E45EEA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How likely is it that </w:t>
            </w:r>
            <w:r w:rsidR="00E45EEA" w:rsidRPr="00F71A9A">
              <w:rPr>
                <w:rFonts w:ascii="Gill Sans MT" w:hAnsi="Gill Sans MT"/>
                <w:color w:val="000000"/>
                <w:sz w:val="20"/>
                <w:szCs w:val="20"/>
              </w:rPr>
              <w:t>elites from Lusaka will take some of the customary</w:t>
            </w:r>
            <w:r w:rsidR="000A4D66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 </w:t>
            </w:r>
            <w:proofErr w:type="gramStart"/>
            <w:r w:rsidR="000A4D66" w:rsidRPr="00F71A9A">
              <w:rPr>
                <w:rFonts w:ascii="Gill Sans MT" w:hAnsi="Gill Sans MT"/>
                <w:color w:val="000000"/>
                <w:sz w:val="20"/>
                <w:szCs w:val="20"/>
              </w:rPr>
              <w:t>forest land</w:t>
            </w:r>
            <w:proofErr w:type="gramEnd"/>
            <w:r w:rsidR="000A4D66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 used by your village w</w:t>
            </w:r>
            <w:r w:rsidR="005B3DC0">
              <w:rPr>
                <w:rFonts w:ascii="Gill Sans MT" w:hAnsi="Gill Sans MT"/>
                <w:color w:val="000000"/>
                <w:sz w:val="20"/>
                <w:szCs w:val="20"/>
              </w:rPr>
              <w:t>ithout authorization from the community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 in the next 1 to 3 years? 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gram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helite1</w:t>
            </w:r>
            <w:proofErr w:type="gram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3678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92D3471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1=Impossible/would never happen</w:t>
            </w:r>
          </w:p>
          <w:p w14:paraId="1641B6C9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2=Highly Unlikely</w:t>
            </w:r>
          </w:p>
          <w:p w14:paraId="720DE76D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3=Unlikely  </w:t>
            </w:r>
          </w:p>
          <w:p w14:paraId="1A743976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4=Unsure/Don't know</w:t>
            </w:r>
          </w:p>
          <w:p w14:paraId="77CD16E4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5=Likely</w:t>
            </w:r>
          </w:p>
          <w:p w14:paraId="11F41D6B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6=Highly Likely </w:t>
            </w:r>
          </w:p>
          <w:p w14:paraId="5D195D9F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7=Happening right now </w:t>
            </w:r>
          </w:p>
          <w:p w14:paraId="31298F1B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  <w:p w14:paraId="2263B954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i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6C9A008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3660A7" w:rsidRPr="00F71A9A" w14:paraId="3794720E" w14:textId="77777777" w:rsidTr="00F71A9A">
        <w:trPr>
          <w:gridBefore w:val="1"/>
          <w:wBefore w:w="24" w:type="dxa"/>
          <w:trHeight w:val="20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93215" w14:textId="0D3A41F4" w:rsidR="003660A7" w:rsidRPr="00F71A9A" w:rsidRDefault="00C70E1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sz w:val="20"/>
                <w:szCs w:val="20"/>
              </w:rPr>
              <w:lastRenderedPageBreak/>
              <w:t>D15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234FFC" w14:textId="6964F7F9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H</w:t>
            </w:r>
            <w:r w:rsidR="00E45EEA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ow likely is it that elites from Lusaka 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will take some of the </w:t>
            </w:r>
            <w:r w:rsidR="000A4D66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customary </w:t>
            </w:r>
            <w:proofErr w:type="gramStart"/>
            <w:r w:rsidR="000A4D66" w:rsidRPr="00F71A9A">
              <w:rPr>
                <w:rFonts w:ascii="Gill Sans MT" w:hAnsi="Gill Sans MT"/>
                <w:color w:val="000000"/>
                <w:sz w:val="20"/>
                <w:szCs w:val="20"/>
              </w:rPr>
              <w:t>forest land</w:t>
            </w:r>
            <w:proofErr w:type="gramEnd"/>
            <w:r w:rsidR="000A4D66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 used by your village</w:t>
            </w:r>
            <w:r w:rsidR="005B3DC0">
              <w:rPr>
                <w:rFonts w:ascii="Gill Sans MT" w:hAnsi="Gill Sans MT"/>
                <w:color w:val="000000"/>
                <w:sz w:val="20"/>
                <w:szCs w:val="20"/>
              </w:rPr>
              <w:t xml:space="preserve"> without authorization from the community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 more than 3 years into the future?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gram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helite3</w:t>
            </w:r>
            <w:proofErr w:type="gram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3678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6C02FDE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1=Impossible/would never happen</w:t>
            </w:r>
          </w:p>
          <w:p w14:paraId="05F92FC5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2=Highly Unlikely</w:t>
            </w:r>
          </w:p>
          <w:p w14:paraId="43AA3D0E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3=Unlikely  </w:t>
            </w:r>
          </w:p>
          <w:p w14:paraId="74F52D88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4=Unsure/Don't know</w:t>
            </w:r>
          </w:p>
          <w:p w14:paraId="7CE0A660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5=Likely</w:t>
            </w:r>
          </w:p>
          <w:p w14:paraId="515BA756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6=Highly Likely </w:t>
            </w:r>
          </w:p>
          <w:p w14:paraId="442F6ED3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7=Happening right now </w:t>
            </w:r>
          </w:p>
          <w:p w14:paraId="6ABB73A9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  <w:p w14:paraId="34510086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28DDE43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3660A7" w:rsidRPr="00F71A9A" w14:paraId="3F84A84D" w14:textId="77777777" w:rsidTr="00F71A9A">
        <w:trPr>
          <w:gridBefore w:val="1"/>
          <w:wBefore w:w="24" w:type="dxa"/>
          <w:trHeight w:val="20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67873" w14:textId="0F00F80C" w:rsidR="003660A7" w:rsidRPr="00F71A9A" w:rsidRDefault="00C70E1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sz w:val="20"/>
                <w:szCs w:val="20"/>
              </w:rPr>
              <w:t>D16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7787DB" w14:textId="2B225F90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How likely is it that a chief will sell or give away </w:t>
            </w:r>
            <w:r w:rsidR="00901471" w:rsidRPr="00F71A9A">
              <w:rPr>
                <w:rFonts w:ascii="Gill Sans MT" w:hAnsi="Gill Sans MT"/>
                <w:color w:val="000000"/>
                <w:sz w:val="20"/>
                <w:szCs w:val="20"/>
              </w:rPr>
              <w:t>customary forestl</w:t>
            </w:r>
            <w:r w:rsidR="000A4D66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and used </w:t>
            </w:r>
            <w:r w:rsidR="00901471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by 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this village for investment purposes in the next 1-3 years</w:t>
            </w:r>
            <w:r w:rsidR="00E45EEA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 without authorization from the community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?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gram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hchiefsell1</w:t>
            </w:r>
            <w:proofErr w:type="gram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3678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0A3B040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1=Impossible/would never happen</w:t>
            </w:r>
          </w:p>
          <w:p w14:paraId="22AD275C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2=Highly Unlikely</w:t>
            </w:r>
          </w:p>
          <w:p w14:paraId="67CBB4AC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3=Unlikely  </w:t>
            </w:r>
          </w:p>
          <w:p w14:paraId="0CDF19AE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4=Unsure/Don't know</w:t>
            </w:r>
          </w:p>
          <w:p w14:paraId="65E8F0F7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5=Likely</w:t>
            </w:r>
          </w:p>
          <w:p w14:paraId="34711BE2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6=Highly Likely </w:t>
            </w:r>
          </w:p>
          <w:p w14:paraId="72477302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7=Happening right now </w:t>
            </w:r>
          </w:p>
          <w:p w14:paraId="3A13FFA0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  <w:p w14:paraId="2C42662E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A56D060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3660A7" w:rsidRPr="00F71A9A" w14:paraId="75EA91DF" w14:textId="77777777" w:rsidTr="00F71A9A">
        <w:trPr>
          <w:gridBefore w:val="1"/>
          <w:wBefore w:w="24" w:type="dxa"/>
          <w:trHeight w:val="20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95901" w14:textId="3338A5FF" w:rsidR="003660A7" w:rsidRPr="00F71A9A" w:rsidRDefault="00C70E1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sz w:val="20"/>
                <w:szCs w:val="20"/>
              </w:rPr>
              <w:t>D17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185CB2" w14:textId="2E916063" w:rsidR="003660A7" w:rsidRPr="00F71A9A" w:rsidRDefault="003660A7" w:rsidP="00901471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How likely </w:t>
            </w:r>
            <w:proofErr w:type="gramStart"/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is it that a chief will sell or give away </w:t>
            </w:r>
            <w:r w:rsidR="00901471" w:rsidRPr="00F71A9A">
              <w:rPr>
                <w:rFonts w:ascii="Gill Sans MT" w:hAnsi="Gill Sans MT"/>
                <w:color w:val="000000"/>
                <w:sz w:val="20"/>
                <w:szCs w:val="20"/>
              </w:rPr>
              <w:t>the customary forestland used by this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 village for investment purposes</w:t>
            </w:r>
            <w:proofErr w:type="gramEnd"/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 more than 3 years into the future</w:t>
            </w:r>
            <w:r w:rsidR="00E45EEA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 without authorization from the community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?</w:t>
            </w:r>
            <w:r w:rsidRPr="00F71A9A">
              <w:rPr>
                <w:rFonts w:ascii="Gill Sans MT" w:hAnsi="Gill Sans MT"/>
                <w:sz w:val="20"/>
                <w:szCs w:val="20"/>
              </w:rPr>
              <w:t xml:space="preserve"> </w:t>
            </w:r>
            <w:r w:rsidRPr="00F71A9A">
              <w:rPr>
                <w:rFonts w:ascii="Gill Sans MT" w:hAnsi="Gill Sans MT"/>
                <w:b/>
                <w:sz w:val="20"/>
                <w:szCs w:val="20"/>
              </w:rPr>
              <w:t>(</w:t>
            </w:r>
            <w:proofErr w:type="gram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hchiefsell3</w:t>
            </w:r>
            <w:proofErr w:type="gram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3678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FA8F0A1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1=Impossible/would never happen</w:t>
            </w:r>
          </w:p>
          <w:p w14:paraId="6F2433C4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2=Highly Unlikely</w:t>
            </w:r>
          </w:p>
          <w:p w14:paraId="5AE2D9E4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3=Unlikely  </w:t>
            </w:r>
          </w:p>
          <w:p w14:paraId="4BCDEB0D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4=Unsure/Don't know</w:t>
            </w:r>
          </w:p>
          <w:p w14:paraId="35BF28CA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5=Likely</w:t>
            </w:r>
          </w:p>
          <w:p w14:paraId="018CA9C6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6=Highly Likely </w:t>
            </w:r>
          </w:p>
          <w:p w14:paraId="0C59C2FC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7=Happening right now </w:t>
            </w:r>
          </w:p>
          <w:p w14:paraId="6A99FDE9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  <w:p w14:paraId="30AEBA1C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A2699E4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F71A9A" w:rsidRPr="00F71A9A" w14:paraId="6828BA9B" w14:textId="77777777" w:rsidTr="00F71A9A">
        <w:tblPrEx>
          <w:tblCellMar>
            <w:left w:w="29" w:type="dxa"/>
            <w:right w:w="29" w:type="dxa"/>
          </w:tblCellMar>
        </w:tblPrEx>
        <w:trPr>
          <w:trHeight w:val="20"/>
        </w:trPr>
        <w:tc>
          <w:tcPr>
            <w:tcW w:w="5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68C600B" w14:textId="77777777" w:rsidR="00F71A9A" w:rsidRPr="00F71A9A" w:rsidRDefault="00F71A9A" w:rsidP="00F71A9A">
            <w:pPr>
              <w:spacing w:after="0"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F.17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24D7770" w14:textId="77777777" w:rsidR="00F71A9A" w:rsidRPr="00F71A9A" w:rsidRDefault="00F71A9A" w:rsidP="00F71A9A">
            <w:pPr>
              <w:spacing w:after="0"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>Are there any forests that your community used to access that your community is no longer allowed to access?</w:t>
            </w:r>
          </w:p>
          <w:p w14:paraId="60EBDDAD" w14:textId="77777777" w:rsidR="00F71A9A" w:rsidRPr="00F71A9A" w:rsidRDefault="00F71A9A" w:rsidP="00F71A9A">
            <w:pPr>
              <w:spacing w:after="0"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i/>
                <w:sz w:val="20"/>
                <w:szCs w:val="20"/>
              </w:rPr>
              <w:t>If 0, skip to Section G</w:t>
            </w:r>
            <w:r w:rsidRPr="00F71A9A">
              <w:rPr>
                <w:rFonts w:ascii="Gill Sans MT" w:hAnsi="Gill Sans MT" w:cs="Arial"/>
                <w:sz w:val="20"/>
                <w:szCs w:val="20"/>
              </w:rPr>
              <w:t xml:space="preserve"> </w:t>
            </w:r>
          </w:p>
        </w:tc>
        <w:tc>
          <w:tcPr>
            <w:tcW w:w="369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3A41575" w14:textId="77777777" w:rsidR="00F71A9A" w:rsidRPr="00F71A9A" w:rsidRDefault="00F71A9A" w:rsidP="00F71A9A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0=No</w:t>
            </w:r>
          </w:p>
          <w:p w14:paraId="58D7FAA6" w14:textId="77777777" w:rsidR="00F71A9A" w:rsidRPr="00F71A9A" w:rsidRDefault="00F71A9A" w:rsidP="00F71A9A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1=Yes</w:t>
            </w:r>
            <w:r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70B7A7A4" w14:textId="77777777" w:rsidR="00F71A9A" w:rsidRPr="00F71A9A" w:rsidRDefault="00F71A9A" w:rsidP="00F71A9A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50A729A6" w14:textId="77777777" w:rsidR="00F71A9A" w:rsidRPr="00F71A9A" w:rsidRDefault="00F71A9A" w:rsidP="00F71A9A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7F5B4E0" w14:textId="77777777" w:rsidR="00F71A9A" w:rsidRPr="00F71A9A" w:rsidRDefault="00F71A9A" w:rsidP="00F71A9A">
            <w:pPr>
              <w:spacing w:after="0"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F71A9A" w:rsidRPr="00F71A9A" w14:paraId="20A300F2" w14:textId="77777777" w:rsidTr="00F71A9A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29" w:type="dxa"/>
            <w:right w:w="29" w:type="dxa"/>
          </w:tblCellMar>
        </w:tblPrEx>
        <w:trPr>
          <w:trHeight w:val="20"/>
        </w:trPr>
        <w:tc>
          <w:tcPr>
            <w:tcW w:w="574" w:type="dxa"/>
            <w:gridSpan w:val="2"/>
            <w:tcBorders>
              <w:right w:val="single" w:sz="4" w:space="0" w:color="auto"/>
            </w:tcBorders>
          </w:tcPr>
          <w:p w14:paraId="7D8BC637" w14:textId="77777777" w:rsidR="00F71A9A" w:rsidRPr="00F71A9A" w:rsidRDefault="00F71A9A" w:rsidP="00F71A9A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F.18</w:t>
            </w:r>
          </w:p>
        </w:tc>
        <w:tc>
          <w:tcPr>
            <w:tcW w:w="5130" w:type="dxa"/>
            <w:tcBorders>
              <w:left w:val="single" w:sz="4" w:space="0" w:color="auto"/>
              <w:right w:val="single" w:sz="18" w:space="0" w:color="000000"/>
            </w:tcBorders>
          </w:tcPr>
          <w:p w14:paraId="76401A1F" w14:textId="77777777" w:rsidR="00F71A9A" w:rsidRPr="00F71A9A" w:rsidRDefault="00F71A9A" w:rsidP="00F71A9A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 xml:space="preserve">What are the names of the forests where your community lost access? </w:t>
            </w:r>
          </w:p>
        </w:tc>
        <w:tc>
          <w:tcPr>
            <w:tcW w:w="4410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4371811" w14:textId="77777777" w:rsidR="00F71A9A" w:rsidRPr="00F71A9A" w:rsidRDefault="00F71A9A" w:rsidP="00F71A9A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</w:tc>
      </w:tr>
      <w:tr w:rsidR="00F71A9A" w:rsidRPr="00F71A9A" w14:paraId="7D4D00CA" w14:textId="77777777" w:rsidTr="00F71A9A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29" w:type="dxa"/>
            <w:right w:w="29" w:type="dxa"/>
          </w:tblCellMar>
        </w:tblPrEx>
        <w:trPr>
          <w:trHeight w:val="20"/>
        </w:trPr>
        <w:tc>
          <w:tcPr>
            <w:tcW w:w="57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</w:tcPr>
          <w:p w14:paraId="2868034E" w14:textId="77777777" w:rsidR="00F71A9A" w:rsidRPr="00F71A9A" w:rsidRDefault="00F71A9A" w:rsidP="00F71A9A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F.19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39539470" w14:textId="77777777" w:rsidR="00F71A9A" w:rsidRPr="00F71A9A" w:rsidRDefault="00F71A9A" w:rsidP="00F71A9A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 xml:space="preserve">Why did your community lose access? </w:t>
            </w:r>
          </w:p>
        </w:tc>
        <w:tc>
          <w:tcPr>
            <w:tcW w:w="4410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56726301" w14:textId="77777777" w:rsidR="00F71A9A" w:rsidRPr="00F71A9A" w:rsidRDefault="00F71A9A" w:rsidP="00F71A9A">
            <w:pPr>
              <w:spacing w:after="0"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</w:tc>
      </w:tr>
      <w:tr w:rsidR="00F71A9A" w:rsidRPr="00F71A9A" w14:paraId="66D72ED5" w14:textId="77777777" w:rsidTr="00F71A9A">
        <w:tblPrEx>
          <w:tblCellMar>
            <w:left w:w="29" w:type="dxa"/>
            <w:right w:w="29" w:type="dxa"/>
          </w:tblCellMar>
        </w:tblPrEx>
        <w:trPr>
          <w:trHeight w:val="20"/>
        </w:trPr>
        <w:tc>
          <w:tcPr>
            <w:tcW w:w="5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</w:tcPr>
          <w:p w14:paraId="0E244703" w14:textId="77777777" w:rsidR="00F71A9A" w:rsidRPr="00F71A9A" w:rsidRDefault="00F71A9A" w:rsidP="00F71A9A">
            <w:pPr>
              <w:spacing w:after="0"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F.20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6E3BC" w:themeFill="accent3" w:themeFillTint="66"/>
          </w:tcPr>
          <w:p w14:paraId="20C4FADC" w14:textId="77777777" w:rsidR="00F71A9A" w:rsidRPr="00F71A9A" w:rsidRDefault="00F71A9A" w:rsidP="00F71A9A">
            <w:pPr>
              <w:spacing w:after="0"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 xml:space="preserve">Please describe the impact of loosing access on your community </w:t>
            </w:r>
          </w:p>
        </w:tc>
        <w:tc>
          <w:tcPr>
            <w:tcW w:w="351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3FD88950" w14:textId="77777777" w:rsidR="00F71A9A" w:rsidRPr="00F71A9A" w:rsidRDefault="00F71A9A" w:rsidP="00F71A9A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</w:p>
          <w:p w14:paraId="71188F29" w14:textId="77777777" w:rsidR="00F71A9A" w:rsidRPr="00F71A9A" w:rsidRDefault="00F71A9A" w:rsidP="00F71A9A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56391493" w14:textId="77777777" w:rsidR="00F71A9A" w:rsidRPr="00F71A9A" w:rsidRDefault="00F71A9A" w:rsidP="00F71A9A">
            <w:pPr>
              <w:spacing w:after="0"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</w:tbl>
    <w:p w14:paraId="682C7CA4" w14:textId="77777777" w:rsidR="00F71A9A" w:rsidRPr="00F71A9A" w:rsidRDefault="00F71A9A" w:rsidP="00F71A9A">
      <w:pPr>
        <w:rPr>
          <w:ins w:id="6" w:author="Aleta Haflett" w:date="2014-11-04T15:53:00Z"/>
          <w:rFonts w:ascii="Gill Sans MT" w:eastAsia="Times New Roman" w:hAnsi="Gill Sans MT" w:cs="Times New Roman"/>
          <w:b/>
          <w:bCs/>
          <w:color w:val="000000"/>
          <w:sz w:val="20"/>
          <w:szCs w:val="20"/>
          <w:lang w:eastAsia="zh-CN"/>
        </w:rPr>
      </w:pPr>
      <w:ins w:id="7" w:author="Aleta Haflett" w:date="2014-11-04T15:53:00Z">
        <w:r w:rsidRPr="00F71A9A">
          <w:rPr>
            <w:rFonts w:ascii="Gill Sans MT" w:eastAsia="Times New Roman" w:hAnsi="Gill Sans MT" w:cs="Times New Roman"/>
            <w:b/>
            <w:bCs/>
            <w:color w:val="000000"/>
            <w:sz w:val="20"/>
            <w:szCs w:val="20"/>
          </w:rPr>
          <w:br w:type="page"/>
        </w:r>
      </w:ins>
    </w:p>
    <w:p w14:paraId="43E99BAB" w14:textId="7405D339" w:rsidR="0097103A" w:rsidRPr="00F71A9A" w:rsidRDefault="0097103A" w:rsidP="00341470">
      <w:pPr>
        <w:rPr>
          <w:rFonts w:ascii="Gill Sans MT" w:eastAsia="Times New Roman" w:hAnsi="Gill Sans MT" w:cs="Times New Roman"/>
          <w:b/>
          <w:bCs/>
          <w:color w:val="000000"/>
          <w:sz w:val="20"/>
          <w:szCs w:val="20"/>
        </w:rPr>
      </w:pPr>
      <w:commentRangeStart w:id="8"/>
      <w:r w:rsidRPr="00F71A9A">
        <w:rPr>
          <w:rFonts w:ascii="Gill Sans MT" w:eastAsia="Times New Roman" w:hAnsi="Gill Sans MT" w:cs="Times New Roman"/>
          <w:b/>
          <w:bCs/>
          <w:color w:val="000000"/>
          <w:sz w:val="20"/>
          <w:szCs w:val="20"/>
        </w:rPr>
        <w:lastRenderedPageBreak/>
        <w:t xml:space="preserve">FOREST ROSTERS </w:t>
      </w:r>
      <w:commentRangeEnd w:id="8"/>
      <w:r w:rsidRPr="00F71A9A">
        <w:rPr>
          <w:rStyle w:val="CommentReference"/>
          <w:rFonts w:ascii="Gill Sans MT" w:hAnsi="Gill Sans MT"/>
          <w:sz w:val="20"/>
          <w:szCs w:val="20"/>
        </w:rPr>
        <w:commentReference w:id="8"/>
      </w:r>
    </w:p>
    <w:p w14:paraId="7CBBC747" w14:textId="77777777" w:rsidR="00520250" w:rsidRPr="00F71A9A" w:rsidRDefault="00520250" w:rsidP="00520250">
      <w:pPr>
        <w:rPr>
          <w:rFonts w:ascii="Gill Sans MT" w:hAnsi="Gill Sans MT"/>
          <w:color w:val="000000" w:themeColor="text1"/>
          <w:sz w:val="20"/>
          <w:szCs w:val="20"/>
        </w:rPr>
      </w:pPr>
    </w:p>
    <w:p w14:paraId="4AD8E2C8" w14:textId="77777777" w:rsidR="00520250" w:rsidRPr="00F71A9A" w:rsidRDefault="00520250" w:rsidP="00520250">
      <w:pPr>
        <w:rPr>
          <w:rFonts w:ascii="Gill Sans MT" w:hAnsi="Gill Sans MT"/>
          <w:color w:val="000000" w:themeColor="text1"/>
          <w:sz w:val="20"/>
          <w:szCs w:val="20"/>
        </w:rPr>
      </w:pPr>
    </w:p>
    <w:p w14:paraId="0FD04699" w14:textId="078F4AC7" w:rsidR="00520250" w:rsidRPr="00B87173" w:rsidRDefault="00B61294" w:rsidP="00520250">
      <w:pPr>
        <w:rPr>
          <w:rFonts w:ascii="Gill Sans MT" w:hAnsi="Gill Sans MT"/>
          <w:b/>
          <w:color w:val="000000" w:themeColor="text1"/>
          <w:sz w:val="20"/>
          <w:szCs w:val="20"/>
        </w:rPr>
      </w:pPr>
      <w:r w:rsidRPr="00F71A9A">
        <w:rPr>
          <w:rFonts w:ascii="Gill Sans MT" w:hAnsi="Gill Sans MT"/>
          <w:b/>
          <w:color w:val="000000" w:themeColor="text1"/>
          <w:sz w:val="20"/>
          <w:szCs w:val="20"/>
        </w:rPr>
        <w:t xml:space="preserve">DEFORESTATION &amp; CLIMATE CHANGE </w:t>
      </w:r>
    </w:p>
    <w:tbl>
      <w:tblPr>
        <w:tblW w:w="11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490"/>
        <w:gridCol w:w="4590"/>
        <w:gridCol w:w="810"/>
      </w:tblGrid>
      <w:tr w:rsidR="00520250" w:rsidRPr="00F71A9A" w14:paraId="7B8A9E41" w14:textId="77777777" w:rsidTr="00B61294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06735" w14:textId="77777777" w:rsidR="00520250" w:rsidRPr="00F71A9A" w:rsidRDefault="00520250" w:rsidP="00B61294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5412CD" w14:textId="77777777" w:rsidR="00520250" w:rsidRPr="00F71A9A" w:rsidRDefault="00520250" w:rsidP="00B61294">
            <w:pPr>
              <w:spacing w:line="240" w:lineRule="auto"/>
              <w:ind w:right="-108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 xml:space="preserve">In the past 5 years, have you observed any of the following changes in your community? </w:t>
            </w:r>
          </w:p>
          <w:p w14:paraId="3862254E" w14:textId="77777777" w:rsidR="00520250" w:rsidRPr="00F71A9A" w:rsidRDefault="00520250" w:rsidP="00B61294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83DEB38" w14:textId="77777777" w:rsidR="00520250" w:rsidRPr="00F71A9A" w:rsidRDefault="00520250" w:rsidP="00B61294">
            <w:pPr>
              <w:spacing w:line="240" w:lineRule="auto"/>
              <w:ind w:right="-115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>1=Reduced rainfall</w:t>
            </w:r>
            <w:r w:rsidRPr="00F71A9A">
              <w:rPr>
                <w:rFonts w:ascii="Gill Sans MT" w:eastAsia="MS Gothic" w:hAnsi="Gill Sans MT" w:cs="MS Gothic"/>
                <w:sz w:val="20"/>
                <w:szCs w:val="20"/>
              </w:rPr>
              <w:t> </w:t>
            </w:r>
          </w:p>
          <w:p w14:paraId="6A757A90" w14:textId="77777777" w:rsidR="00520250" w:rsidRPr="00F71A9A" w:rsidRDefault="00520250" w:rsidP="00B61294">
            <w:pPr>
              <w:spacing w:line="240" w:lineRule="auto"/>
              <w:ind w:right="-115"/>
              <w:contextualSpacing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>2=Increased rainfall</w:t>
            </w:r>
          </w:p>
          <w:p w14:paraId="37EBE17F" w14:textId="77777777" w:rsidR="00520250" w:rsidRPr="00F71A9A" w:rsidRDefault="00520250" w:rsidP="00B61294">
            <w:pPr>
              <w:spacing w:line="240" w:lineRule="auto"/>
              <w:ind w:right="-115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3=</w:t>
            </w:r>
            <w:r w:rsidRPr="00F71A9A">
              <w:rPr>
                <w:rFonts w:ascii="Gill Sans MT" w:hAnsi="Gill Sans MT" w:cs="Arial"/>
                <w:sz w:val="20"/>
                <w:szCs w:val="20"/>
              </w:rPr>
              <w:t xml:space="preserve">Changes in seasonal patterns (when rainy and dry seasons occur) </w:t>
            </w:r>
          </w:p>
          <w:p w14:paraId="6F36904A" w14:textId="77777777" w:rsidR="00520250" w:rsidRPr="00F71A9A" w:rsidRDefault="00520250" w:rsidP="00B61294">
            <w:pPr>
              <w:spacing w:line="240" w:lineRule="auto"/>
              <w:ind w:right="-115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>4=Drought</w:t>
            </w:r>
            <w:r w:rsidRPr="00F71A9A">
              <w:rPr>
                <w:rFonts w:ascii="Gill Sans MT" w:eastAsia="MS Gothic" w:hAnsi="Gill Sans MT" w:cs="MS Gothic"/>
                <w:sz w:val="20"/>
                <w:szCs w:val="20"/>
              </w:rPr>
              <w:t> </w:t>
            </w:r>
          </w:p>
          <w:p w14:paraId="1B4A47D8" w14:textId="77777777" w:rsidR="00520250" w:rsidRPr="00F71A9A" w:rsidRDefault="00520250" w:rsidP="00B61294">
            <w:pPr>
              <w:spacing w:line="240" w:lineRule="auto"/>
              <w:ind w:right="-115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>5=Flooding/landslides</w:t>
            </w:r>
            <w:r w:rsidRPr="00F71A9A">
              <w:rPr>
                <w:rFonts w:ascii="Gill Sans MT" w:eastAsia="MS Gothic" w:hAnsi="Gill Sans MT" w:cs="MS Gothic"/>
                <w:sz w:val="20"/>
                <w:szCs w:val="20"/>
              </w:rPr>
              <w:t> </w:t>
            </w:r>
          </w:p>
          <w:p w14:paraId="0BB2DEBF" w14:textId="77777777" w:rsidR="00520250" w:rsidRPr="00F71A9A" w:rsidRDefault="00520250" w:rsidP="00B61294">
            <w:pPr>
              <w:spacing w:line="240" w:lineRule="auto"/>
              <w:ind w:right="-115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>6=Other (specify)</w:t>
            </w:r>
          </w:p>
        </w:tc>
        <w:tc>
          <w:tcPr>
            <w:tcW w:w="8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817FE7B" w14:textId="77777777" w:rsidR="00520250" w:rsidRPr="00F71A9A" w:rsidRDefault="00520250" w:rsidP="00B61294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520250" w:rsidRPr="00F71A9A" w14:paraId="67DBF7BC" w14:textId="77777777" w:rsidTr="00B61294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62132" w14:textId="77777777" w:rsidR="00520250" w:rsidRPr="00F71A9A" w:rsidRDefault="00520250" w:rsidP="00B61294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43F21" w14:textId="4B4F0C45" w:rsidR="00520250" w:rsidRPr="00F71A9A" w:rsidRDefault="00520250" w:rsidP="00B61294">
            <w:pPr>
              <w:spacing w:line="240" w:lineRule="auto"/>
              <w:contextualSpacing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>In the past 5 years, have you observed any of the following changes in the forest area that you think are due t</w:t>
            </w:r>
            <w:r w:rsidR="00B61294" w:rsidRPr="00F71A9A">
              <w:rPr>
                <w:rFonts w:ascii="Gill Sans MT" w:hAnsi="Gill Sans MT" w:cs="Arial"/>
                <w:sz w:val="20"/>
                <w:szCs w:val="20"/>
              </w:rPr>
              <w:t>o change in temperature or rainfall patterns</w:t>
            </w:r>
            <w:r w:rsidRPr="00F71A9A">
              <w:rPr>
                <w:rFonts w:ascii="Gill Sans MT" w:hAnsi="Gill Sans MT" w:cs="Arial"/>
                <w:sz w:val="20"/>
                <w:szCs w:val="20"/>
              </w:rPr>
              <w:t xml:space="preserve">? </w:t>
            </w:r>
          </w:p>
          <w:p w14:paraId="74467ECC" w14:textId="77777777" w:rsidR="00520250" w:rsidRPr="00F71A9A" w:rsidRDefault="00520250" w:rsidP="00B61294">
            <w:pPr>
              <w:spacing w:line="240" w:lineRule="auto"/>
              <w:ind w:right="-108"/>
              <w:contextualSpacing/>
              <w:rPr>
                <w:rFonts w:ascii="Gill Sans MT" w:hAnsi="Gill Sans MT" w:cs="Arial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F7B3F96" w14:textId="77777777" w:rsidR="00520250" w:rsidRPr="00F71A9A" w:rsidRDefault="00520250" w:rsidP="00B61294">
            <w:pPr>
              <w:spacing w:line="240" w:lineRule="auto"/>
              <w:contextualSpacing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 xml:space="preserve">1=Decline in abundance of game and non-timber forest products </w:t>
            </w:r>
          </w:p>
          <w:p w14:paraId="4643317D" w14:textId="77777777" w:rsidR="00520250" w:rsidRPr="00F71A9A" w:rsidRDefault="00520250" w:rsidP="00B61294">
            <w:pPr>
              <w:spacing w:line="240" w:lineRule="auto"/>
              <w:contextualSpacing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>2=Decline in productivity or health of fisheries</w:t>
            </w:r>
            <w:r w:rsidRPr="00F71A9A">
              <w:rPr>
                <w:rFonts w:ascii="Gill Sans MT" w:eastAsia="MS Gothic" w:hAnsi="Gill Sans MT" w:cs="MS Gothic"/>
                <w:sz w:val="20"/>
                <w:szCs w:val="20"/>
              </w:rPr>
              <w:t> </w:t>
            </w:r>
          </w:p>
          <w:p w14:paraId="1ACE53A4" w14:textId="77777777" w:rsidR="00520250" w:rsidRPr="00F71A9A" w:rsidRDefault="00520250" w:rsidP="00B61294">
            <w:pPr>
              <w:spacing w:line="240" w:lineRule="auto"/>
              <w:contextualSpacing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>3=Change in seasons of flowering or fruiting</w:t>
            </w:r>
            <w:r w:rsidRPr="00F71A9A">
              <w:rPr>
                <w:rFonts w:ascii="Gill Sans MT" w:eastAsia="MS Gothic" w:hAnsi="Gill Sans MT" w:cs="MS Gothic"/>
                <w:sz w:val="20"/>
                <w:szCs w:val="20"/>
              </w:rPr>
              <w:t> </w:t>
            </w:r>
          </w:p>
          <w:p w14:paraId="786B7C23" w14:textId="77777777" w:rsidR="00520250" w:rsidRPr="00F71A9A" w:rsidRDefault="00520250" w:rsidP="00B61294">
            <w:pPr>
              <w:spacing w:line="240" w:lineRule="auto"/>
              <w:contextualSpacing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>4=Decline in crops/harvest cycles</w:t>
            </w:r>
          </w:p>
          <w:p w14:paraId="4E864872" w14:textId="77777777" w:rsidR="00520250" w:rsidRPr="00F71A9A" w:rsidRDefault="00520250" w:rsidP="00B61294">
            <w:pPr>
              <w:spacing w:line="240" w:lineRule="auto"/>
              <w:contextualSpacing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 xml:space="preserve">5=Other (specify): </w:t>
            </w:r>
          </w:p>
        </w:tc>
        <w:tc>
          <w:tcPr>
            <w:tcW w:w="8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0960F77" w14:textId="77777777" w:rsidR="00520250" w:rsidRPr="00F71A9A" w:rsidRDefault="00520250" w:rsidP="00B61294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</w:tbl>
    <w:p w14:paraId="678B28A5" w14:textId="0E593844" w:rsidR="00587890" w:rsidRPr="00F71A9A" w:rsidRDefault="00587890" w:rsidP="00341470">
      <w:pPr>
        <w:rPr>
          <w:ins w:id="10" w:author="Aleta Haflett" w:date="2014-11-04T15:54:00Z"/>
          <w:rFonts w:ascii="Gill Sans MT" w:eastAsia="Times New Roman" w:hAnsi="Gill Sans MT" w:cs="Times New Roman"/>
          <w:b/>
          <w:bCs/>
          <w:color w:val="000000"/>
          <w:sz w:val="20"/>
          <w:szCs w:val="20"/>
        </w:rPr>
      </w:pPr>
    </w:p>
    <w:tbl>
      <w:tblPr>
        <w:tblW w:w="11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0"/>
        <w:gridCol w:w="4500"/>
        <w:gridCol w:w="3150"/>
        <w:gridCol w:w="3060"/>
      </w:tblGrid>
      <w:tr w:rsidR="00D13B07" w:rsidRPr="00F71A9A" w14:paraId="0452D461" w14:textId="77777777" w:rsidTr="00F71A9A">
        <w:trPr>
          <w:trHeight w:val="20"/>
        </w:trPr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961E27D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B3AC55B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In your opinion, what other benefits does the nearby forest, wooded area, or trees provide, apart from products that are harvested?  </w:t>
            </w:r>
            <w:r w:rsidRPr="00F71A9A">
              <w:rPr>
                <w:rFonts w:ascii="Gill Sans MT" w:hAnsi="Gill Sans MT"/>
                <w:i/>
                <w:color w:val="000000"/>
                <w:sz w:val="20"/>
                <w:szCs w:val="20"/>
              </w:rPr>
              <w:t>Please rank the top three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58B1F5EB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1=None</w:t>
            </w:r>
          </w:p>
          <w:p w14:paraId="3E342B9C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2=Soil protected</w:t>
            </w:r>
          </w:p>
          <w:p w14:paraId="7279E772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3=Soil fertility</w:t>
            </w:r>
          </w:p>
          <w:p w14:paraId="49B0F035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4=Area for grazing areas</w:t>
            </w:r>
          </w:p>
          <w:p w14:paraId="23FBFB65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5=Water conservation </w:t>
            </w:r>
          </w:p>
          <w:p w14:paraId="14E818E0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6=Water purification</w:t>
            </w:r>
          </w:p>
          <w:p w14:paraId="270F1248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7=Climate regulation</w:t>
            </w:r>
          </w:p>
          <w:p w14:paraId="083D23E2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8=Disease control </w:t>
            </w:r>
          </w:p>
          <w:p w14:paraId="2C9652C5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  <w:t>9=Windbreak</w:t>
            </w:r>
          </w:p>
          <w:p w14:paraId="1DF215DA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  <w:t>10=Shade</w:t>
            </w:r>
          </w:p>
        </w:tc>
        <w:tc>
          <w:tcPr>
            <w:tcW w:w="3060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B3D0E34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  <w:t>11=Religious/spiritual</w:t>
            </w:r>
          </w:p>
          <w:p w14:paraId="2056E212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  <w:t>12=Cultural heritage</w:t>
            </w:r>
          </w:p>
          <w:p w14:paraId="402B85B6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  <w:t>13=Recreation/tourism</w:t>
            </w:r>
          </w:p>
          <w:p w14:paraId="60B5614B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  <w:t>14=Aesthetic</w:t>
            </w:r>
          </w:p>
          <w:p w14:paraId="296273B5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  <w:t>15=Education/scientific studies</w:t>
            </w:r>
          </w:p>
          <w:p w14:paraId="40FDAB17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  <w:t>16=Employment</w:t>
            </w:r>
          </w:p>
          <w:p w14:paraId="5E995E01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  <w:t>17=Other</w:t>
            </w:r>
          </w:p>
          <w:p w14:paraId="3CB84599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  <w:t>999=Not applicable</w:t>
            </w:r>
          </w:p>
        </w:tc>
      </w:tr>
      <w:tr w:rsidR="00D13B07" w:rsidRPr="00F71A9A" w14:paraId="7A9FE4D0" w14:textId="77777777" w:rsidTr="00F71A9A">
        <w:trPr>
          <w:trHeight w:val="20"/>
        </w:trPr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8AA3FE3" w14:textId="0964B922" w:rsidR="0026395C" w:rsidRPr="00F71A9A" w:rsidRDefault="001630B2" w:rsidP="0026395C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F1a</w:t>
            </w:r>
          </w:p>
        </w:tc>
        <w:tc>
          <w:tcPr>
            <w:tcW w:w="765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661DF93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1st</w:t>
            </w:r>
          </w:p>
        </w:tc>
        <w:tc>
          <w:tcPr>
            <w:tcW w:w="30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3CAEAD5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</w:p>
        </w:tc>
      </w:tr>
      <w:tr w:rsidR="00D13B07" w:rsidRPr="00F71A9A" w14:paraId="7160340F" w14:textId="77777777" w:rsidTr="00F71A9A">
        <w:trPr>
          <w:trHeight w:val="20"/>
        </w:trPr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19EDEE" w14:textId="781F0A6A" w:rsidR="0026395C" w:rsidRPr="00F71A9A" w:rsidRDefault="001630B2" w:rsidP="0026395C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F1b</w:t>
            </w:r>
          </w:p>
        </w:tc>
        <w:tc>
          <w:tcPr>
            <w:tcW w:w="765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4C9B2BA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2nd</w:t>
            </w:r>
          </w:p>
        </w:tc>
        <w:tc>
          <w:tcPr>
            <w:tcW w:w="30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8DA7FA7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</w:p>
        </w:tc>
      </w:tr>
      <w:tr w:rsidR="00D13B07" w:rsidRPr="00F71A9A" w14:paraId="6B145B08" w14:textId="77777777" w:rsidTr="00F71A9A">
        <w:trPr>
          <w:trHeight w:val="20"/>
        </w:trPr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2BA102C" w14:textId="59DF8622" w:rsidR="0026395C" w:rsidRPr="00F71A9A" w:rsidRDefault="001630B2" w:rsidP="0026395C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F1c</w:t>
            </w:r>
          </w:p>
        </w:tc>
        <w:tc>
          <w:tcPr>
            <w:tcW w:w="765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70B310B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3rd</w:t>
            </w:r>
          </w:p>
        </w:tc>
        <w:tc>
          <w:tcPr>
            <w:tcW w:w="30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3652A4B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</w:p>
        </w:tc>
      </w:tr>
    </w:tbl>
    <w:p w14:paraId="7C5A7811" w14:textId="77777777" w:rsidR="00D13B07" w:rsidRPr="00F71A9A" w:rsidRDefault="00D13B07">
      <w:pPr>
        <w:rPr>
          <w:rFonts w:ascii="Gill Sans MT" w:hAnsi="Gill Sans MT"/>
          <w:sz w:val="20"/>
          <w:szCs w:val="20"/>
        </w:rPr>
      </w:pPr>
    </w:p>
    <w:tbl>
      <w:tblPr>
        <w:tblW w:w="11104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664"/>
        <w:gridCol w:w="4895"/>
        <w:gridCol w:w="3475"/>
        <w:gridCol w:w="810"/>
        <w:gridCol w:w="1260"/>
      </w:tblGrid>
      <w:tr w:rsidR="00FC5174" w:rsidRPr="00F71A9A" w14:paraId="27B3AF91" w14:textId="77777777" w:rsidTr="00B61294">
        <w:trPr>
          <w:trHeight w:hRule="exact" w:val="810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DD21730" w14:textId="2FF18555" w:rsidR="00FC5174" w:rsidRPr="00F71A9A" w:rsidRDefault="00FC5174" w:rsidP="00E57FA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F.2</w:t>
            </w:r>
          </w:p>
        </w:tc>
        <w:tc>
          <w:tcPr>
            <w:tcW w:w="918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FD055DE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 xml:space="preserve">What do you think is the value of all the trees on a </w:t>
            </w:r>
            <w:proofErr w:type="gramStart"/>
            <w:r w:rsidRPr="00F71A9A">
              <w:rPr>
                <w:rFonts w:ascii="Gill Sans MT" w:hAnsi="Gill Sans MT" w:cs="Arial"/>
                <w:sz w:val="20"/>
                <w:szCs w:val="20"/>
              </w:rPr>
              <w:t>well-forested</w:t>
            </w:r>
            <w:proofErr w:type="gramEnd"/>
            <w:r w:rsidRPr="00F71A9A">
              <w:rPr>
                <w:rFonts w:ascii="Gill Sans MT" w:hAnsi="Gill Sans MT" w:cs="Arial"/>
                <w:sz w:val="20"/>
                <w:szCs w:val="20"/>
              </w:rPr>
              <w:t xml:space="preserve"> ha of your community land?</w:t>
            </w:r>
          </w:p>
        </w:tc>
        <w:tc>
          <w:tcPr>
            <w:tcW w:w="12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67AFFCA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F9283E" w:rsidRPr="00F71A9A" w14:paraId="0F6347BF" w14:textId="77777777" w:rsidTr="00B61294">
        <w:trPr>
          <w:trHeight w:val="20"/>
        </w:trPr>
        <w:tc>
          <w:tcPr>
            <w:tcW w:w="5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A3646" w14:textId="77777777" w:rsidR="00F9283E" w:rsidRPr="00F71A9A" w:rsidRDefault="00F9283E" w:rsidP="00F9283E">
            <w:pPr>
              <w:spacing w:after="0"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lastRenderedPageBreak/>
              <w:t>Now I am going to read you a series of statements. Please tell me how much you agree or disagree with the following.</w:t>
            </w:r>
          </w:p>
        </w:tc>
        <w:tc>
          <w:tcPr>
            <w:tcW w:w="5545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7F0E3E3" w14:textId="77777777" w:rsidR="00F9283E" w:rsidRPr="00F71A9A" w:rsidRDefault="00F9283E" w:rsidP="00F9283E">
            <w:pPr>
              <w:spacing w:after="0"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F9283E" w:rsidRPr="00F71A9A" w14:paraId="697A001F" w14:textId="77777777" w:rsidTr="00B61294">
        <w:trPr>
          <w:trHeight w:val="20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EC41A6A" w14:textId="77777777" w:rsidR="00F9283E" w:rsidRPr="00F71A9A" w:rsidRDefault="00F9283E" w:rsidP="00F9283E">
            <w:pPr>
              <w:spacing w:after="0"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8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0D12056" w14:textId="77777777" w:rsidR="0097103A" w:rsidRPr="00F71A9A" w:rsidRDefault="00F9283E" w:rsidP="00F9283E">
            <w:pPr>
              <w:spacing w:after="0"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>Forest degradation is a big problem facing this community.</w:t>
            </w:r>
            <w:ins w:id="11" w:author="Vanessa Retana" w:date="2014-11-05T20:35:00Z">
              <w:r w:rsidR="00DC4BD9" w:rsidRPr="00F71A9A">
                <w:rPr>
                  <w:rFonts w:ascii="Gill Sans MT" w:hAnsi="Gill Sans MT" w:cs="Arial"/>
                  <w:sz w:val="20"/>
                  <w:szCs w:val="20"/>
                </w:rPr>
                <w:t xml:space="preserve"> </w:t>
              </w:r>
            </w:ins>
          </w:p>
          <w:p w14:paraId="25D558AF" w14:textId="77777777" w:rsidR="0097103A" w:rsidRPr="00F71A9A" w:rsidRDefault="0097103A" w:rsidP="00F9283E">
            <w:pPr>
              <w:spacing w:after="0"/>
              <w:rPr>
                <w:rFonts w:ascii="Gill Sans MT" w:hAnsi="Gill Sans MT" w:cs="Arial"/>
                <w:sz w:val="20"/>
                <w:szCs w:val="20"/>
              </w:rPr>
            </w:pPr>
          </w:p>
          <w:p w14:paraId="74363EE7" w14:textId="1B1EF973" w:rsidR="00F9283E" w:rsidRPr="00F71A9A" w:rsidRDefault="00DC4BD9" w:rsidP="00F9283E">
            <w:pPr>
              <w:spacing w:after="0"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 xml:space="preserve">ALTERNATIVE WORDING: Reduction in the </w:t>
            </w:r>
            <w:r w:rsidR="0097103A" w:rsidRPr="00F71A9A">
              <w:rPr>
                <w:rFonts w:ascii="Gill Sans MT" w:hAnsi="Gill Sans MT" w:cs="Arial"/>
                <w:sz w:val="20"/>
                <w:szCs w:val="20"/>
              </w:rPr>
              <w:t>amount and quality of products</w:t>
            </w:r>
            <w:r w:rsidRPr="00F71A9A">
              <w:rPr>
                <w:rFonts w:ascii="Gill Sans MT" w:hAnsi="Gill Sans MT" w:cs="Arial"/>
                <w:sz w:val="20"/>
                <w:szCs w:val="20"/>
              </w:rPr>
              <w:t xml:space="preserve"> (wil</w:t>
            </w:r>
            <w:r w:rsidR="0097103A" w:rsidRPr="00F71A9A">
              <w:rPr>
                <w:rFonts w:ascii="Gill Sans MT" w:hAnsi="Gill Sans MT" w:cs="Arial"/>
                <w:sz w:val="20"/>
                <w:szCs w:val="20"/>
              </w:rPr>
              <w:t xml:space="preserve">dlife, wood, etc.) </w:t>
            </w:r>
            <w:r w:rsidRPr="00F71A9A">
              <w:rPr>
                <w:rFonts w:ascii="Gill Sans MT" w:hAnsi="Gill Sans MT" w:cs="Arial"/>
                <w:sz w:val="20"/>
                <w:szCs w:val="20"/>
              </w:rPr>
              <w:t>obtained from forests is a big problem facing this community.</w:t>
            </w:r>
          </w:p>
        </w:tc>
        <w:tc>
          <w:tcPr>
            <w:tcW w:w="3475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018216C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1=Strongly agree</w:t>
            </w:r>
          </w:p>
          <w:p w14:paraId="18C70FAB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2=Agree</w:t>
            </w:r>
          </w:p>
          <w:p w14:paraId="27B0C806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3=Neither agree nor disagree</w:t>
            </w:r>
          </w:p>
          <w:p w14:paraId="43F64ACC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4=Disagree</w:t>
            </w:r>
            <w:r w:rsidRPr="00F71A9A">
              <w:rPr>
                <w:rFonts w:ascii="Gill Sans MT" w:hAnsi="Gill Sans MT"/>
                <w:sz w:val="20"/>
                <w:szCs w:val="20"/>
              </w:rPr>
              <w:tab/>
            </w:r>
          </w:p>
          <w:p w14:paraId="5AA04BED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5=Strongly disagree</w:t>
            </w:r>
          </w:p>
          <w:p w14:paraId="528D9871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888=Don't know</w:t>
            </w:r>
          </w:p>
          <w:p w14:paraId="1D1DFC9F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207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27123E0" w14:textId="77777777" w:rsidR="00F9283E" w:rsidRPr="00F71A9A" w:rsidRDefault="00F9283E" w:rsidP="00F9283E">
            <w:pPr>
              <w:spacing w:after="0"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F9283E" w:rsidRPr="00F71A9A" w14:paraId="1E08CFDE" w14:textId="77777777" w:rsidTr="00B61294">
        <w:trPr>
          <w:trHeight w:val="20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8638480" w14:textId="77777777" w:rsidR="00F9283E" w:rsidRPr="00F71A9A" w:rsidRDefault="00F9283E" w:rsidP="00F9283E">
            <w:pPr>
              <w:spacing w:after="0"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8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CDED0CE" w14:textId="77777777" w:rsidR="00F9283E" w:rsidRPr="00F71A9A" w:rsidRDefault="00F9283E" w:rsidP="00F9283E">
            <w:pPr>
              <w:spacing w:after="0"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>It is important to take steps reduce deforestation and the degradation of forest resources.</w:t>
            </w:r>
          </w:p>
        </w:tc>
        <w:tc>
          <w:tcPr>
            <w:tcW w:w="3475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AFD526B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1=Strongly agree</w:t>
            </w:r>
          </w:p>
          <w:p w14:paraId="234F95C9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2=Agree</w:t>
            </w:r>
          </w:p>
          <w:p w14:paraId="3F31FB5D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3=Neither agree nor disagree</w:t>
            </w:r>
          </w:p>
          <w:p w14:paraId="7B84F33A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4=Disagree</w:t>
            </w:r>
            <w:r w:rsidRPr="00F71A9A">
              <w:rPr>
                <w:rFonts w:ascii="Gill Sans MT" w:hAnsi="Gill Sans MT"/>
                <w:sz w:val="20"/>
                <w:szCs w:val="20"/>
              </w:rPr>
              <w:tab/>
            </w:r>
          </w:p>
          <w:p w14:paraId="3673ED1C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5=Strongly disagree</w:t>
            </w:r>
          </w:p>
          <w:p w14:paraId="185C1A60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888=Don't know</w:t>
            </w:r>
          </w:p>
          <w:p w14:paraId="206C8821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207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EAF16C0" w14:textId="77777777" w:rsidR="00F9283E" w:rsidRPr="00F71A9A" w:rsidRDefault="00F9283E" w:rsidP="00F9283E">
            <w:pPr>
              <w:spacing w:after="0"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F9283E" w:rsidRPr="00F71A9A" w14:paraId="16504311" w14:textId="77777777" w:rsidTr="00B61294">
        <w:trPr>
          <w:trHeight w:val="20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31B44C0" w14:textId="77777777" w:rsidR="00F9283E" w:rsidRPr="00F71A9A" w:rsidRDefault="00F9283E" w:rsidP="00F9283E">
            <w:pPr>
              <w:spacing w:after="0"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8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58295011" w14:textId="321E7F02" w:rsidR="00F9283E" w:rsidRPr="00F71A9A" w:rsidRDefault="0097103A" w:rsidP="00F9283E">
            <w:pPr>
              <w:spacing w:after="0"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 xml:space="preserve">Changes in temperature and rainfall patterns are </w:t>
            </w:r>
            <w:r w:rsidR="00F9283E" w:rsidRPr="00F71A9A">
              <w:rPr>
                <w:rFonts w:ascii="Gill Sans MT" w:hAnsi="Gill Sans MT" w:cs="Arial"/>
                <w:sz w:val="20"/>
                <w:szCs w:val="20"/>
              </w:rPr>
              <w:t>a big problem facing this community.</w:t>
            </w:r>
          </w:p>
        </w:tc>
        <w:tc>
          <w:tcPr>
            <w:tcW w:w="3475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3F17F9B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1=Strongly agree</w:t>
            </w:r>
          </w:p>
          <w:p w14:paraId="22B93893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2=Agree</w:t>
            </w:r>
          </w:p>
          <w:p w14:paraId="36BC1C05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3=Neither agree nor disagree</w:t>
            </w:r>
          </w:p>
          <w:p w14:paraId="698BC3A1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4=Disagree</w:t>
            </w:r>
            <w:r w:rsidRPr="00F71A9A">
              <w:rPr>
                <w:rFonts w:ascii="Gill Sans MT" w:hAnsi="Gill Sans MT"/>
                <w:sz w:val="20"/>
                <w:szCs w:val="20"/>
              </w:rPr>
              <w:tab/>
            </w:r>
          </w:p>
          <w:p w14:paraId="31DCF332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5=Strongly disagree</w:t>
            </w:r>
          </w:p>
          <w:p w14:paraId="046A9ABC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888=Don't know</w:t>
            </w:r>
          </w:p>
          <w:p w14:paraId="08BEE269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207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E008DE5" w14:textId="77777777" w:rsidR="00F9283E" w:rsidRPr="00F71A9A" w:rsidRDefault="00F9283E" w:rsidP="00F9283E">
            <w:pPr>
              <w:spacing w:after="0"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F9283E" w:rsidRPr="00F71A9A" w14:paraId="4B039CE9" w14:textId="77777777" w:rsidTr="00B61294">
        <w:trPr>
          <w:trHeight w:val="20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029917C" w14:textId="77777777" w:rsidR="00F9283E" w:rsidRPr="00F71A9A" w:rsidRDefault="00F9283E" w:rsidP="00F9283E">
            <w:pPr>
              <w:spacing w:after="0"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8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5BEFF43" w14:textId="61AFD8D6" w:rsidR="00F9283E" w:rsidRPr="00F71A9A" w:rsidRDefault="00F9283E" w:rsidP="0097103A">
            <w:pPr>
              <w:spacing w:after="0"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 xml:space="preserve">It is important for the community to take steps to </w:t>
            </w:r>
            <w:r w:rsidR="0097103A" w:rsidRPr="00F71A9A">
              <w:rPr>
                <w:rFonts w:ascii="Gill Sans MT" w:hAnsi="Gill Sans MT" w:cs="Arial"/>
                <w:sz w:val="20"/>
                <w:szCs w:val="20"/>
              </w:rPr>
              <w:t xml:space="preserve">protect themselves from these changes in temperature and rainfall patterns. </w:t>
            </w:r>
          </w:p>
        </w:tc>
        <w:tc>
          <w:tcPr>
            <w:tcW w:w="3475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B53968A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1=Strongly agree</w:t>
            </w:r>
          </w:p>
          <w:p w14:paraId="10C306E0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2=Agree</w:t>
            </w:r>
          </w:p>
          <w:p w14:paraId="24EB7194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3=Neither agree nor disagree</w:t>
            </w:r>
          </w:p>
          <w:p w14:paraId="77710910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4=Disagree</w:t>
            </w:r>
            <w:r w:rsidRPr="00F71A9A">
              <w:rPr>
                <w:rFonts w:ascii="Gill Sans MT" w:hAnsi="Gill Sans MT"/>
                <w:sz w:val="20"/>
                <w:szCs w:val="20"/>
              </w:rPr>
              <w:tab/>
            </w:r>
          </w:p>
          <w:p w14:paraId="4675A3E6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5=Strongly disagree</w:t>
            </w:r>
          </w:p>
          <w:p w14:paraId="2A1D766A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888=Don't know</w:t>
            </w:r>
          </w:p>
          <w:p w14:paraId="47547B67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207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F0EEF6B" w14:textId="77777777" w:rsidR="00F9283E" w:rsidRPr="00F71A9A" w:rsidRDefault="00F9283E" w:rsidP="00F9283E">
            <w:pPr>
              <w:spacing w:after="0"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B61294" w:rsidRPr="00F71A9A" w14:paraId="736B5A2E" w14:textId="77777777" w:rsidTr="00B61294">
        <w:trPr>
          <w:trHeight w:val="20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3D17DA5" w14:textId="77777777" w:rsidR="00B61294" w:rsidRPr="00F71A9A" w:rsidRDefault="00B61294" w:rsidP="00B61294">
            <w:pPr>
              <w:spacing w:after="0"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8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6CDCAF5" w14:textId="77777777" w:rsidR="00B61294" w:rsidRPr="00F71A9A" w:rsidRDefault="00B61294" w:rsidP="00B61294">
            <w:pPr>
              <w:spacing w:after="0"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>I believe it is important to protect the forests in my community.</w:t>
            </w:r>
          </w:p>
        </w:tc>
        <w:tc>
          <w:tcPr>
            <w:tcW w:w="3475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FEFCC54" w14:textId="77777777" w:rsidR="00B61294" w:rsidRPr="00F71A9A" w:rsidRDefault="00B61294" w:rsidP="00B61294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1=Strongly agree</w:t>
            </w:r>
          </w:p>
          <w:p w14:paraId="5D7E9C9D" w14:textId="77777777" w:rsidR="00B61294" w:rsidRPr="00F71A9A" w:rsidRDefault="00B61294" w:rsidP="00B61294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2=Agree</w:t>
            </w:r>
          </w:p>
          <w:p w14:paraId="5D4B14AA" w14:textId="77777777" w:rsidR="00B61294" w:rsidRPr="00F71A9A" w:rsidRDefault="00B61294" w:rsidP="00B61294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3=Neither agree nor disagree</w:t>
            </w:r>
          </w:p>
          <w:p w14:paraId="2464B199" w14:textId="77777777" w:rsidR="00B61294" w:rsidRPr="00F71A9A" w:rsidRDefault="00B61294" w:rsidP="00B61294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4=Disagree</w:t>
            </w:r>
            <w:r w:rsidRPr="00F71A9A">
              <w:rPr>
                <w:rFonts w:ascii="Gill Sans MT" w:hAnsi="Gill Sans MT"/>
                <w:sz w:val="20"/>
                <w:szCs w:val="20"/>
              </w:rPr>
              <w:tab/>
            </w:r>
          </w:p>
          <w:p w14:paraId="45FE0D61" w14:textId="77777777" w:rsidR="00B61294" w:rsidRPr="00F71A9A" w:rsidRDefault="00B61294" w:rsidP="00B61294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5=Strongly disagree</w:t>
            </w:r>
          </w:p>
          <w:p w14:paraId="3E541110" w14:textId="77777777" w:rsidR="00B61294" w:rsidRPr="00F71A9A" w:rsidRDefault="00B61294" w:rsidP="00B61294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888=Don't know</w:t>
            </w:r>
          </w:p>
          <w:p w14:paraId="3A1F6FF3" w14:textId="77777777" w:rsidR="00B61294" w:rsidRPr="00F71A9A" w:rsidRDefault="00B61294" w:rsidP="00B61294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lastRenderedPageBreak/>
              <w:t>999=Prefer not to respond</w:t>
            </w:r>
          </w:p>
        </w:tc>
        <w:tc>
          <w:tcPr>
            <w:tcW w:w="207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3168EA6" w14:textId="77777777" w:rsidR="00B61294" w:rsidRPr="00F71A9A" w:rsidRDefault="00B61294" w:rsidP="00B61294">
            <w:pPr>
              <w:spacing w:after="0"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</w:tbl>
    <w:p w14:paraId="36ED047E" w14:textId="77777777" w:rsidR="00FC5174" w:rsidRPr="00F71A9A" w:rsidRDefault="00FC5174">
      <w:pPr>
        <w:rPr>
          <w:rFonts w:ascii="Gill Sans MT" w:hAnsi="Gill Sans MT"/>
          <w:sz w:val="20"/>
          <w:szCs w:val="20"/>
        </w:rPr>
      </w:pPr>
    </w:p>
    <w:p w14:paraId="7054ED32" w14:textId="451EF480" w:rsidR="0097103A" w:rsidRPr="00F71A9A" w:rsidRDefault="0097103A" w:rsidP="0097103A">
      <w:pPr>
        <w:rPr>
          <w:rFonts w:ascii="Gill Sans MT" w:hAnsi="Gill Sans MT"/>
          <w:b/>
          <w:sz w:val="20"/>
          <w:szCs w:val="20"/>
        </w:rPr>
      </w:pPr>
      <w:r w:rsidRPr="00F71A9A">
        <w:rPr>
          <w:rFonts w:ascii="Gill Sans MT" w:hAnsi="Gill Sans MT"/>
          <w:b/>
          <w:sz w:val="20"/>
          <w:szCs w:val="20"/>
        </w:rPr>
        <w:t xml:space="preserve">BENEFITS FROM FOREST SERVICES </w:t>
      </w:r>
    </w:p>
    <w:tbl>
      <w:tblPr>
        <w:tblW w:w="11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5"/>
        <w:gridCol w:w="1803"/>
        <w:gridCol w:w="1532"/>
        <w:gridCol w:w="90"/>
        <w:gridCol w:w="3150"/>
        <w:gridCol w:w="1980"/>
        <w:gridCol w:w="1260"/>
        <w:gridCol w:w="1080"/>
      </w:tblGrid>
      <w:tr w:rsidR="0097103A" w:rsidRPr="00F71A9A" w14:paraId="6A237C2A" w14:textId="77777777" w:rsidTr="00B61294">
        <w:trPr>
          <w:trHeight w:val="846"/>
        </w:trPr>
        <w:tc>
          <w:tcPr>
            <w:tcW w:w="1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51C9413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33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4694896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Has the community received any direct benefits (in kind or in cash) related to the following forest services over the past 12 months? </w:t>
            </w:r>
          </w:p>
          <w:p w14:paraId="4612785C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4DA04168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Select all that apply. </w:t>
            </w:r>
          </w:p>
          <w:p w14:paraId="17FA006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6480" w:type="dxa"/>
            <w:gridSpan w:val="4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6CEE7683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1=Tourism</w:t>
            </w:r>
          </w:p>
          <w:p w14:paraId="13456C8A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2=Carbon sequestration </w:t>
            </w:r>
          </w:p>
          <w:p w14:paraId="6961A1CD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3=Water catchment</w:t>
            </w:r>
          </w:p>
          <w:p w14:paraId="6189341A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4=Biodiversity conservation</w:t>
            </w:r>
          </w:p>
          <w:p w14:paraId="67A0A23C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5=Compensation from timber company </w:t>
            </w:r>
          </w:p>
          <w:p w14:paraId="187CBB01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6=Compensation from mining company </w:t>
            </w:r>
          </w:p>
          <w:p w14:paraId="041EDBBA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7=Tree planting/afforestation </w:t>
            </w:r>
          </w:p>
          <w:p w14:paraId="2EE01130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8=Other forest services, specify </w:t>
            </w:r>
          </w:p>
          <w:p w14:paraId="65003521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888=Don’t know</w:t>
            </w:r>
          </w:p>
          <w:p w14:paraId="14F8C837" w14:textId="62A199D9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2725A47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97103A" w:rsidRPr="00F71A9A" w14:paraId="3AFB6799" w14:textId="77777777" w:rsidTr="00B61294">
        <w:trPr>
          <w:trHeight w:val="539"/>
        </w:trPr>
        <w:tc>
          <w:tcPr>
            <w:tcW w:w="1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E5F38A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333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6405588" w14:textId="6963F36B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For each benefit received, please f</w:t>
            </w:r>
            <w:r w:rsidR="00520250"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ill in the following information. </w:t>
            </w:r>
          </w:p>
        </w:tc>
        <w:tc>
          <w:tcPr>
            <w:tcW w:w="6480" w:type="dxa"/>
            <w:gridSpan w:val="4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4D1E3D70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1C27D545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3F2D7AE7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ED0CAA8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B61294" w:rsidRPr="00F71A9A" w14:paraId="6E3D2340" w14:textId="77777777" w:rsidTr="00B61294">
        <w:trPr>
          <w:trHeight w:val="1331"/>
        </w:trPr>
        <w:tc>
          <w:tcPr>
            <w:tcW w:w="1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9C226E1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85A7ED3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12C02C83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7178587B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30E75E0C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370FB37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64FCE0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Type of payment: </w:t>
            </w:r>
          </w:p>
          <w:p w14:paraId="6D4607FF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>1=compensation;</w:t>
            </w:r>
          </w:p>
          <w:p w14:paraId="32ADADC2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 2=tax;</w:t>
            </w:r>
          </w:p>
          <w:p w14:paraId="4BEFC983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 3=permit fee; </w:t>
            </w:r>
          </w:p>
          <w:p w14:paraId="49127EDB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>4=royalty;</w:t>
            </w:r>
          </w:p>
          <w:p w14:paraId="6599705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 5=concession fee;</w:t>
            </w:r>
          </w:p>
          <w:p w14:paraId="4A77E98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 6=loans; </w:t>
            </w:r>
          </w:p>
          <w:p w14:paraId="7547197D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>7=technical assistance; 8=Other (specify)</w:t>
            </w:r>
            <w:proofErr w:type="gramStart"/>
            <w:r w:rsidRPr="00F71A9A">
              <w:rPr>
                <w:rFonts w:ascii="Gill Sans MT" w:hAnsi="Gill Sans MT"/>
                <w:i/>
                <w:sz w:val="20"/>
                <w:szCs w:val="20"/>
              </w:rPr>
              <w:t>:_</w:t>
            </w:r>
            <w:proofErr w:type="gramEnd"/>
            <w:r w:rsidRPr="00F71A9A">
              <w:rPr>
                <w:rFonts w:ascii="Gill Sans MT" w:hAnsi="Gill Sans MT"/>
                <w:i/>
                <w:sz w:val="20"/>
                <w:szCs w:val="20"/>
              </w:rPr>
              <w:t>_______</w:t>
            </w:r>
          </w:p>
          <w:p w14:paraId="43A9BFC1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E25F4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2EF7D" w14:textId="77777777" w:rsidR="0097103A" w:rsidRPr="00F71A9A" w:rsidRDefault="0097103A" w:rsidP="00520250">
            <w:pPr>
              <w:spacing w:line="240" w:lineRule="auto"/>
              <w:contextualSpacing/>
              <w:jc w:val="center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From whom:</w:t>
            </w:r>
          </w:p>
          <w:p w14:paraId="175A4CD4" w14:textId="77777777" w:rsidR="0097103A" w:rsidRPr="00F71A9A" w:rsidRDefault="0097103A" w:rsidP="00520250">
            <w:pPr>
              <w:spacing w:line="240" w:lineRule="auto"/>
              <w:ind w:left="-922" w:firstLine="922"/>
              <w:contextualSpacing/>
              <w:jc w:val="center"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1=international NGO; </w:t>
            </w:r>
          </w:p>
          <w:p w14:paraId="7E422040" w14:textId="77777777" w:rsidR="0097103A" w:rsidRPr="00F71A9A" w:rsidRDefault="0097103A" w:rsidP="00520250">
            <w:pPr>
              <w:spacing w:line="240" w:lineRule="auto"/>
              <w:ind w:left="-922" w:firstLine="922"/>
              <w:contextualSpacing/>
              <w:jc w:val="center"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>2=national NGO;</w:t>
            </w:r>
          </w:p>
          <w:p w14:paraId="49DC4324" w14:textId="77777777" w:rsidR="0097103A" w:rsidRPr="00F71A9A" w:rsidRDefault="0097103A" w:rsidP="00520250">
            <w:pPr>
              <w:spacing w:line="240" w:lineRule="auto"/>
              <w:ind w:left="-922" w:firstLine="922"/>
              <w:contextualSpacing/>
              <w:jc w:val="center"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 3=local NGO; </w:t>
            </w:r>
          </w:p>
          <w:p w14:paraId="22089AB7" w14:textId="77777777" w:rsidR="0097103A" w:rsidRPr="00F71A9A" w:rsidRDefault="0097103A" w:rsidP="00520250">
            <w:pPr>
              <w:spacing w:line="240" w:lineRule="auto"/>
              <w:ind w:left="-922" w:firstLine="922"/>
              <w:contextualSpacing/>
              <w:jc w:val="center"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>4=international government;</w:t>
            </w:r>
          </w:p>
          <w:p w14:paraId="3F2421C4" w14:textId="77777777" w:rsidR="0097103A" w:rsidRPr="00F71A9A" w:rsidRDefault="0097103A" w:rsidP="00520250">
            <w:pPr>
              <w:spacing w:line="240" w:lineRule="auto"/>
              <w:ind w:left="-922" w:firstLine="922"/>
              <w:contextualSpacing/>
              <w:jc w:val="center"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 5=national government; 6=provincial/state government;</w:t>
            </w:r>
          </w:p>
          <w:p w14:paraId="68303A63" w14:textId="77777777" w:rsidR="0097103A" w:rsidRPr="00F71A9A" w:rsidRDefault="0097103A" w:rsidP="00520250">
            <w:pPr>
              <w:spacing w:line="240" w:lineRule="auto"/>
              <w:ind w:left="-922" w:firstLine="922"/>
              <w:contextualSpacing/>
              <w:jc w:val="center"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 7=district/municipal government; 8=international company; </w:t>
            </w:r>
          </w:p>
          <w:p w14:paraId="1D3CCE2B" w14:textId="77777777" w:rsidR="0097103A" w:rsidRPr="00F71A9A" w:rsidRDefault="0097103A" w:rsidP="00520250">
            <w:pPr>
              <w:spacing w:line="240" w:lineRule="auto"/>
              <w:ind w:left="-922" w:firstLine="922"/>
              <w:contextualSpacing/>
              <w:jc w:val="center"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>9=national company;</w:t>
            </w:r>
          </w:p>
          <w:p w14:paraId="40BE182B" w14:textId="77777777" w:rsidR="0097103A" w:rsidRPr="00F71A9A" w:rsidRDefault="0097103A" w:rsidP="00520250">
            <w:pPr>
              <w:spacing w:line="240" w:lineRule="auto"/>
              <w:ind w:left="-922" w:firstLine="922"/>
              <w:contextualSpacing/>
              <w:jc w:val="center"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 10=local company (outside village); </w:t>
            </w:r>
          </w:p>
          <w:p w14:paraId="57B20D93" w14:textId="77777777" w:rsidR="0097103A" w:rsidRPr="00F71A9A" w:rsidRDefault="0097103A" w:rsidP="00520250">
            <w:pPr>
              <w:spacing w:line="240" w:lineRule="auto"/>
              <w:ind w:left="-922" w:firstLine="922"/>
              <w:contextualSpacing/>
              <w:jc w:val="center"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11=local company (inside village); </w:t>
            </w:r>
          </w:p>
          <w:p w14:paraId="64BFA614" w14:textId="77777777" w:rsidR="0097103A" w:rsidRPr="00F71A9A" w:rsidRDefault="0097103A" w:rsidP="00520250">
            <w:pPr>
              <w:spacing w:line="240" w:lineRule="auto"/>
              <w:ind w:left="-922" w:firstLine="922"/>
              <w:contextualSpacing/>
              <w:jc w:val="center"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>12=individual users (outside village);</w:t>
            </w:r>
          </w:p>
          <w:p w14:paraId="275339C3" w14:textId="77777777" w:rsidR="0097103A" w:rsidRPr="00F71A9A" w:rsidRDefault="0097103A" w:rsidP="00520250">
            <w:pPr>
              <w:spacing w:line="240" w:lineRule="auto"/>
              <w:ind w:left="-922" w:firstLine="922"/>
              <w:contextualSpacing/>
              <w:jc w:val="center"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 13=individual users (from village); </w:t>
            </w:r>
          </w:p>
          <w:p w14:paraId="3EDBC847" w14:textId="77777777" w:rsidR="0097103A" w:rsidRPr="00F71A9A" w:rsidRDefault="0097103A" w:rsidP="00520250">
            <w:pPr>
              <w:spacing w:line="240" w:lineRule="auto"/>
              <w:ind w:left="-922" w:firstLine="922"/>
              <w:contextualSpacing/>
              <w:jc w:val="center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>14=Other (specify)</w:t>
            </w:r>
            <w:r w:rsidRPr="00F71A9A">
              <w:rPr>
                <w:rFonts w:ascii="Gill Sans MT" w:hAnsi="Gill Sans MT"/>
                <w:sz w:val="20"/>
                <w:szCs w:val="20"/>
              </w:rPr>
              <w:t>: ___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F2EDA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To whom:</w:t>
            </w:r>
          </w:p>
          <w:p w14:paraId="45D5199E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>1= village administration;</w:t>
            </w:r>
          </w:p>
          <w:p w14:paraId="247F7FBA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 2= village user group; </w:t>
            </w:r>
          </w:p>
          <w:p w14:paraId="1B4493A0" w14:textId="4A53C1F6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>3=all individual households;</w:t>
            </w:r>
          </w:p>
          <w:p w14:paraId="30E010B5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 4=a portion of households in the village;</w:t>
            </w:r>
          </w:p>
          <w:p w14:paraId="1EEDB058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 5=a local NGO;</w:t>
            </w:r>
          </w:p>
          <w:p w14:paraId="1F92E97A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 6=Other (specify)</w:t>
            </w:r>
            <w:r w:rsidRPr="00F71A9A">
              <w:rPr>
                <w:rFonts w:ascii="Gill Sans MT" w:hAnsi="Gill Sans MT"/>
                <w:sz w:val="20"/>
                <w:szCs w:val="20"/>
              </w:rPr>
              <w:t>: ________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213A810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Amount in</w:t>
            </w:r>
          </w:p>
          <w:p w14:paraId="2723573D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Cash over the last 12 months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11D68871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 xml:space="preserve">Amount in Kind over the last 12 months </w:t>
            </w:r>
          </w:p>
        </w:tc>
      </w:tr>
      <w:tr w:rsidR="00B61294" w:rsidRPr="00F71A9A" w14:paraId="5A4D08F6" w14:textId="77777777" w:rsidTr="00B61294">
        <w:trPr>
          <w:trHeight w:val="710"/>
        </w:trPr>
        <w:tc>
          <w:tcPr>
            <w:tcW w:w="1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7E440A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904FBCB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6F3C4B26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Tourism</w:t>
            </w:r>
          </w:p>
          <w:p w14:paraId="771BD7AE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022E1731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3D3C525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2FE5DE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255B5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ED558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B93F1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EE771DF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00085261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B61294" w:rsidRPr="00F71A9A" w14:paraId="576FC0BB" w14:textId="77777777" w:rsidTr="00B61294">
        <w:trPr>
          <w:trHeight w:val="538"/>
        </w:trPr>
        <w:tc>
          <w:tcPr>
            <w:tcW w:w="1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85DA846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C0D63EB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Carbon sequestration </w:t>
            </w:r>
          </w:p>
          <w:p w14:paraId="48BEE3B8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E32F045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63386C84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801E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E0814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8EF90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4BB2A60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B556E28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B61294" w:rsidRPr="00F71A9A" w14:paraId="2809C6CD" w14:textId="77777777" w:rsidTr="00B61294">
        <w:trPr>
          <w:trHeight w:val="523"/>
        </w:trPr>
        <w:tc>
          <w:tcPr>
            <w:tcW w:w="1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541BBB8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5CB705C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Water catchment</w:t>
            </w:r>
          </w:p>
          <w:p w14:paraId="18A276A1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ADC60C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44937FBE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D81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3A3C5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E713D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53CB259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36E42E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B61294" w:rsidRPr="00F71A9A" w14:paraId="07D4008A" w14:textId="77777777" w:rsidTr="00B61294">
        <w:trPr>
          <w:trHeight w:val="538"/>
        </w:trPr>
        <w:tc>
          <w:tcPr>
            <w:tcW w:w="1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A1C7E5E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228921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Biodiversity conservation</w:t>
            </w:r>
          </w:p>
          <w:p w14:paraId="79799A87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2A17E4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6EE36090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C733E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DDFFA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6341E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26A2284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5CBADD98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B61294" w:rsidRPr="00F71A9A" w14:paraId="449755B3" w14:textId="77777777" w:rsidTr="00B61294">
        <w:trPr>
          <w:trHeight w:val="712"/>
        </w:trPr>
        <w:tc>
          <w:tcPr>
            <w:tcW w:w="1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B256C52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5B97CDA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Compensation from timber company – note the company </w:t>
            </w:r>
          </w:p>
          <w:p w14:paraId="07F782CD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61B084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67BD7AB6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9923F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C7DF0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82E30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4520C4A6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1524ECA6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B61294" w:rsidRPr="00F71A9A" w14:paraId="34305E53" w14:textId="77777777" w:rsidTr="00B61294">
        <w:trPr>
          <w:trHeight w:val="523"/>
        </w:trPr>
        <w:tc>
          <w:tcPr>
            <w:tcW w:w="1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BF931C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C7B8644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09DACA87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Compensation from mining company – note the company </w:t>
            </w:r>
          </w:p>
          <w:p w14:paraId="29985F22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8656C5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1DBB9EFB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41CECDBD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79B3C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B22E3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6535B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0B88B53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2C5AAA5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B61294" w:rsidRPr="00F71A9A" w14:paraId="07EA93A5" w14:textId="77777777" w:rsidTr="00B61294">
        <w:trPr>
          <w:trHeight w:val="393"/>
        </w:trPr>
        <w:tc>
          <w:tcPr>
            <w:tcW w:w="18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F680D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46782A8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Tree planting/afforestation </w:t>
            </w:r>
          </w:p>
          <w:p w14:paraId="120C28E5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7789A611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76B4C1F3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F817726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4C4A79F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75F6F28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33816B0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9CB50E0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97103A" w:rsidRPr="00F71A9A" w14:paraId="07E71E0E" w14:textId="77777777" w:rsidTr="00B61294">
        <w:trPr>
          <w:trHeight w:val="20"/>
        </w:trPr>
        <w:tc>
          <w:tcPr>
            <w:tcW w:w="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ED491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33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9D9E4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Has your community entered any formal agreements with government organizations, programs, etc. in the area of forest management in the past 5 years? </w:t>
            </w:r>
          </w:p>
          <w:p w14:paraId="71CE27AA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6480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CD49A1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1=No</w:t>
            </w:r>
          </w:p>
          <w:p w14:paraId="532875F1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2=Yes </w:t>
            </w:r>
          </w:p>
          <w:p w14:paraId="5241759E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888=Don’t know</w:t>
            </w:r>
          </w:p>
          <w:p w14:paraId="344A0AC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78C9970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97103A" w:rsidRPr="00F71A9A" w14:paraId="4418EFEA" w14:textId="77777777" w:rsidTr="00B61294">
        <w:trPr>
          <w:trHeight w:val="20"/>
        </w:trPr>
        <w:tc>
          <w:tcPr>
            <w:tcW w:w="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4878B3AF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33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59922E0B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What type of agreement and with whom? </w:t>
            </w:r>
          </w:p>
          <w:p w14:paraId="57FD444C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6480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2A31EB75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5822A4CB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97103A" w:rsidRPr="00F71A9A" w14:paraId="5C1FD5EC" w14:textId="77777777" w:rsidTr="00B61294">
        <w:trPr>
          <w:trHeight w:val="20"/>
        </w:trPr>
        <w:tc>
          <w:tcPr>
            <w:tcW w:w="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0BB8BAA1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33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48DC6511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Overall, how would you say the existence of the initiative has affected the benefit that you get from the forest? </w:t>
            </w:r>
          </w:p>
          <w:p w14:paraId="4A1E07F4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6480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7D24001E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69256EFD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97103A" w:rsidRPr="00F71A9A" w14:paraId="1B76EDF1" w14:textId="77777777" w:rsidTr="00B61294">
        <w:trPr>
          <w:trHeight w:val="1061"/>
        </w:trPr>
        <w:tc>
          <w:tcPr>
            <w:tcW w:w="1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5E9BCB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33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48BAB83" w14:textId="0808E7FB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Has the community received any forestry related external support (technical assistance, free inputs,</w:t>
            </w:r>
            <w:r w:rsidR="00520250"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 infrastructure,</w:t>
            </w: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etc</w:t>
            </w:r>
            <w:proofErr w:type="spellEnd"/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) from government, donors, NGOs, </w:t>
            </w:r>
            <w:proofErr w:type="spellStart"/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ect</w:t>
            </w:r>
            <w:proofErr w:type="spellEnd"/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 over the past 12 months?</w:t>
            </w:r>
          </w:p>
        </w:tc>
        <w:tc>
          <w:tcPr>
            <w:tcW w:w="6480" w:type="dxa"/>
            <w:gridSpan w:val="4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5D3FA897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1=No</w:t>
            </w:r>
          </w:p>
          <w:p w14:paraId="6E338730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2=Yes </w:t>
            </w:r>
          </w:p>
          <w:p w14:paraId="49D63093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888=Don’t know</w:t>
            </w:r>
          </w:p>
          <w:p w14:paraId="3912663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11E864FD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97103A" w:rsidRPr="00F71A9A" w14:paraId="55ADDBB3" w14:textId="77777777" w:rsidTr="00B61294">
        <w:trPr>
          <w:trHeight w:val="393"/>
        </w:trPr>
        <w:tc>
          <w:tcPr>
            <w:tcW w:w="18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3C92FA96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333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6DA423A2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Please describe. </w:t>
            </w:r>
          </w:p>
        </w:tc>
        <w:tc>
          <w:tcPr>
            <w:tcW w:w="6480" w:type="dxa"/>
            <w:gridSpan w:val="4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4CF7E135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5C8782B2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</w:tbl>
    <w:p w14:paraId="45DC7A26" w14:textId="77777777" w:rsidR="00FC5174" w:rsidRPr="00F71A9A" w:rsidRDefault="00FC5174" w:rsidP="00341470">
      <w:pPr>
        <w:rPr>
          <w:rFonts w:ascii="Gill Sans MT" w:eastAsia="Times New Roman" w:hAnsi="Gill Sans MT" w:cs="Times New Roman"/>
          <w:b/>
          <w:bCs/>
          <w:color w:val="000000"/>
          <w:sz w:val="20"/>
          <w:szCs w:val="20"/>
        </w:rPr>
      </w:pPr>
    </w:p>
    <w:p w14:paraId="42820EBE" w14:textId="374E9713" w:rsidR="00FC5174" w:rsidRPr="00F71A9A" w:rsidRDefault="00FC5174" w:rsidP="00FC5174">
      <w:pPr>
        <w:spacing w:after="0" w:line="240" w:lineRule="auto"/>
        <w:rPr>
          <w:rFonts w:ascii="Gill Sans MT" w:hAnsi="Gill Sans MT"/>
          <w:sz w:val="20"/>
          <w:szCs w:val="20"/>
        </w:rPr>
      </w:pPr>
      <w:r w:rsidRPr="00F71A9A">
        <w:rPr>
          <w:rFonts w:ascii="Gill Sans MT" w:hAnsi="Gill Sans MT" w:cs="Arial"/>
          <w:sz w:val="20"/>
          <w:szCs w:val="20"/>
        </w:rPr>
        <w:t>Please rank/ grade the following list of assets/resources</w:t>
      </w:r>
      <w:r w:rsidRPr="00F71A9A">
        <w:rPr>
          <w:rFonts w:ascii="Gill Sans MT" w:hAnsi="Gill Sans MT" w:cs="Arial"/>
          <w:b/>
          <w:sz w:val="20"/>
          <w:szCs w:val="20"/>
        </w:rPr>
        <w:t xml:space="preserve">/ </w:t>
      </w:r>
      <w:r w:rsidRPr="00F71A9A">
        <w:rPr>
          <w:rFonts w:ascii="Gill Sans MT" w:hAnsi="Gill Sans MT" w:cs="Arial"/>
          <w:sz w:val="20"/>
          <w:szCs w:val="20"/>
        </w:rPr>
        <w:t>properties in terms of most important to least important for the future/development of your community from first to third most important.</w:t>
      </w:r>
    </w:p>
    <w:tbl>
      <w:tblPr>
        <w:tblW w:w="9844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664"/>
        <w:gridCol w:w="7261"/>
        <w:gridCol w:w="1919"/>
      </w:tblGrid>
      <w:tr w:rsidR="00FC5174" w:rsidRPr="00F71A9A" w14:paraId="529F21F6" w14:textId="77777777" w:rsidTr="00E57FAE">
        <w:trPr>
          <w:trHeight w:hRule="exact" w:val="367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646E164" w14:textId="202AA60D" w:rsidR="00FC5174" w:rsidRPr="00F71A9A" w:rsidRDefault="00FC5174" w:rsidP="00E57FA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lastRenderedPageBreak/>
              <w:t>F.16a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8418E25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Health Clinic</w:t>
            </w: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5F712F5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FC5174" w:rsidRPr="00F71A9A" w14:paraId="14B60D19" w14:textId="77777777" w:rsidTr="00E57FAE">
        <w:trPr>
          <w:trHeight w:hRule="exact" w:val="367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DE6B5DB" w14:textId="360F0370" w:rsidR="00FC5174" w:rsidRPr="00F71A9A" w:rsidRDefault="00FC5174" w:rsidP="00E57FA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F.16b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6DB6414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Enough land to farm on</w:t>
            </w: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99B4515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FC5174" w:rsidRPr="00F71A9A" w14:paraId="2A522D10" w14:textId="77777777" w:rsidTr="00E57FAE">
        <w:trPr>
          <w:trHeight w:hRule="exact" w:val="367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7214316" w14:textId="1F69FC49" w:rsidR="00FC5174" w:rsidRPr="00F71A9A" w:rsidRDefault="00FC5174" w:rsidP="00E57FA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F.16c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2177603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New school</w:t>
            </w: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91734D2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FC5174" w:rsidRPr="00F71A9A" w14:paraId="0BD3FAFF" w14:textId="77777777" w:rsidTr="00E57FAE">
        <w:trPr>
          <w:trHeight w:hRule="exact" w:val="367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D97914F" w14:textId="64FB7BC0" w:rsidR="00FC5174" w:rsidRPr="00F71A9A" w:rsidRDefault="00FC5174" w:rsidP="00E57FA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F.16d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AAE5D04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Paved roads</w:t>
            </w: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E3329B5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FC5174" w:rsidRPr="00F71A9A" w14:paraId="3C93AA0C" w14:textId="77777777" w:rsidTr="00E57FAE">
        <w:trPr>
          <w:trHeight w:hRule="exact" w:val="367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E50AE06" w14:textId="6396D50E" w:rsidR="00FC5174" w:rsidRPr="00F71A9A" w:rsidRDefault="00FC5174" w:rsidP="00E57FA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F.16e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8310E85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Forest resources</w:t>
            </w: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D06E532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FC5174" w:rsidRPr="00F71A9A" w14:paraId="1499913F" w14:textId="77777777" w:rsidTr="00E57FAE">
        <w:trPr>
          <w:trHeight w:hRule="exact" w:val="367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7EF6402" w14:textId="20916D41" w:rsidR="00FC5174" w:rsidRPr="00F71A9A" w:rsidRDefault="00FC5174" w:rsidP="00E57FA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F.16f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5DC4572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Electricity</w:t>
            </w: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E60DA0A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FC5174" w:rsidRPr="00F71A9A" w14:paraId="3ACDA2F9" w14:textId="77777777" w:rsidTr="00E57FAE">
        <w:trPr>
          <w:trHeight w:hRule="exact" w:val="367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65C8AB" w14:textId="0A349F91" w:rsidR="00FC5174" w:rsidRPr="00F71A9A" w:rsidRDefault="00FC5174" w:rsidP="00E57FA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F.16g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5D03D75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Clean water</w:t>
            </w: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0D29C93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FC5174" w:rsidRPr="00F71A9A" w14:paraId="36C88082" w14:textId="77777777" w:rsidTr="00E57FAE">
        <w:trPr>
          <w:trHeight w:hRule="exact" w:val="453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page" w:tblpX="49" w:tblpY="173"/>
              <w:tblW w:w="1009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30"/>
              <w:gridCol w:w="4230"/>
              <w:gridCol w:w="85"/>
              <w:gridCol w:w="3695"/>
              <w:gridCol w:w="649"/>
              <w:gridCol w:w="687"/>
              <w:gridCol w:w="14"/>
            </w:tblGrid>
            <w:tr w:rsidR="00FF0B18" w:rsidRPr="00F71A9A" w14:paraId="22F31492" w14:textId="77777777" w:rsidTr="00FF0B18">
              <w:trPr>
                <w:trHeight w:val="156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</w:tcPr>
                <w:p w14:paraId="44F36CB8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eastAsia="Calibri" w:hAnsi="Gill Sans MT" w:cs="Times New Roman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eastAsia="Calibri" w:hAnsi="Gill Sans MT" w:cs="Times New Roman"/>
                      <w:w w:val="105"/>
                      <w:sz w:val="20"/>
                      <w:szCs w:val="20"/>
                    </w:rPr>
                    <w:t>G1</w:t>
                  </w:r>
                </w:p>
              </w:tc>
              <w:tc>
                <w:tcPr>
                  <w:tcW w:w="4315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auto"/>
                  </w:tcBorders>
                </w:tcPr>
                <w:p w14:paraId="499EA875" w14:textId="77777777" w:rsidR="00FF0B18" w:rsidRPr="00F71A9A" w:rsidRDefault="00FF0B18" w:rsidP="00FF0B18">
                  <w:pPr>
                    <w:spacing w:after="0"/>
                    <w:rPr>
                      <w:rFonts w:ascii="Gill Sans MT" w:hAnsi="Gill Sans MT"/>
                      <w:bCs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bCs/>
                      <w:sz w:val="20"/>
                      <w:szCs w:val="20"/>
                    </w:rPr>
                    <w:t>Are any members of the community involved in a group that organizes activities related to the management of the forest (</w:t>
                  </w:r>
                  <w:proofErr w:type="spellStart"/>
                  <w:r w:rsidRPr="00F71A9A">
                    <w:rPr>
                      <w:rFonts w:ascii="Gill Sans MT" w:hAnsi="Gill Sans MT"/>
                      <w:bCs/>
                      <w:sz w:val="20"/>
                      <w:szCs w:val="20"/>
                    </w:rPr>
                    <w:t>eg</w:t>
                  </w:r>
                  <w:proofErr w:type="spellEnd"/>
                  <w:r w:rsidRPr="00F71A9A">
                    <w:rPr>
                      <w:rFonts w:ascii="Gill Sans MT" w:hAnsi="Gill Sans MT"/>
                      <w:bCs/>
                      <w:sz w:val="20"/>
                      <w:szCs w:val="20"/>
                    </w:rPr>
                    <w:t xml:space="preserve"> firefighting, patrolling, tourism, tree planting, </w:t>
                  </w:r>
                  <w:proofErr w:type="spellStart"/>
                  <w:r w:rsidRPr="00F71A9A">
                    <w:rPr>
                      <w:rFonts w:ascii="Gill Sans MT" w:hAnsi="Gill Sans MT"/>
                      <w:bCs/>
                      <w:sz w:val="20"/>
                      <w:szCs w:val="20"/>
                    </w:rPr>
                    <w:t>etc</w:t>
                  </w:r>
                  <w:proofErr w:type="spellEnd"/>
                  <w:r w:rsidRPr="00F71A9A">
                    <w:rPr>
                      <w:rFonts w:ascii="Gill Sans MT" w:hAnsi="Gill Sans MT"/>
                      <w:bCs/>
                      <w:sz w:val="20"/>
                      <w:szCs w:val="20"/>
                    </w:rPr>
                    <w:t>)</w:t>
                  </w:r>
                </w:p>
                <w:p w14:paraId="66B173A2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eastAsia="Calibri" w:hAnsi="Gill Sans MT" w:cs="Times New Roman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bCs/>
                      <w:i/>
                      <w:sz w:val="20"/>
                      <w:szCs w:val="20"/>
                    </w:rPr>
                    <w:t>If 0, skip to G35</w:t>
                  </w:r>
                </w:p>
              </w:tc>
              <w:tc>
                <w:tcPr>
                  <w:tcW w:w="4344" w:type="dxa"/>
                  <w:gridSpan w:val="2"/>
                  <w:tcBorders>
                    <w:top w:val="single" w:sz="4" w:space="0" w:color="000000"/>
                    <w:bottom w:val="single" w:sz="4" w:space="0" w:color="auto"/>
                    <w:right w:val="single" w:sz="18" w:space="0" w:color="000000"/>
                  </w:tcBorders>
                </w:tcPr>
                <w:p w14:paraId="40ADF39B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sz w:val="20"/>
                      <w:szCs w:val="20"/>
                    </w:rPr>
                    <w:t>1=No</w:t>
                  </w:r>
                </w:p>
                <w:p w14:paraId="6C674E68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sz w:val="20"/>
                      <w:szCs w:val="20"/>
                    </w:rPr>
                    <w:t>2=Yes</w:t>
                  </w:r>
                  <w:r w:rsidRPr="00F71A9A" w:rsidDel="00226116">
                    <w:rPr>
                      <w:rFonts w:ascii="Gill Sans MT" w:hAnsi="Gill Sans MT"/>
                      <w:sz w:val="20"/>
                      <w:szCs w:val="20"/>
                    </w:rPr>
                    <w:t xml:space="preserve"> </w:t>
                  </w:r>
                </w:p>
                <w:p w14:paraId="5237E876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sz w:val="20"/>
                      <w:szCs w:val="20"/>
                    </w:rPr>
                    <w:t>888=Don’t know</w:t>
                  </w:r>
                </w:p>
                <w:p w14:paraId="45DDDA4C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sz w:val="20"/>
                      <w:szCs w:val="20"/>
                    </w:rPr>
                    <w:t>999=Prefer not to respond</w:t>
                  </w:r>
                </w:p>
                <w:p w14:paraId="6B0C70DF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sz w:val="20"/>
                      <w:szCs w:val="20"/>
                    </w:rPr>
                  </w:pPr>
                </w:p>
                <w:p w14:paraId="5752FDFE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sz w:val="20"/>
                      <w:szCs w:val="20"/>
                    </w:rPr>
                  </w:pPr>
                </w:p>
              </w:tc>
              <w:tc>
                <w:tcPr>
                  <w:tcW w:w="701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4" w:space="0" w:color="auto"/>
                    <w:right w:val="single" w:sz="18" w:space="0" w:color="000000"/>
                  </w:tcBorders>
                </w:tcPr>
                <w:p w14:paraId="25E6D12B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eastAsia="Calibri" w:hAnsi="Gill Sans MT" w:cs="Times New Roman"/>
                      <w:i/>
                      <w:color w:val="A6A6A6"/>
                      <w:sz w:val="20"/>
                      <w:szCs w:val="20"/>
                    </w:rPr>
                  </w:pPr>
                  <w:r w:rsidRPr="00F71A9A">
                    <w:rPr>
                      <w:rFonts w:ascii="Gill Sans MT" w:eastAsia="Calibri" w:hAnsi="Gill Sans MT" w:cs="Times New Roman"/>
                      <w:i/>
                      <w:color w:val="A6A6A6"/>
                      <w:sz w:val="20"/>
                      <w:szCs w:val="20"/>
                    </w:rPr>
                    <w:t>(Code)</w:t>
                  </w:r>
                </w:p>
              </w:tc>
            </w:tr>
            <w:tr w:rsidR="00FF0B18" w:rsidRPr="00F71A9A" w14:paraId="6E0C6EEF" w14:textId="77777777" w:rsidTr="00FF0B18">
              <w:trPr>
                <w:trHeight w:val="1106"/>
              </w:trPr>
              <w:tc>
                <w:tcPr>
                  <w:tcW w:w="730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6268F67C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eastAsia="Calibri" w:hAnsi="Gill Sans MT" w:cs="Times New Roman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eastAsia="Calibri" w:hAnsi="Gill Sans MT" w:cs="Times New Roman"/>
                      <w:w w:val="105"/>
                      <w:sz w:val="20"/>
                      <w:szCs w:val="20"/>
                    </w:rPr>
                    <w:t>G2</w:t>
                  </w:r>
                </w:p>
              </w:tc>
              <w:tc>
                <w:tcPr>
                  <w:tcW w:w="431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</w:tcBorders>
                </w:tcPr>
                <w:p w14:paraId="6FC4DDE4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eastAsiaTheme="minorEastAsia" w:hAnsi="Gill Sans MT"/>
                      <w:sz w:val="20"/>
                      <w:szCs w:val="20"/>
                      <w:lang w:eastAsia="zh-CN"/>
                    </w:rPr>
                  </w:pPr>
                  <w:r w:rsidRPr="00F71A9A">
                    <w:rPr>
                      <w:rFonts w:ascii="Gill Sans MT" w:eastAsiaTheme="minorEastAsia" w:hAnsi="Gill Sans MT"/>
                      <w:sz w:val="20"/>
                      <w:szCs w:val="20"/>
                      <w:lang w:eastAsia="zh-CN"/>
                    </w:rPr>
                    <w:t xml:space="preserve">What is the name of the committee/institution? </w:t>
                  </w:r>
                </w:p>
              </w:tc>
              <w:tc>
                <w:tcPr>
                  <w:tcW w:w="4344" w:type="dxa"/>
                  <w:gridSpan w:val="2"/>
                  <w:tcBorders>
                    <w:top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6E8174C7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sz w:val="20"/>
                      <w:szCs w:val="20"/>
                    </w:rPr>
                  </w:pPr>
                </w:p>
                <w:p w14:paraId="7769E75B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sz w:val="20"/>
                      <w:szCs w:val="20"/>
                    </w:rPr>
                  </w:pPr>
                </w:p>
                <w:p w14:paraId="34DD9202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sz w:val="20"/>
                      <w:szCs w:val="20"/>
                    </w:rPr>
                  </w:pPr>
                </w:p>
                <w:p w14:paraId="33372B9F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sz w:val="20"/>
                      <w:szCs w:val="20"/>
                    </w:rPr>
                  </w:pPr>
                </w:p>
              </w:tc>
              <w:tc>
                <w:tcPr>
                  <w:tcW w:w="701" w:type="dxa"/>
                  <w:gridSpan w:val="2"/>
                  <w:tcBorders>
                    <w:top w:val="single" w:sz="4" w:space="0" w:color="auto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669144E2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eastAsia="Calibri" w:hAnsi="Gill Sans MT" w:cs="Times New Roman"/>
                      <w:i/>
                      <w:color w:val="A6A6A6"/>
                      <w:sz w:val="20"/>
                      <w:szCs w:val="20"/>
                    </w:rPr>
                  </w:pPr>
                </w:p>
              </w:tc>
            </w:tr>
            <w:tr w:rsidR="00FF0B18" w:rsidRPr="00F71A9A" w14:paraId="299875A9" w14:textId="77777777" w:rsidTr="00FF0B18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6E08C90C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  <w:t>G3</w:t>
                  </w:r>
                </w:p>
              </w:tc>
              <w:tc>
                <w:tcPr>
                  <w:tcW w:w="423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6215C5DF" w14:textId="77777777" w:rsidR="00FF0B18" w:rsidRPr="00F71A9A" w:rsidRDefault="00FF0B18" w:rsidP="00FF0B18">
                  <w:pPr>
                    <w:spacing w:after="0"/>
                    <w:rPr>
                      <w:rFonts w:ascii="Gill Sans MT" w:hAnsi="Gill Sans MT"/>
                      <w:bCs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bCs/>
                      <w:sz w:val="20"/>
                      <w:szCs w:val="20"/>
                    </w:rPr>
                    <w:t xml:space="preserve">What type of activities does the group do? </w:t>
                  </w:r>
                </w:p>
                <w:p w14:paraId="7854E73B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bCs/>
                      <w:i/>
                      <w:sz w:val="20"/>
                      <w:szCs w:val="20"/>
                    </w:rPr>
                    <w:t>Select all that apply</w:t>
                  </w:r>
                </w:p>
              </w:tc>
              <w:tc>
                <w:tcPr>
                  <w:tcW w:w="3780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6C37BFDC" w14:textId="77777777" w:rsidR="00FF0B18" w:rsidRPr="00F71A9A" w:rsidRDefault="00FF0B18" w:rsidP="00FF0B18">
                  <w:pPr>
                    <w:spacing w:after="0"/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  <w:t>1=Planting trees</w:t>
                  </w:r>
                </w:p>
                <w:p w14:paraId="31C85DD3" w14:textId="77777777" w:rsidR="00FF0B18" w:rsidRPr="00F71A9A" w:rsidRDefault="00FF0B18" w:rsidP="00FF0B18">
                  <w:pPr>
                    <w:spacing w:after="0"/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  <w:t>2=Cutting down undesired/competing trees</w:t>
                  </w:r>
                </w:p>
                <w:p w14:paraId="6EC427B7" w14:textId="77777777" w:rsidR="00FF0B18" w:rsidRPr="00F71A9A" w:rsidRDefault="00FF0B18" w:rsidP="00FF0B18">
                  <w:pPr>
                    <w:spacing w:after="0"/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  <w:t>3=Protecting certain desired trees in the forest to promote the natural regeneration of the species</w:t>
                  </w:r>
                </w:p>
                <w:p w14:paraId="76347CEE" w14:textId="77777777" w:rsidR="00FF0B18" w:rsidRPr="00F71A9A" w:rsidRDefault="00FF0B18" w:rsidP="00FF0B18">
                  <w:pPr>
                    <w:spacing w:after="0"/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  <w:t>4=Protecting areas of forest for particular environmental services, like water catchment</w:t>
                  </w:r>
                </w:p>
                <w:p w14:paraId="56A9B490" w14:textId="77777777" w:rsidR="00FF0B18" w:rsidRPr="00F71A9A" w:rsidRDefault="00FF0B18" w:rsidP="00FF0B18">
                  <w:pPr>
                    <w:spacing w:after="0"/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  <w:t>5=Protecting areas of forest for particular beliefs/spiritual services</w:t>
                  </w:r>
                </w:p>
                <w:p w14:paraId="4780ED20" w14:textId="77777777" w:rsidR="00FF0B18" w:rsidRPr="00F71A9A" w:rsidRDefault="00FF0B18" w:rsidP="00FF0B18">
                  <w:pPr>
                    <w:spacing w:after="0"/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  <w:t>6=Establishing clear use rights for a limited number of people to particular forest products (honey, trees)</w:t>
                  </w:r>
                </w:p>
                <w:p w14:paraId="3815C549" w14:textId="77777777" w:rsidR="00FF0B18" w:rsidRPr="00F71A9A" w:rsidRDefault="00FF0B18" w:rsidP="00FF0B18">
                  <w:pPr>
                    <w:spacing w:after="0"/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  <w:t>7=Extension/education about forest management</w:t>
                  </w:r>
                </w:p>
                <w:p w14:paraId="363E4122" w14:textId="77777777" w:rsidR="00FF0B18" w:rsidRPr="00F71A9A" w:rsidRDefault="00FF0B18" w:rsidP="00FF0B18">
                  <w:pPr>
                    <w:spacing w:after="0"/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  <w:t>8=Enacted bylaws (</w:t>
                  </w:r>
                  <w:proofErr w:type="spellStart"/>
                  <w:r w:rsidRPr="00F71A9A"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  <w:t>eg</w:t>
                  </w:r>
                  <w:proofErr w:type="spellEnd"/>
                  <w:r w:rsidRPr="00F71A9A"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  <w:t xml:space="preserve"> no bush burning in the forest)</w:t>
                  </w:r>
                </w:p>
                <w:p w14:paraId="0D55975C" w14:textId="77777777" w:rsidR="00FF0B18" w:rsidRPr="00F71A9A" w:rsidRDefault="00FF0B18" w:rsidP="00FF0B18">
                  <w:pPr>
                    <w:spacing w:after="0"/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  <w:t xml:space="preserve">9=Mapping/inventory of forest resources </w:t>
                  </w:r>
                </w:p>
                <w:p w14:paraId="279C6E61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  <w:t>97=Other, specify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37433D6E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0"/>
                      <w:szCs w:val="20"/>
                    </w:rPr>
                  </w:pPr>
                </w:p>
              </w:tc>
            </w:tr>
            <w:tr w:rsidR="00FF0B18" w:rsidRPr="00F71A9A" w14:paraId="23AD84C7" w14:textId="77777777" w:rsidTr="00FF0B18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58E69FEC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  <w:t>G4</w:t>
                  </w:r>
                </w:p>
              </w:tc>
              <w:tc>
                <w:tcPr>
                  <w:tcW w:w="423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2291FE2C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  <w:t xml:space="preserve">Is there any forest or woodland management plan in place? </w:t>
                  </w:r>
                </w:p>
              </w:tc>
              <w:tc>
                <w:tcPr>
                  <w:tcW w:w="3780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55D0A4DE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  <w:t>1=Yes, formal (legal regulations)</w:t>
                  </w:r>
                </w:p>
                <w:p w14:paraId="4051AC0B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  <w:t>2=Yes, traditional community rules</w:t>
                  </w:r>
                </w:p>
                <w:p w14:paraId="18420235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  <w:t>3=Yes, other</w:t>
                  </w:r>
                </w:p>
                <w:p w14:paraId="375B676C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  <w:t>4=No</w:t>
                  </w:r>
                </w:p>
                <w:p w14:paraId="489B6E9A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  <w:t>888= Do not know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0DEEF805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0"/>
                      <w:szCs w:val="20"/>
                    </w:rPr>
                  </w:pPr>
                </w:p>
              </w:tc>
            </w:tr>
            <w:tr w:rsidR="00FF0B18" w:rsidRPr="00F71A9A" w14:paraId="6A4502D3" w14:textId="77777777" w:rsidTr="00FF0B18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52CB792B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  <w:t>G5</w:t>
                  </w:r>
                </w:p>
              </w:tc>
              <w:tc>
                <w:tcPr>
                  <w:tcW w:w="8010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62F44D45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  <w:t xml:space="preserve">How many members are in the forest committee?      </w:t>
                  </w:r>
                  <w:r w:rsidRPr="00F71A9A">
                    <w:rPr>
                      <w:rFonts w:ascii="Gill Sans MT" w:hAnsi="Gill Sans MT"/>
                      <w:b/>
                      <w:color w:val="000000"/>
                      <w:sz w:val="20"/>
                      <w:szCs w:val="20"/>
                    </w:rPr>
                    <w:t>(</w:t>
                  </w:r>
                  <w:proofErr w:type="spellStart"/>
                  <w:proofErr w:type="gramStart"/>
                  <w:r w:rsidRPr="00F71A9A">
                    <w:rPr>
                      <w:rFonts w:ascii="Gill Sans MT" w:hAnsi="Gill Sans MT"/>
                      <w:b/>
                      <w:color w:val="000000"/>
                      <w:sz w:val="20"/>
                      <w:szCs w:val="20"/>
                    </w:rPr>
                    <w:t>no</w:t>
                  </w:r>
                  <w:proofErr w:type="gramEnd"/>
                  <w:r w:rsidRPr="00F71A9A">
                    <w:rPr>
                      <w:rFonts w:ascii="Gill Sans MT" w:hAnsi="Gill Sans MT"/>
                      <w:b/>
                      <w:color w:val="000000"/>
                      <w:sz w:val="20"/>
                      <w:szCs w:val="20"/>
                    </w:rPr>
                    <w:t>_vlc</w:t>
                  </w:r>
                  <w:proofErr w:type="spellEnd"/>
                  <w:r w:rsidRPr="00F71A9A">
                    <w:rPr>
                      <w:rFonts w:ascii="Gill Sans MT" w:hAnsi="Gill Sans MT"/>
                      <w:b/>
                      <w:color w:val="00000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51454A6C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i/>
                      <w:color w:val="A6A6A6" w:themeColor="background1" w:themeShade="A6"/>
                      <w:sz w:val="20"/>
                      <w:szCs w:val="20"/>
                    </w:rPr>
                    <w:t>(Integer)</w:t>
                  </w:r>
                </w:p>
              </w:tc>
            </w:tr>
            <w:tr w:rsidR="00FF0B18" w:rsidRPr="00F71A9A" w14:paraId="063D4E00" w14:textId="77777777" w:rsidTr="00FF0B18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748A4093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  <w:t>G6</w:t>
                  </w:r>
                </w:p>
              </w:tc>
              <w:tc>
                <w:tcPr>
                  <w:tcW w:w="8010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76DC4521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  <w:t xml:space="preserve">How many members of the forest management committee are women?   </w:t>
                  </w:r>
                  <w:r w:rsidRPr="00F71A9A">
                    <w:rPr>
                      <w:rFonts w:ascii="Gill Sans MT" w:hAnsi="Gill Sans MT"/>
                      <w:b/>
                      <w:color w:val="000000"/>
                      <w:sz w:val="20"/>
                      <w:szCs w:val="20"/>
                    </w:rPr>
                    <w:t>(</w:t>
                  </w:r>
                  <w:proofErr w:type="spellStart"/>
                  <w:proofErr w:type="gramStart"/>
                  <w:r w:rsidRPr="00F71A9A">
                    <w:rPr>
                      <w:rFonts w:ascii="Gill Sans MT" w:hAnsi="Gill Sans MT"/>
                      <w:b/>
                      <w:color w:val="000000"/>
                      <w:sz w:val="20"/>
                      <w:szCs w:val="20"/>
                    </w:rPr>
                    <w:t>no</w:t>
                  </w:r>
                  <w:proofErr w:type="gramEnd"/>
                  <w:r w:rsidRPr="00F71A9A">
                    <w:rPr>
                      <w:rFonts w:ascii="Gill Sans MT" w:hAnsi="Gill Sans MT"/>
                      <w:b/>
                      <w:color w:val="000000"/>
                      <w:sz w:val="20"/>
                      <w:szCs w:val="20"/>
                    </w:rPr>
                    <w:t>_vlc_fem</w:t>
                  </w:r>
                  <w:proofErr w:type="spellEnd"/>
                  <w:r w:rsidRPr="00F71A9A">
                    <w:rPr>
                      <w:rFonts w:ascii="Gill Sans MT" w:hAnsi="Gill Sans MT"/>
                      <w:b/>
                      <w:color w:val="00000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7B54FB65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i/>
                      <w:color w:val="A6A6A6" w:themeColor="background1" w:themeShade="A6"/>
                      <w:sz w:val="20"/>
                      <w:szCs w:val="20"/>
                    </w:rPr>
                    <w:t>(Integer)</w:t>
                  </w:r>
                </w:p>
              </w:tc>
            </w:tr>
            <w:tr w:rsidR="00FF0B18" w:rsidRPr="00F71A9A" w14:paraId="361D9E6A" w14:textId="77777777" w:rsidTr="00FF0B18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78E616A9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  <w:t>G7</w:t>
                  </w:r>
                </w:p>
              </w:tc>
              <w:tc>
                <w:tcPr>
                  <w:tcW w:w="8010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2E00483B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  <w:t xml:space="preserve">How many members of the forest management committee are under the age of 35? </w:t>
                  </w:r>
                  <w:r w:rsidRPr="00F71A9A">
                    <w:rPr>
                      <w:rFonts w:ascii="Gill Sans MT" w:hAnsi="Gill Sans MT"/>
                      <w:b/>
                      <w:color w:val="000000"/>
                      <w:sz w:val="20"/>
                      <w:szCs w:val="20"/>
                    </w:rPr>
                    <w:t>(</w:t>
                  </w:r>
                  <w:proofErr w:type="spellStart"/>
                  <w:proofErr w:type="gramStart"/>
                  <w:r w:rsidRPr="00F71A9A">
                    <w:rPr>
                      <w:rFonts w:ascii="Gill Sans MT" w:hAnsi="Gill Sans MT"/>
                      <w:b/>
                      <w:color w:val="000000"/>
                      <w:sz w:val="20"/>
                      <w:szCs w:val="20"/>
                    </w:rPr>
                    <w:t>no</w:t>
                  </w:r>
                  <w:proofErr w:type="gramEnd"/>
                  <w:r w:rsidRPr="00F71A9A">
                    <w:rPr>
                      <w:rFonts w:ascii="Gill Sans MT" w:hAnsi="Gill Sans MT"/>
                      <w:b/>
                      <w:color w:val="000000"/>
                      <w:sz w:val="20"/>
                      <w:szCs w:val="20"/>
                    </w:rPr>
                    <w:t>_vlc_youth</w:t>
                  </w:r>
                  <w:proofErr w:type="spellEnd"/>
                  <w:r w:rsidRPr="00F71A9A">
                    <w:rPr>
                      <w:rFonts w:ascii="Gill Sans MT" w:hAnsi="Gill Sans MT"/>
                      <w:b/>
                      <w:color w:val="00000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5BDFDC91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i/>
                      <w:color w:val="A6A6A6" w:themeColor="background1" w:themeShade="A6"/>
                      <w:sz w:val="20"/>
                      <w:szCs w:val="20"/>
                    </w:rPr>
                    <w:t>(Integer)</w:t>
                  </w:r>
                </w:p>
              </w:tc>
            </w:tr>
            <w:tr w:rsidR="00FF0B18" w:rsidRPr="00F71A9A" w14:paraId="344F02C5" w14:textId="77777777" w:rsidTr="00FF0B18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29530607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  <w:t>G8</w:t>
                  </w:r>
                </w:p>
              </w:tc>
              <w:tc>
                <w:tcPr>
                  <w:tcW w:w="8010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711AF2E3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  <w:t xml:space="preserve">In the past year, how many forest management related meetings were held in your village? </w:t>
                  </w:r>
                  <w:r w:rsidRPr="00F71A9A">
                    <w:rPr>
                      <w:rFonts w:ascii="Gill Sans MT" w:hAnsi="Gill Sans MT"/>
                      <w:b/>
                      <w:color w:val="000000"/>
                      <w:sz w:val="20"/>
                      <w:szCs w:val="20"/>
                    </w:rPr>
                    <w:t>(</w:t>
                  </w:r>
                  <w:proofErr w:type="spellStart"/>
                  <w:proofErr w:type="gramStart"/>
                  <w:r w:rsidRPr="00F71A9A">
                    <w:rPr>
                      <w:rFonts w:ascii="Gill Sans MT" w:hAnsi="Gill Sans MT"/>
                      <w:b/>
                      <w:color w:val="000000"/>
                      <w:sz w:val="20"/>
                      <w:szCs w:val="20"/>
                    </w:rPr>
                    <w:t>hvmeet</w:t>
                  </w:r>
                  <w:proofErr w:type="spellEnd"/>
                  <w:proofErr w:type="gramEnd"/>
                  <w:r w:rsidRPr="00F71A9A">
                    <w:rPr>
                      <w:rFonts w:ascii="Gill Sans MT" w:hAnsi="Gill Sans MT"/>
                      <w:b/>
                      <w:color w:val="00000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31E4DF15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i/>
                      <w:color w:val="A6A6A6" w:themeColor="background1" w:themeShade="A6"/>
                      <w:sz w:val="20"/>
                      <w:szCs w:val="20"/>
                    </w:rPr>
                    <w:t>(Integer)</w:t>
                  </w:r>
                </w:p>
              </w:tc>
            </w:tr>
          </w:tbl>
          <w:p w14:paraId="7DF1EFB0" w14:textId="0E691031" w:rsidR="00FC5174" w:rsidRPr="00F71A9A" w:rsidRDefault="00FC5174" w:rsidP="00E57FA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F.16h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45852CD9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Salary jobs</w:t>
            </w:r>
          </w:p>
          <w:p w14:paraId="211648B1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</w:p>
          <w:p w14:paraId="6EEF6931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</w:p>
          <w:p w14:paraId="71A37429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26AC305F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FC5174" w:rsidRPr="00F71A9A" w14:paraId="6B569564" w14:textId="77777777" w:rsidTr="00E57FAE">
        <w:trPr>
          <w:trHeight w:hRule="exact" w:val="550"/>
        </w:trPr>
        <w:tc>
          <w:tcPr>
            <w:tcW w:w="66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4F6C674" w14:textId="3C8E419F" w:rsidR="00FC5174" w:rsidRPr="00F71A9A" w:rsidRDefault="00FC5174" w:rsidP="00E57FA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  <w:proofErr w:type="gramStart"/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</w:t>
            </w:r>
            <w:proofErr w:type="gramEnd"/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.16i 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A283811" w14:textId="6637DC3C" w:rsidR="00FC5174" w:rsidRPr="00F71A9A" w:rsidRDefault="00490AD9" w:rsidP="00E57FAE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Enhanced a</w:t>
            </w:r>
            <w:r w:rsidR="00FC5174"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ccess to markets to sell crops or </w:t>
            </w:r>
            <w:proofErr w:type="gramStart"/>
            <w:r w:rsidR="00FC5174"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products  </w:t>
            </w:r>
            <w:proofErr w:type="gramEnd"/>
          </w:p>
        </w:tc>
        <w:tc>
          <w:tcPr>
            <w:tcW w:w="1919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3FBBB8C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</w:p>
        </w:tc>
      </w:tr>
    </w:tbl>
    <w:p w14:paraId="25BB1227" w14:textId="77777777" w:rsidR="00FC5174" w:rsidRPr="00F71A9A" w:rsidRDefault="00FC5174" w:rsidP="00341470">
      <w:pPr>
        <w:rPr>
          <w:rFonts w:ascii="Gill Sans MT" w:eastAsia="Times New Roman" w:hAnsi="Gill Sans MT" w:cs="Times New Roman"/>
          <w:b/>
          <w:bCs/>
          <w:color w:val="000000"/>
          <w:sz w:val="20"/>
          <w:szCs w:val="20"/>
        </w:rPr>
      </w:pPr>
    </w:p>
    <w:p w14:paraId="0BA58F77" w14:textId="7EB75EF7" w:rsidR="002260EB" w:rsidRPr="00F71A9A" w:rsidRDefault="001630B2" w:rsidP="002260EB">
      <w:pPr>
        <w:pStyle w:val="Header"/>
        <w:tabs>
          <w:tab w:val="clear" w:pos="4680"/>
          <w:tab w:val="clear" w:pos="9360"/>
        </w:tabs>
        <w:contextualSpacing/>
        <w:rPr>
          <w:rFonts w:ascii="Gill Sans MT" w:eastAsia="Times New Roman" w:hAnsi="Gill Sans MT" w:cs="Times New Roman"/>
          <w:b/>
          <w:bCs/>
          <w:color w:val="000000"/>
          <w:sz w:val="20"/>
          <w:szCs w:val="20"/>
        </w:rPr>
      </w:pPr>
      <w:r w:rsidRPr="00F71A9A">
        <w:rPr>
          <w:rFonts w:ascii="Gill Sans MT" w:eastAsia="Times New Roman" w:hAnsi="Gill Sans MT" w:cs="Times New Roman"/>
          <w:b/>
          <w:bCs/>
          <w:color w:val="000000"/>
          <w:sz w:val="20"/>
          <w:szCs w:val="20"/>
        </w:rPr>
        <w:t>G</w:t>
      </w:r>
      <w:r w:rsidR="002260EB" w:rsidRPr="00F71A9A">
        <w:rPr>
          <w:rFonts w:ascii="Gill Sans MT" w:eastAsia="Times New Roman" w:hAnsi="Gill Sans MT" w:cs="Times New Roman"/>
          <w:b/>
          <w:bCs/>
          <w:color w:val="000000"/>
          <w:sz w:val="20"/>
          <w:szCs w:val="20"/>
        </w:rPr>
        <w:t xml:space="preserve">.FOREST MANAGEMENT </w:t>
      </w:r>
    </w:p>
    <w:p w14:paraId="001A83B8" w14:textId="2B2EBA9C" w:rsidR="00536957" w:rsidRDefault="002260EB" w:rsidP="00FF0B18">
      <w:pPr>
        <w:pStyle w:val="Header"/>
        <w:tabs>
          <w:tab w:val="clear" w:pos="4680"/>
          <w:tab w:val="clear" w:pos="9360"/>
        </w:tabs>
        <w:contextualSpacing/>
        <w:rPr>
          <w:rFonts w:ascii="Gill Sans MT" w:eastAsia="Calibri" w:hAnsi="Gill Sans MT" w:cs="Times New Roman"/>
          <w:sz w:val="20"/>
          <w:szCs w:val="20"/>
        </w:rPr>
      </w:pPr>
      <w:r w:rsidRPr="00F71A9A">
        <w:rPr>
          <w:rFonts w:ascii="Gill Sans MT" w:eastAsia="Calibri" w:hAnsi="Gill Sans MT" w:cs="Times New Roman"/>
          <w:sz w:val="20"/>
          <w:szCs w:val="20"/>
        </w:rPr>
        <w:t xml:space="preserve">Next, I am going to ask a series of questions about </w:t>
      </w:r>
      <w:proofErr w:type="gramStart"/>
      <w:r w:rsidRPr="00F71A9A">
        <w:rPr>
          <w:rFonts w:ascii="Gill Sans MT" w:eastAsia="Calibri" w:hAnsi="Gill Sans MT" w:cs="Times New Roman"/>
          <w:sz w:val="20"/>
          <w:szCs w:val="20"/>
        </w:rPr>
        <w:t>forest land</w:t>
      </w:r>
      <w:proofErr w:type="gramEnd"/>
      <w:r w:rsidRPr="00F71A9A">
        <w:rPr>
          <w:rFonts w:ascii="Gill Sans MT" w:eastAsia="Calibri" w:hAnsi="Gill Sans MT" w:cs="Times New Roman"/>
          <w:sz w:val="20"/>
          <w:szCs w:val="20"/>
        </w:rPr>
        <w:t xml:space="preserve"> management </w:t>
      </w:r>
    </w:p>
    <w:p w14:paraId="0C1D030E" w14:textId="77777777" w:rsidR="007D0669" w:rsidRPr="00297EDA" w:rsidRDefault="007D0669" w:rsidP="007D0669">
      <w:pPr>
        <w:spacing w:line="240" w:lineRule="auto"/>
        <w:contextualSpacing/>
        <w:rPr>
          <w:rFonts w:ascii="Gill Sans MT" w:hAnsi="Gill Sans MT"/>
          <w:color w:val="000000" w:themeColor="text1"/>
          <w:sz w:val="20"/>
          <w:szCs w:val="20"/>
        </w:rPr>
      </w:pP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1"/>
        <w:gridCol w:w="6081"/>
        <w:gridCol w:w="3788"/>
      </w:tblGrid>
      <w:tr w:rsidR="007D0669" w:rsidRPr="00297EDA" w14:paraId="11309B12" w14:textId="77777777" w:rsidTr="005C26CE">
        <w:trPr>
          <w:trHeight w:val="2141"/>
        </w:trPr>
        <w:tc>
          <w:tcPr>
            <w:tcW w:w="21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00AE79B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608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4D641600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Who is primarily responsible for making rules about what community members can and cannot do in forests/wooded areas?</w:t>
            </w:r>
          </w:p>
          <w:p w14:paraId="13ACDF09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  <w:p w14:paraId="69F5185C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  <w:p w14:paraId="7AB4752F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78007E43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45F8C9A6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3788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745CC223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1=Headman</w:t>
            </w:r>
          </w:p>
          <w:p w14:paraId="2590BAF1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2=</w:t>
            </w:r>
            <w:proofErr w:type="spellStart"/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Induna</w:t>
            </w:r>
            <w:proofErr w:type="spellEnd"/>
          </w:p>
          <w:p w14:paraId="3C607DB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3=Chief</w:t>
            </w:r>
          </w:p>
          <w:p w14:paraId="5CC3272C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4=Elders</w:t>
            </w:r>
          </w:p>
          <w:p w14:paraId="45C2B972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5=Community Resource Board</w:t>
            </w:r>
          </w:p>
          <w:p w14:paraId="5A512AEC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6=Local government</w:t>
            </w:r>
          </w:p>
          <w:p w14:paraId="76E877C6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7=DFO</w:t>
            </w:r>
          </w:p>
          <w:p w14:paraId="4F47D12D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 xml:space="preserve">97=Other, please specify </w:t>
            </w:r>
          </w:p>
        </w:tc>
      </w:tr>
      <w:tr w:rsidR="007D0669" w:rsidRPr="00297EDA" w14:paraId="395B0400" w14:textId="77777777" w:rsidTr="005C26CE">
        <w:trPr>
          <w:trHeight w:val="2720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0B9AE59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3E6257A3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What </w:t>
            </w:r>
            <w:proofErr w:type="gramStart"/>
            <w:r w:rsidRPr="00297EDA">
              <w:rPr>
                <w:rFonts w:ascii="Gill Sans MT" w:hAnsi="Gill Sans MT"/>
                <w:sz w:val="20"/>
                <w:szCs w:val="20"/>
              </w:rPr>
              <w:t>are</w:t>
            </w:r>
            <w:proofErr w:type="gramEnd"/>
            <w:r w:rsidRPr="00297EDA">
              <w:rPr>
                <w:rFonts w:ascii="Gill Sans MT" w:hAnsi="Gill Sans MT"/>
                <w:sz w:val="20"/>
                <w:szCs w:val="20"/>
              </w:rPr>
              <w:t xml:space="preserve"> the main village decision-making bodies regarding forest management? </w:t>
            </w:r>
          </w:p>
          <w:p w14:paraId="5DC8D0BE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BFD02A1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1=chief</w:t>
            </w:r>
          </w:p>
          <w:p w14:paraId="345AD320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2=village council</w:t>
            </w:r>
          </w:p>
          <w:p w14:paraId="1B623730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3=association</w:t>
            </w:r>
          </w:p>
          <w:p w14:paraId="21EBE7A2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4=unions, </w:t>
            </w:r>
          </w:p>
          <w:p w14:paraId="7221F85B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5=forest user groups, </w:t>
            </w:r>
          </w:p>
          <w:p w14:paraId="1C41B857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6=community resource boards, 7=elders</w:t>
            </w:r>
          </w:p>
          <w:p w14:paraId="2049B00F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8=Headman</w:t>
            </w:r>
          </w:p>
          <w:p w14:paraId="45F3E9BE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</w:tr>
      <w:tr w:rsidR="007D0669" w:rsidRPr="00297EDA" w14:paraId="7757B60D" w14:textId="77777777" w:rsidTr="005C26CE">
        <w:trPr>
          <w:trHeight w:val="809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B55601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0EB154AF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Which of these is the most important? </w:t>
            </w:r>
          </w:p>
          <w:p w14:paraId="440A7BD7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13DBEC5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  <w:p w14:paraId="18CC7957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0E57D296" w14:textId="77777777" w:rsidTr="005C26CE">
        <w:trPr>
          <w:trHeight w:val="305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AEFFA71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367CCA4" w14:textId="77777777" w:rsidR="007D0669" w:rsidRPr="00297EDA" w:rsidRDefault="007D0669" w:rsidP="007D0669">
            <w:pPr>
              <w:shd w:val="clear" w:color="auto" w:fill="FFFFFF"/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How often does the body meet?</w:t>
            </w:r>
          </w:p>
          <w:p w14:paraId="202298B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A490528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1BF9835B" w14:textId="77777777" w:rsidTr="005C26CE">
        <w:trPr>
          <w:trHeight w:val="567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A366C0E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4DC2B53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When was the last time the body met?  </w:t>
            </w:r>
            <w:r w:rsidRPr="00297EDA">
              <w:rPr>
                <w:rFonts w:ascii="Gill Sans MT" w:hAnsi="Gill Sans MT"/>
                <w:i/>
                <w:sz w:val="20"/>
                <w:szCs w:val="20"/>
              </w:rPr>
              <w:t>Specify month/year</w:t>
            </w: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D7711FA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36D5AC9F" w14:textId="77777777" w:rsidTr="005C26CE">
        <w:trPr>
          <w:trHeight w:val="1745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E31043D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97C6B41" w14:textId="77777777" w:rsidR="007D0669" w:rsidRPr="00297EDA" w:rsidRDefault="007D0669" w:rsidP="007D0669">
            <w:pPr>
              <w:shd w:val="clear" w:color="auto" w:fill="FFFFFF"/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Who is invited to attend meetings? </w:t>
            </w:r>
          </w:p>
          <w:p w14:paraId="452B8750" w14:textId="77777777" w:rsidR="007D0669" w:rsidRPr="00297EDA" w:rsidRDefault="007D0669" w:rsidP="007D0669">
            <w:pPr>
              <w:numPr>
                <w:ilvl w:val="0"/>
                <w:numId w:val="10"/>
              </w:numPr>
              <w:shd w:val="clear" w:color="auto" w:fill="FFFFFF"/>
              <w:spacing w:after="0" w:line="240" w:lineRule="auto"/>
              <w:ind w:firstLine="99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297EDA">
              <w:rPr>
                <w:rFonts w:ascii="Gill Sans MT" w:hAnsi="Gill Sans MT"/>
                <w:i/>
                <w:sz w:val="20"/>
                <w:szCs w:val="20"/>
              </w:rPr>
              <w:t xml:space="preserve">Entire village, </w:t>
            </w:r>
          </w:p>
          <w:p w14:paraId="31F2D4B7" w14:textId="77777777" w:rsidR="007D0669" w:rsidRPr="00297EDA" w:rsidRDefault="007D0669" w:rsidP="007D0669">
            <w:pPr>
              <w:numPr>
                <w:ilvl w:val="0"/>
                <w:numId w:val="10"/>
              </w:numPr>
              <w:shd w:val="clear" w:color="auto" w:fill="FFFFFF"/>
              <w:spacing w:after="0" w:line="240" w:lineRule="auto"/>
              <w:ind w:firstLine="99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297EDA">
              <w:rPr>
                <w:rFonts w:ascii="Gill Sans MT" w:hAnsi="Gill Sans MT"/>
                <w:i/>
                <w:sz w:val="20"/>
                <w:szCs w:val="20"/>
              </w:rPr>
              <w:t xml:space="preserve">All adults </w:t>
            </w:r>
          </w:p>
          <w:p w14:paraId="4BD7435A" w14:textId="77777777" w:rsidR="007D0669" w:rsidRPr="00297EDA" w:rsidRDefault="007D0669" w:rsidP="007D0669">
            <w:pPr>
              <w:numPr>
                <w:ilvl w:val="0"/>
                <w:numId w:val="10"/>
              </w:numPr>
              <w:shd w:val="clear" w:color="auto" w:fill="FFFFFF"/>
              <w:spacing w:after="0" w:line="240" w:lineRule="auto"/>
              <w:ind w:firstLine="99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297EDA">
              <w:rPr>
                <w:rFonts w:ascii="Gill Sans MT" w:hAnsi="Gill Sans MT"/>
                <w:i/>
                <w:sz w:val="20"/>
                <w:szCs w:val="20"/>
              </w:rPr>
              <w:t>All heads of household</w:t>
            </w:r>
          </w:p>
          <w:p w14:paraId="1C3FA97E" w14:textId="77777777" w:rsidR="007D0669" w:rsidRPr="00297EDA" w:rsidRDefault="007D0669" w:rsidP="007D0669">
            <w:pPr>
              <w:numPr>
                <w:ilvl w:val="0"/>
                <w:numId w:val="10"/>
              </w:numPr>
              <w:shd w:val="clear" w:color="auto" w:fill="FFFFFF"/>
              <w:spacing w:after="0" w:line="240" w:lineRule="auto"/>
              <w:ind w:firstLine="99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297EDA">
              <w:rPr>
                <w:rFonts w:ascii="Gill Sans MT" w:hAnsi="Gill Sans MT"/>
                <w:i/>
                <w:sz w:val="20"/>
                <w:szCs w:val="20"/>
              </w:rPr>
              <w:t>Members of the body</w:t>
            </w:r>
          </w:p>
          <w:p w14:paraId="5155F96D" w14:textId="77777777" w:rsidR="007D0669" w:rsidRPr="00297EDA" w:rsidRDefault="007D0669" w:rsidP="007D0669">
            <w:pPr>
              <w:numPr>
                <w:ilvl w:val="0"/>
                <w:numId w:val="10"/>
              </w:numPr>
              <w:shd w:val="clear" w:color="auto" w:fill="FFFFFF"/>
              <w:spacing w:after="0" w:line="240" w:lineRule="auto"/>
              <w:ind w:firstLine="99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297EDA">
              <w:rPr>
                <w:rFonts w:ascii="Gill Sans MT" w:hAnsi="Gill Sans MT"/>
                <w:i/>
                <w:sz w:val="20"/>
                <w:szCs w:val="20"/>
              </w:rPr>
              <w:t>A select group: _____________________</w:t>
            </w:r>
          </w:p>
          <w:p w14:paraId="6A4E9C58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4D0BC53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17FDBCB3" w14:textId="77777777" w:rsidTr="005C26CE">
        <w:trPr>
          <w:trHeight w:val="702"/>
        </w:trPr>
        <w:tc>
          <w:tcPr>
            <w:tcW w:w="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3E4C1BE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08D6C24A" w14:textId="77777777" w:rsidR="007D0669" w:rsidRPr="00297EDA" w:rsidRDefault="007D0669" w:rsidP="007D0669">
            <w:pPr>
              <w:numPr>
                <w:ilvl w:val="0"/>
                <w:numId w:val="9"/>
              </w:numPr>
              <w:shd w:val="clear" w:color="auto" w:fill="FFFFFF"/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Does the body have a written budget? </w:t>
            </w:r>
          </w:p>
          <w:p w14:paraId="31E836CC" w14:textId="77777777" w:rsidR="007D0669" w:rsidRPr="00297EDA" w:rsidRDefault="007D0669" w:rsidP="007D0669">
            <w:pPr>
              <w:shd w:val="clear" w:color="auto" w:fill="FFFFFF"/>
              <w:spacing w:line="240" w:lineRule="auto"/>
              <w:ind w:left="360"/>
              <w:contextualSpacing/>
              <w:rPr>
                <w:rFonts w:ascii="Gill Sans MT" w:eastAsia="Times New Roman" w:hAnsi="Gill Sans MT" w:cs="Arial"/>
                <w:i/>
                <w:sz w:val="20"/>
                <w:szCs w:val="20"/>
              </w:rPr>
            </w:pPr>
            <w:r w:rsidRPr="00297EDA">
              <w:rPr>
                <w:rFonts w:ascii="Gill Sans MT" w:eastAsia="Times New Roman" w:hAnsi="Gill Sans MT" w:cs="Arial"/>
                <w:i/>
                <w:sz w:val="20"/>
                <w:szCs w:val="20"/>
              </w:rPr>
              <w:t>1 = yes; 0 = no</w:t>
            </w:r>
          </w:p>
          <w:p w14:paraId="348B0681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548546E6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675F52C4" w14:textId="77777777" w:rsidTr="005C26CE">
        <w:trPr>
          <w:trHeight w:val="764"/>
        </w:trPr>
        <w:tc>
          <w:tcPr>
            <w:tcW w:w="21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C3CDC0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45D1801C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Is there a process for addressing community grievances through this group? </w:t>
            </w: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12C995A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0-No</w:t>
            </w:r>
          </w:p>
          <w:p w14:paraId="7703C9BD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1-Yes</w:t>
            </w:r>
          </w:p>
        </w:tc>
      </w:tr>
    </w:tbl>
    <w:p w14:paraId="4EF713D3" w14:textId="77777777" w:rsidR="007D0669" w:rsidRPr="00297EDA" w:rsidRDefault="007D0669" w:rsidP="007D0669">
      <w:pPr>
        <w:spacing w:line="240" w:lineRule="auto"/>
        <w:contextualSpacing/>
        <w:rPr>
          <w:rFonts w:ascii="Gill Sans MT" w:hAnsi="Gill Sans MT"/>
          <w:color w:val="000000" w:themeColor="text1"/>
          <w:sz w:val="20"/>
          <w:szCs w:val="20"/>
        </w:rPr>
      </w:pPr>
    </w:p>
    <w:p w14:paraId="77C071B2" w14:textId="77777777" w:rsidR="007D0669" w:rsidRPr="00297EDA" w:rsidRDefault="007D0669" w:rsidP="007D0669">
      <w:pPr>
        <w:spacing w:line="240" w:lineRule="auto"/>
        <w:contextualSpacing/>
        <w:rPr>
          <w:rFonts w:ascii="Gill Sans MT" w:hAnsi="Gill Sans MT"/>
          <w:b/>
          <w:color w:val="000000" w:themeColor="text1"/>
          <w:sz w:val="20"/>
          <w:szCs w:val="20"/>
        </w:rPr>
      </w:pPr>
    </w:p>
    <w:p w14:paraId="2CD6B705" w14:textId="77777777" w:rsidR="007D0669" w:rsidRPr="00297EDA" w:rsidRDefault="007D0669" w:rsidP="007D0669">
      <w:pPr>
        <w:spacing w:line="240" w:lineRule="auto"/>
        <w:contextualSpacing/>
        <w:rPr>
          <w:rFonts w:ascii="Gill Sans MT" w:hAnsi="Gill Sans MT"/>
          <w:b/>
          <w:color w:val="000000" w:themeColor="text1"/>
          <w:sz w:val="20"/>
          <w:szCs w:val="20"/>
        </w:rPr>
      </w:pP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490"/>
        <w:gridCol w:w="3420"/>
        <w:gridCol w:w="990"/>
      </w:tblGrid>
      <w:tr w:rsidR="007D0669" w:rsidRPr="00297EDA" w14:paraId="429EF132" w14:textId="77777777" w:rsidTr="005C26CE">
        <w:trPr>
          <w:trHeight w:val="989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438104F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5D68A3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 w:cs="Arial"/>
                <w:color w:val="1A1A1A"/>
                <w:sz w:val="20"/>
                <w:szCs w:val="20"/>
              </w:rPr>
            </w:pPr>
            <w:r w:rsidRPr="00297EDA">
              <w:rPr>
                <w:rFonts w:ascii="Gill Sans MT" w:hAnsi="Gill Sans MT" w:cs="Arial"/>
                <w:color w:val="1A1A1A"/>
                <w:sz w:val="20"/>
                <w:szCs w:val="20"/>
              </w:rPr>
              <w:t xml:space="preserve"> </w:t>
            </w: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Is there any forest or woodland management plan in place in your community?</w:t>
            </w:r>
          </w:p>
          <w:p w14:paraId="0280CF20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 w:cs="Arial"/>
                <w:color w:val="1A1A1A"/>
                <w:sz w:val="20"/>
                <w:szCs w:val="20"/>
              </w:rPr>
            </w:pPr>
          </w:p>
          <w:p w14:paraId="2296B720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 w:cs="Arial"/>
                <w:color w:val="1A1A1A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0AFBF875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0=No</w:t>
            </w:r>
          </w:p>
          <w:p w14:paraId="7F7762F6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 xml:space="preserve">1=Yes </w:t>
            </w:r>
          </w:p>
          <w:p w14:paraId="221C7BFE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39CD863B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1CA35FCD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7D0669" w:rsidRPr="00297EDA" w14:paraId="3019E400" w14:textId="77777777" w:rsidTr="005C26CE">
        <w:trPr>
          <w:trHeight w:val="71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6697EE11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6D94F962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 w:cs="Arial"/>
                <w:i/>
                <w:color w:val="1A1A1A"/>
                <w:sz w:val="20"/>
                <w:szCs w:val="20"/>
              </w:rPr>
            </w:pPr>
            <w:r w:rsidRPr="00297EDA">
              <w:rPr>
                <w:rFonts w:ascii="Gill Sans MT" w:hAnsi="Gill Sans MT" w:cs="Arial"/>
                <w:color w:val="1A1A1A"/>
                <w:sz w:val="20"/>
                <w:szCs w:val="20"/>
              </w:rPr>
              <w:t>If yes, can you please describe this plan?  (</w:t>
            </w:r>
            <w:r w:rsidRPr="00297EDA">
              <w:rPr>
                <w:rFonts w:ascii="Gill Sans MT" w:hAnsi="Gill Sans MT" w:cs="Arial"/>
                <w:i/>
                <w:color w:val="1A1A1A"/>
                <w:sz w:val="20"/>
                <w:szCs w:val="20"/>
              </w:rPr>
              <w:t>Who created the plan? When was the plan created? Was the community involved in the development of the plan?)</w:t>
            </w:r>
          </w:p>
          <w:p w14:paraId="0730246F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 w:cs="Arial"/>
                <w:color w:val="1A1A1A"/>
                <w:sz w:val="20"/>
                <w:szCs w:val="20"/>
              </w:rPr>
            </w:pPr>
          </w:p>
          <w:p w14:paraId="5CF2654E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 w:cs="Arial"/>
                <w:color w:val="1A1A1A"/>
                <w:sz w:val="20"/>
                <w:szCs w:val="20"/>
              </w:rPr>
            </w:pPr>
          </w:p>
          <w:p w14:paraId="5A2536E7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 w:cs="Arial"/>
                <w:color w:val="1A1A1A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60B8266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 xml:space="preserve">TEXT </w:t>
            </w:r>
          </w:p>
          <w:p w14:paraId="13A5A871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  <w:p w14:paraId="553BAFEC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6DD8C567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7D0669" w:rsidRPr="00297EDA" w14:paraId="1E614925" w14:textId="77777777" w:rsidTr="005C26CE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C96E9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464A5A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Are there </w:t>
            </w:r>
            <w:commentRangeStart w:id="12"/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forest user groups </w:t>
            </w:r>
            <w:commentRangeEnd w:id="12"/>
            <w:r w:rsidRPr="00297EDA">
              <w:rPr>
                <w:rStyle w:val="CommentReference"/>
                <w:rFonts w:ascii="Gill Sans MT" w:hAnsi="Gill Sans MT"/>
                <w:sz w:val="20"/>
                <w:szCs w:val="20"/>
              </w:rPr>
              <w:commentReference w:id="12"/>
            </w: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in this community? </w:t>
            </w:r>
          </w:p>
          <w:p w14:paraId="109F3325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4679BAC1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Are there groups that manage activities related to the management of the forest (i.e. fire fighting, patrolling, tourism, tree planting, forest product harvesting</w:t>
            </w:r>
            <w:proofErr w:type="gramStart"/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,  etc</w:t>
            </w:r>
            <w:proofErr w:type="gramEnd"/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.)</w:t>
            </w:r>
          </w:p>
          <w:p w14:paraId="46FE4D50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 w:cs="Arial"/>
                <w:color w:val="1A1A1A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4E8CFAE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0=No</w:t>
            </w:r>
          </w:p>
          <w:p w14:paraId="127402FB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 xml:space="preserve">1=Yes </w:t>
            </w:r>
          </w:p>
          <w:p w14:paraId="07A3169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16A5D282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289752E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7D0669" w:rsidRPr="00297EDA" w14:paraId="371A2D5C" w14:textId="77777777" w:rsidTr="005C26CE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153FC56B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4A855D75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 w:cs="Arial"/>
                <w:color w:val="1A1A1A"/>
                <w:sz w:val="20"/>
                <w:szCs w:val="20"/>
              </w:rPr>
              <w:t xml:space="preserve">If yes, </w:t>
            </w: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please describe the names of the groups and the community </w:t>
            </w: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lastRenderedPageBreak/>
              <w:t xml:space="preserve">members involved (for example – women, youth and/or indigenous).  </w:t>
            </w:r>
          </w:p>
          <w:p w14:paraId="795F2532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5222EB3F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b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How many members are in each group? How many times per year does the group have meetings? How are leaders and members selected? </w:t>
            </w:r>
            <w:r w:rsidRPr="00297EDA">
              <w:rPr>
                <w:rFonts w:ascii="Gill Sans MT" w:eastAsia="Times New Roman" w:hAnsi="Gill Sans MT" w:cs="Times New Roman"/>
                <w:sz w:val="20"/>
                <w:szCs w:val="20"/>
              </w:rPr>
              <w:t>Does the group have any support from government, company or NGOs? Indicate which one</w:t>
            </w:r>
          </w:p>
          <w:p w14:paraId="20A7A1EF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59FC23B1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38F21D49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3B5A4725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1168372D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66197FEE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7B4DAB58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6DB33FA9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 w:cs="Arial"/>
                <w:color w:val="1A1A1A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109E176E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lastRenderedPageBreak/>
              <w:t>TEXT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1BF59322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7D0669" w:rsidRPr="00297EDA" w14:paraId="244641C9" w14:textId="77777777" w:rsidTr="005C26CE">
        <w:trPr>
          <w:trHeight w:val="576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AEA22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04C750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What type of activities does each group do?</w:t>
            </w:r>
          </w:p>
          <w:p w14:paraId="455EFAF1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67CDC6D7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Select all that apply.</w:t>
            </w:r>
          </w:p>
          <w:p w14:paraId="5C521765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 w:cs="Arial"/>
                <w:color w:val="1A1A1A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458701B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1=Planting of trees</w:t>
            </w:r>
          </w:p>
          <w:p w14:paraId="5FD1A3A8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2=Cutting down undesired (competing) trees</w:t>
            </w:r>
          </w:p>
          <w:p w14:paraId="08805ACC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3=Protecting certain desired (patches of) trees in the forest to promote the natural regeneration of these species</w:t>
            </w:r>
          </w:p>
          <w:p w14:paraId="3F27F3C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4=Protecting areas of forest for particular environmental services, like water</w:t>
            </w:r>
          </w:p>
          <w:p w14:paraId="7ABF6DC2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5=Protecting areas of forest for particular beliefs/ spiritual services /sacred sites</w:t>
            </w:r>
          </w:p>
          <w:p w14:paraId="1CE2973A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6=Establishing clear use rights for a limited number of people to particular forest products (e.g., honey, trees)</w:t>
            </w:r>
          </w:p>
          <w:p w14:paraId="3BD04757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 7=Extension/education about forest management</w:t>
            </w:r>
          </w:p>
          <w:p w14:paraId="404DA215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8=Enacted bylaw (e.g., no bush burning in or near forest)</w:t>
            </w:r>
          </w:p>
          <w:p w14:paraId="7D4FD26C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9=Mapping/inventory forest resources (e.g. mapping forest products areas)</w:t>
            </w:r>
          </w:p>
          <w:p w14:paraId="7A486E6B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10=Other</w:t>
            </w:r>
          </w:p>
          <w:p w14:paraId="47C1025F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5284C7F5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AF7ECDA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</w:tbl>
    <w:p w14:paraId="365686A6" w14:textId="77777777" w:rsidR="007D0669" w:rsidRPr="00297EDA" w:rsidRDefault="007D0669" w:rsidP="007D0669">
      <w:pPr>
        <w:spacing w:line="240" w:lineRule="auto"/>
        <w:contextualSpacing/>
        <w:rPr>
          <w:rFonts w:ascii="Gill Sans MT" w:hAnsi="Gill Sans MT"/>
          <w:color w:val="000000" w:themeColor="text1"/>
          <w:sz w:val="20"/>
          <w:szCs w:val="20"/>
        </w:rPr>
      </w:pPr>
      <w:r w:rsidRPr="00297EDA">
        <w:rPr>
          <w:rFonts w:ascii="Gill Sans MT" w:hAnsi="Gill Sans MT"/>
          <w:b/>
          <w:color w:val="000000" w:themeColor="text1"/>
          <w:sz w:val="20"/>
          <w:szCs w:val="20"/>
        </w:rPr>
        <w:t xml:space="preserve"> </w:t>
      </w:r>
    </w:p>
    <w:p w14:paraId="307864D9" w14:textId="77777777" w:rsidR="007D0669" w:rsidRPr="00297EDA" w:rsidRDefault="007D0669" w:rsidP="007D0669">
      <w:pPr>
        <w:spacing w:line="240" w:lineRule="auto"/>
        <w:contextualSpacing/>
        <w:rPr>
          <w:rFonts w:ascii="Gill Sans MT" w:hAnsi="Gill Sans MT"/>
          <w:b/>
          <w:sz w:val="20"/>
          <w:szCs w:val="20"/>
        </w:rPr>
      </w:pPr>
      <w:r w:rsidRPr="00297EDA">
        <w:rPr>
          <w:rFonts w:ascii="Gill Sans MT" w:hAnsi="Gill Sans MT"/>
          <w:b/>
          <w:sz w:val="20"/>
          <w:szCs w:val="20"/>
        </w:rPr>
        <w:t>Traditional Community Rules</w:t>
      </w:r>
    </w:p>
    <w:tbl>
      <w:tblPr>
        <w:tblStyle w:val="TableGrid"/>
        <w:tblW w:w="12840" w:type="dxa"/>
        <w:tblLook w:val="04A0" w:firstRow="1" w:lastRow="0" w:firstColumn="1" w:lastColumn="0" w:noHBand="0" w:noVBand="1"/>
      </w:tblPr>
      <w:tblGrid>
        <w:gridCol w:w="1662"/>
        <w:gridCol w:w="1788"/>
        <w:gridCol w:w="1422"/>
        <w:gridCol w:w="1951"/>
        <w:gridCol w:w="1687"/>
        <w:gridCol w:w="2454"/>
        <w:gridCol w:w="1876"/>
      </w:tblGrid>
      <w:tr w:rsidR="007D0669" w:rsidRPr="00297EDA" w14:paraId="348F3C6D" w14:textId="77777777" w:rsidTr="005C26CE">
        <w:tc>
          <w:tcPr>
            <w:tcW w:w="1662" w:type="dxa"/>
          </w:tcPr>
          <w:p w14:paraId="15C1AACE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Activity</w:t>
            </w:r>
          </w:p>
        </w:tc>
        <w:tc>
          <w:tcPr>
            <w:tcW w:w="1788" w:type="dxa"/>
          </w:tcPr>
          <w:p w14:paraId="41C26FBC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Are there </w:t>
            </w:r>
            <w:r w:rsidRPr="00297EDA">
              <w:rPr>
                <w:rFonts w:ascii="Gill Sans MT" w:hAnsi="Gill Sans MT"/>
                <w:b/>
                <w:color w:val="000000" w:themeColor="text1"/>
                <w:sz w:val="20"/>
                <w:szCs w:val="20"/>
              </w:rPr>
              <w:lastRenderedPageBreak/>
              <w:t>traditional community rules</w:t>
            </w: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 in this village that regulate or restrict the following activity in forest/wooded areas? </w:t>
            </w:r>
          </w:p>
          <w:p w14:paraId="5B45636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100333AC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1=No</w:t>
            </w:r>
          </w:p>
          <w:p w14:paraId="65E20B60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 xml:space="preserve">2=Yes </w:t>
            </w:r>
          </w:p>
          <w:p w14:paraId="2BDB3D10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14C26AD4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  <w:p w14:paraId="0188FC9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22" w:type="dxa"/>
          </w:tcPr>
          <w:p w14:paraId="7F4F01D2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lastRenderedPageBreak/>
              <w:t xml:space="preserve">If yes, please </w:t>
            </w: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lastRenderedPageBreak/>
              <w:t xml:space="preserve">describe the rules. </w:t>
            </w:r>
          </w:p>
        </w:tc>
        <w:tc>
          <w:tcPr>
            <w:tcW w:w="1951" w:type="dxa"/>
          </w:tcPr>
          <w:p w14:paraId="1505D4BF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lastRenderedPageBreak/>
              <w:t xml:space="preserve">Have these rules </w:t>
            </w: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lastRenderedPageBreak/>
              <w:t xml:space="preserve">changes over the past # years? </w:t>
            </w:r>
          </w:p>
          <w:p w14:paraId="1BBF615B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18069BDB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1=No</w:t>
            </w:r>
          </w:p>
          <w:p w14:paraId="5095D216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 xml:space="preserve">2=Yes </w:t>
            </w:r>
          </w:p>
          <w:p w14:paraId="1EA9724E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6592EBC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687" w:type="dxa"/>
          </w:tcPr>
          <w:p w14:paraId="506C4281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lastRenderedPageBreak/>
              <w:t xml:space="preserve">Are there </w:t>
            </w: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lastRenderedPageBreak/>
              <w:t>penalties for rule breaking?</w:t>
            </w:r>
          </w:p>
          <w:p w14:paraId="64402973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0=No</w:t>
            </w:r>
          </w:p>
          <w:p w14:paraId="0C8311C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1=Yes</w:t>
            </w:r>
          </w:p>
        </w:tc>
        <w:tc>
          <w:tcPr>
            <w:tcW w:w="2454" w:type="dxa"/>
          </w:tcPr>
          <w:p w14:paraId="1B4D891C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lastRenderedPageBreak/>
              <w:t xml:space="preserve">What is the traditional </w:t>
            </w: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lastRenderedPageBreak/>
              <w:t xml:space="preserve">community penalty for breaking the rules? </w:t>
            </w:r>
          </w:p>
          <w:p w14:paraId="0891C92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1-Seize the product</w:t>
            </w:r>
          </w:p>
          <w:p w14:paraId="5BDE5F57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2-Seize tools </w:t>
            </w:r>
          </w:p>
          <w:p w14:paraId="7CFC70B5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3-Cash fine; note the amount</w:t>
            </w:r>
          </w:p>
          <w:p w14:paraId="7B7CC35D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4- Labor contribution; please specify the number of days</w:t>
            </w:r>
          </w:p>
          <w:p w14:paraId="7C5FD179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5- Social shaming</w:t>
            </w:r>
          </w:p>
          <w:p w14:paraId="02F4178E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6 – In-kind contribution; pleas specify the product and amount </w:t>
            </w:r>
          </w:p>
          <w:p w14:paraId="69385B2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7-Harvesting/collection restrictions</w:t>
            </w:r>
          </w:p>
          <w:p w14:paraId="320DECB2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8- Corporeal punishment</w:t>
            </w:r>
          </w:p>
          <w:p w14:paraId="5B3E2701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9-Sent to jail</w:t>
            </w:r>
          </w:p>
          <w:p w14:paraId="7A6B2FFF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10-Sent to DFO</w:t>
            </w:r>
          </w:p>
          <w:p w14:paraId="7D1D334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11- Sent to chief</w:t>
            </w:r>
          </w:p>
          <w:p w14:paraId="644555DA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97- Other</w:t>
            </w:r>
          </w:p>
          <w:p w14:paraId="52FB8069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876" w:type="dxa"/>
          </w:tcPr>
          <w:p w14:paraId="157A0B6C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lastRenderedPageBreak/>
              <w:t xml:space="preserve">In your opinion, </w:t>
            </w: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lastRenderedPageBreak/>
              <w:t xml:space="preserve">how many community members adhere to/follow these rules? </w:t>
            </w:r>
          </w:p>
          <w:p w14:paraId="0614E875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6B268926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1-Nearly everyone in the community</w:t>
            </w:r>
          </w:p>
          <w:p w14:paraId="40685CEF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2- Most community members</w:t>
            </w:r>
          </w:p>
          <w:p w14:paraId="7EC2067A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3- About half of the community</w:t>
            </w:r>
          </w:p>
          <w:p w14:paraId="747F655C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 xml:space="preserve">4- Some/a </w:t>
            </w:r>
            <w:proofErr w:type="spellStart"/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fewe</w:t>
            </w:r>
            <w:proofErr w:type="spellEnd"/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 xml:space="preserve"> members of the community</w:t>
            </w:r>
          </w:p>
          <w:p w14:paraId="5660821E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 xml:space="preserve">5 – No one follows the rules </w:t>
            </w:r>
          </w:p>
          <w:p w14:paraId="4F6C90F0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  <w:p w14:paraId="13013170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2FD25EE5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</w:tc>
      </w:tr>
      <w:tr w:rsidR="007D0669" w:rsidRPr="00297EDA" w14:paraId="66371008" w14:textId="77777777" w:rsidTr="005C26CE">
        <w:tc>
          <w:tcPr>
            <w:tcW w:w="1662" w:type="dxa"/>
          </w:tcPr>
          <w:p w14:paraId="760DF524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lastRenderedPageBreak/>
              <w:t>Clearing land for agriculture</w:t>
            </w:r>
          </w:p>
        </w:tc>
        <w:tc>
          <w:tcPr>
            <w:tcW w:w="1788" w:type="dxa"/>
          </w:tcPr>
          <w:p w14:paraId="1082543A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22" w:type="dxa"/>
            <w:shd w:val="clear" w:color="auto" w:fill="D6E3BC" w:themeFill="accent3" w:themeFillTint="66"/>
          </w:tcPr>
          <w:p w14:paraId="72E5E925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TEXT </w:t>
            </w:r>
          </w:p>
        </w:tc>
        <w:tc>
          <w:tcPr>
            <w:tcW w:w="1951" w:type="dxa"/>
          </w:tcPr>
          <w:p w14:paraId="792E137E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687" w:type="dxa"/>
          </w:tcPr>
          <w:p w14:paraId="77AECE11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454" w:type="dxa"/>
          </w:tcPr>
          <w:p w14:paraId="082467C7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76" w:type="dxa"/>
          </w:tcPr>
          <w:p w14:paraId="77ADEBAC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3DF5E663" w14:textId="77777777" w:rsidTr="005C26CE">
        <w:tc>
          <w:tcPr>
            <w:tcW w:w="1662" w:type="dxa"/>
          </w:tcPr>
          <w:p w14:paraId="696EE822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Setting fires for poaching/hunting (include hunting </w:t>
            </w:r>
            <w:proofErr w:type="gramStart"/>
            <w:r w:rsidRPr="00297EDA">
              <w:rPr>
                <w:rFonts w:ascii="Gill Sans MT" w:hAnsi="Gill Sans MT"/>
                <w:sz w:val="20"/>
                <w:szCs w:val="20"/>
              </w:rPr>
              <w:t>relish(</w:t>
            </w:r>
            <w:proofErr w:type="gramEnd"/>
            <w:r w:rsidRPr="00297EDA">
              <w:rPr>
                <w:rFonts w:ascii="Gill Sans MT" w:hAnsi="Gill Sans MT"/>
                <w:sz w:val="20"/>
                <w:szCs w:val="20"/>
              </w:rPr>
              <w:t>mice))</w:t>
            </w:r>
          </w:p>
        </w:tc>
        <w:tc>
          <w:tcPr>
            <w:tcW w:w="1788" w:type="dxa"/>
          </w:tcPr>
          <w:p w14:paraId="5ECC496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22" w:type="dxa"/>
            <w:shd w:val="clear" w:color="auto" w:fill="D6E3BC" w:themeFill="accent3" w:themeFillTint="66"/>
          </w:tcPr>
          <w:p w14:paraId="5E28C13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TEXT</w:t>
            </w:r>
          </w:p>
        </w:tc>
        <w:tc>
          <w:tcPr>
            <w:tcW w:w="1951" w:type="dxa"/>
          </w:tcPr>
          <w:p w14:paraId="5C89622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687" w:type="dxa"/>
          </w:tcPr>
          <w:p w14:paraId="1D873FB9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454" w:type="dxa"/>
          </w:tcPr>
          <w:p w14:paraId="68A44F9B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76" w:type="dxa"/>
          </w:tcPr>
          <w:p w14:paraId="028EDE61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1EB4A553" w14:textId="77777777" w:rsidTr="005C26CE">
        <w:tc>
          <w:tcPr>
            <w:tcW w:w="1662" w:type="dxa"/>
          </w:tcPr>
          <w:p w14:paraId="1D9431D2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Pit sawing</w:t>
            </w:r>
          </w:p>
        </w:tc>
        <w:tc>
          <w:tcPr>
            <w:tcW w:w="1788" w:type="dxa"/>
          </w:tcPr>
          <w:p w14:paraId="59480534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22" w:type="dxa"/>
            <w:shd w:val="clear" w:color="auto" w:fill="D6E3BC" w:themeFill="accent3" w:themeFillTint="66"/>
          </w:tcPr>
          <w:p w14:paraId="3AFC736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TEXT</w:t>
            </w:r>
          </w:p>
        </w:tc>
        <w:tc>
          <w:tcPr>
            <w:tcW w:w="1951" w:type="dxa"/>
          </w:tcPr>
          <w:p w14:paraId="01E43C9E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687" w:type="dxa"/>
          </w:tcPr>
          <w:p w14:paraId="2BF63917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454" w:type="dxa"/>
          </w:tcPr>
          <w:p w14:paraId="1FF8E9F9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76" w:type="dxa"/>
          </w:tcPr>
          <w:p w14:paraId="2B34ABEE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51FFAC64" w14:textId="77777777" w:rsidTr="005C26CE">
        <w:tc>
          <w:tcPr>
            <w:tcW w:w="1662" w:type="dxa"/>
          </w:tcPr>
          <w:p w14:paraId="13372F2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Collecting wood for fuel</w:t>
            </w:r>
          </w:p>
        </w:tc>
        <w:tc>
          <w:tcPr>
            <w:tcW w:w="1788" w:type="dxa"/>
          </w:tcPr>
          <w:p w14:paraId="4718C861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22" w:type="dxa"/>
            <w:shd w:val="clear" w:color="auto" w:fill="D6E3BC" w:themeFill="accent3" w:themeFillTint="66"/>
          </w:tcPr>
          <w:p w14:paraId="1CCC0995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TEXT</w:t>
            </w:r>
          </w:p>
        </w:tc>
        <w:tc>
          <w:tcPr>
            <w:tcW w:w="1951" w:type="dxa"/>
          </w:tcPr>
          <w:p w14:paraId="5A98528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687" w:type="dxa"/>
          </w:tcPr>
          <w:p w14:paraId="20A2BDC4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454" w:type="dxa"/>
          </w:tcPr>
          <w:p w14:paraId="1E56CEF0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76" w:type="dxa"/>
          </w:tcPr>
          <w:p w14:paraId="034D92A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681B3933" w14:textId="77777777" w:rsidTr="005C26CE">
        <w:trPr>
          <w:trHeight w:val="647"/>
        </w:trPr>
        <w:tc>
          <w:tcPr>
            <w:tcW w:w="1662" w:type="dxa"/>
          </w:tcPr>
          <w:p w14:paraId="58855A1C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Setting fires before harvesting</w:t>
            </w:r>
          </w:p>
        </w:tc>
        <w:tc>
          <w:tcPr>
            <w:tcW w:w="1788" w:type="dxa"/>
          </w:tcPr>
          <w:p w14:paraId="0EDED697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22" w:type="dxa"/>
            <w:shd w:val="clear" w:color="auto" w:fill="D6E3BC" w:themeFill="accent3" w:themeFillTint="66"/>
          </w:tcPr>
          <w:p w14:paraId="15DB205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TEXT</w:t>
            </w:r>
          </w:p>
        </w:tc>
        <w:tc>
          <w:tcPr>
            <w:tcW w:w="1951" w:type="dxa"/>
          </w:tcPr>
          <w:p w14:paraId="1274A05F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687" w:type="dxa"/>
          </w:tcPr>
          <w:p w14:paraId="1F390C2B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454" w:type="dxa"/>
          </w:tcPr>
          <w:p w14:paraId="6A94952D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76" w:type="dxa"/>
          </w:tcPr>
          <w:p w14:paraId="612BCB1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7AAE2AAA" w14:textId="77777777" w:rsidTr="005C26CE">
        <w:trPr>
          <w:trHeight w:val="654"/>
        </w:trPr>
        <w:tc>
          <w:tcPr>
            <w:tcW w:w="1662" w:type="dxa"/>
          </w:tcPr>
          <w:p w14:paraId="776E3F6D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Cutting trees for charcoaling</w:t>
            </w:r>
          </w:p>
          <w:p w14:paraId="5B8439FF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788" w:type="dxa"/>
          </w:tcPr>
          <w:p w14:paraId="7AB1E02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22" w:type="dxa"/>
            <w:shd w:val="clear" w:color="auto" w:fill="D6E3BC" w:themeFill="accent3" w:themeFillTint="66"/>
          </w:tcPr>
          <w:p w14:paraId="14F0FCF5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TEXT</w:t>
            </w:r>
          </w:p>
        </w:tc>
        <w:tc>
          <w:tcPr>
            <w:tcW w:w="1951" w:type="dxa"/>
          </w:tcPr>
          <w:p w14:paraId="7C24ECE3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687" w:type="dxa"/>
          </w:tcPr>
          <w:p w14:paraId="2FA0AEE9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454" w:type="dxa"/>
          </w:tcPr>
          <w:p w14:paraId="4262F09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76" w:type="dxa"/>
          </w:tcPr>
          <w:p w14:paraId="68B4C9CA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70B18D64" w14:textId="77777777" w:rsidTr="005C26CE">
        <w:trPr>
          <w:trHeight w:val="611"/>
        </w:trPr>
        <w:tc>
          <w:tcPr>
            <w:tcW w:w="1662" w:type="dxa"/>
          </w:tcPr>
          <w:p w14:paraId="06A7A543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Grazing livestock </w:t>
            </w:r>
          </w:p>
          <w:p w14:paraId="687BA539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788" w:type="dxa"/>
          </w:tcPr>
          <w:p w14:paraId="6A7E6A2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22" w:type="dxa"/>
            <w:shd w:val="clear" w:color="auto" w:fill="D6E3BC" w:themeFill="accent3" w:themeFillTint="66"/>
          </w:tcPr>
          <w:p w14:paraId="0EBB29F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951" w:type="dxa"/>
          </w:tcPr>
          <w:p w14:paraId="3D45D3BB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687" w:type="dxa"/>
          </w:tcPr>
          <w:p w14:paraId="3AD86F19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454" w:type="dxa"/>
          </w:tcPr>
          <w:p w14:paraId="1C2AD479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76" w:type="dxa"/>
          </w:tcPr>
          <w:p w14:paraId="3225D6E3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</w:tbl>
    <w:p w14:paraId="668A27BE" w14:textId="77777777" w:rsidR="007D0669" w:rsidRPr="00297EDA" w:rsidRDefault="007D0669" w:rsidP="007D0669">
      <w:pPr>
        <w:spacing w:line="240" w:lineRule="auto"/>
        <w:contextualSpacing/>
        <w:rPr>
          <w:rFonts w:ascii="Gill Sans MT" w:hAnsi="Gill Sans MT"/>
          <w:sz w:val="20"/>
          <w:szCs w:val="20"/>
        </w:rPr>
      </w:pPr>
    </w:p>
    <w:p w14:paraId="5D238BF3" w14:textId="77777777" w:rsidR="007D0669" w:rsidRPr="00297EDA" w:rsidRDefault="007D0669" w:rsidP="007D0669">
      <w:pPr>
        <w:spacing w:line="240" w:lineRule="auto"/>
        <w:contextualSpacing/>
        <w:rPr>
          <w:rFonts w:ascii="Gill Sans MT" w:hAnsi="Gill Sans MT"/>
          <w:sz w:val="20"/>
          <w:szCs w:val="20"/>
        </w:rPr>
      </w:pPr>
    </w:p>
    <w:tbl>
      <w:tblPr>
        <w:tblW w:w="1081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940"/>
        <w:gridCol w:w="3690"/>
        <w:gridCol w:w="990"/>
      </w:tblGrid>
      <w:tr w:rsidR="007D0669" w:rsidRPr="00297EDA" w14:paraId="395FD67F" w14:textId="77777777" w:rsidTr="005C26CE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CC0A5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374BD6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 xml:space="preserve">Who is primarily responsible for the enforcement of these traditional community rules related to forest/wooded land? </w:t>
            </w:r>
          </w:p>
          <w:p w14:paraId="67653F09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230247F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lastRenderedPageBreak/>
              <w:t>1=Headperson</w:t>
            </w:r>
          </w:p>
          <w:p w14:paraId="7BF4E903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2=</w:t>
            </w:r>
            <w:proofErr w:type="spellStart"/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Induna</w:t>
            </w:r>
            <w:proofErr w:type="spellEnd"/>
          </w:p>
          <w:p w14:paraId="7D9BFFDD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lastRenderedPageBreak/>
              <w:t>3=Chief</w:t>
            </w:r>
          </w:p>
          <w:p w14:paraId="64B3B127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4=Elders</w:t>
            </w:r>
          </w:p>
          <w:p w14:paraId="5CA00659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5=Community Resource Board</w:t>
            </w:r>
          </w:p>
          <w:p w14:paraId="022074BB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6=Village </w:t>
            </w:r>
            <w:proofErr w:type="gramStart"/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group(</w:t>
            </w:r>
            <w:proofErr w:type="gramEnd"/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forest user group or village action committee); please specify</w:t>
            </w:r>
          </w:p>
          <w:p w14:paraId="322AC8BB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97=Other, please specify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E637A8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7D0669" w:rsidRPr="00297EDA" w14:paraId="6AFC98E9" w14:textId="77777777" w:rsidTr="005C26CE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496FC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111B03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 xml:space="preserve">How effectively are traditional community </w:t>
            </w:r>
            <w:r w:rsidRPr="00297EDA">
              <w:rPr>
                <w:rFonts w:ascii="Gill Sans MT" w:eastAsia="Calibri" w:hAnsi="Gill Sans MT" w:cs="Times New Roman"/>
                <w:b/>
                <w:color w:val="000000" w:themeColor="text1"/>
                <w:sz w:val="20"/>
                <w:szCs w:val="20"/>
              </w:rPr>
              <w:t xml:space="preserve">rules </w:t>
            </w: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>enforced?</w:t>
            </w:r>
          </w:p>
          <w:p w14:paraId="56461748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9F81326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1=No</w:t>
            </w:r>
          </w:p>
          <w:p w14:paraId="1D038B86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2=Yes </w:t>
            </w:r>
          </w:p>
          <w:p w14:paraId="2C0C4AAE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888=Don’t know</w:t>
            </w:r>
          </w:p>
          <w:p w14:paraId="6E99B51F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9C66425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7D0669" w:rsidRPr="00297EDA" w14:paraId="3DC4E818" w14:textId="77777777" w:rsidTr="005C26CE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308B2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F17DC9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 xml:space="preserve">Do you think these traditional community </w:t>
            </w:r>
            <w:r w:rsidRPr="00297EDA">
              <w:rPr>
                <w:rFonts w:ascii="Gill Sans MT" w:eastAsia="Calibri" w:hAnsi="Gill Sans MT" w:cs="Times New Roman"/>
                <w:b/>
                <w:color w:val="000000" w:themeColor="text1"/>
                <w:sz w:val="20"/>
                <w:szCs w:val="20"/>
              </w:rPr>
              <w:t xml:space="preserve">rules </w:t>
            </w: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 xml:space="preserve">are fair? </w:t>
            </w: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373823A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1=No</w:t>
            </w:r>
          </w:p>
          <w:p w14:paraId="6157CECC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2=Yes </w:t>
            </w:r>
          </w:p>
          <w:p w14:paraId="00A55F40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888=Don’t know</w:t>
            </w:r>
          </w:p>
          <w:p w14:paraId="6343C662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A1E76EB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7D0669" w:rsidRPr="00297EDA" w14:paraId="1A077E98" w14:textId="77777777" w:rsidTr="005C26CE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8A893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37F0A9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 xml:space="preserve">How often are the traditional/local </w:t>
            </w:r>
            <w:r w:rsidRPr="00297EDA">
              <w:rPr>
                <w:rFonts w:ascii="Gill Sans MT" w:eastAsia="Calibri" w:hAnsi="Gill Sans MT" w:cs="Times New Roman"/>
                <w:b/>
                <w:color w:val="000000" w:themeColor="text1"/>
                <w:sz w:val="20"/>
                <w:szCs w:val="20"/>
              </w:rPr>
              <w:t>penalties</w:t>
            </w: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 xml:space="preserve"> enforced equally across different groups in your community?</w:t>
            </w: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E18546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1=No</w:t>
            </w:r>
          </w:p>
          <w:p w14:paraId="666A67BA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2=Yes </w:t>
            </w:r>
          </w:p>
          <w:p w14:paraId="1B1A3DE3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888=Don’t know</w:t>
            </w:r>
          </w:p>
          <w:p w14:paraId="58C4F5D8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7184B25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7D0669" w:rsidRPr="00297EDA" w14:paraId="459D88B3" w14:textId="77777777" w:rsidTr="005C26CE">
        <w:trPr>
          <w:trHeight w:val="96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C9050E1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77BA267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 xml:space="preserve">Do you think these traditional community </w:t>
            </w:r>
            <w:r w:rsidRPr="00297EDA">
              <w:rPr>
                <w:rFonts w:ascii="Gill Sans MT" w:eastAsia="Calibri" w:hAnsi="Gill Sans MT" w:cs="Times New Roman"/>
                <w:b/>
                <w:color w:val="000000" w:themeColor="text1"/>
                <w:sz w:val="20"/>
                <w:szCs w:val="20"/>
              </w:rPr>
              <w:t xml:space="preserve">penalties </w:t>
            </w: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>are fair?</w:t>
            </w:r>
          </w:p>
          <w:p w14:paraId="1D121B0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5AA33ADF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1=No</w:t>
            </w:r>
          </w:p>
          <w:p w14:paraId="431675B9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2=Yes </w:t>
            </w:r>
          </w:p>
          <w:p w14:paraId="4FAF0596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888=Don’t know</w:t>
            </w:r>
          </w:p>
          <w:p w14:paraId="08761AFF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5F65166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7D0669" w:rsidRPr="00297EDA" w14:paraId="135116C9" w14:textId="77777777" w:rsidTr="005C26CE">
        <w:trPr>
          <w:trHeight w:val="1082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6E3BC" w:themeFill="accent3" w:themeFillTint="66"/>
          </w:tcPr>
          <w:p w14:paraId="47922247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D6E3BC" w:themeFill="accent3" w:themeFillTint="66"/>
          </w:tcPr>
          <w:p w14:paraId="4C39E32C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What is the process that outsiders/strangers must follow for using the forests? Are there rules that are different for locals versus outsiders? Please describe.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63CCDF9B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45AB283B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523340FD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TEXT</w:t>
            </w:r>
          </w:p>
        </w:tc>
      </w:tr>
      <w:tr w:rsidR="007D0669" w:rsidRPr="00297EDA" w14:paraId="731F0D3A" w14:textId="77777777" w:rsidTr="005C26CE">
        <w:trPr>
          <w:trHeight w:val="1061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6E3BC" w:themeFill="accent3" w:themeFillTint="66"/>
          </w:tcPr>
          <w:p w14:paraId="28E3CD93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D6E3BC" w:themeFill="accent3" w:themeFillTint="66"/>
          </w:tcPr>
          <w:p w14:paraId="46524EDA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What rules are specific to strangers in the community wishing to access forest/wooded land? Are members of the community involved in the negotiation process with outsiders wishing to acquire access? If yes, who?</w:t>
            </w:r>
          </w:p>
          <w:p w14:paraId="5EA7E1DA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69904E2C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6013CFFD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TEXT</w:t>
            </w:r>
          </w:p>
        </w:tc>
      </w:tr>
      <w:tr w:rsidR="007D0669" w:rsidRPr="00297EDA" w14:paraId="0DA7FE13" w14:textId="77777777" w:rsidTr="005C26CE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094B4EA1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291420F9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Are members of the community involved in the design, implementation and oversight of forest/wooded land agreements (contracts, concessions, permits)?</w:t>
            </w:r>
          </w:p>
          <w:p w14:paraId="0441C9ED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6AEC37ED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032A6D19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 xml:space="preserve">TEXT </w:t>
            </w:r>
          </w:p>
        </w:tc>
      </w:tr>
    </w:tbl>
    <w:p w14:paraId="00CAD5E8" w14:textId="77777777" w:rsidR="007D0669" w:rsidRPr="00297EDA" w:rsidRDefault="007D0669" w:rsidP="007D0669">
      <w:pPr>
        <w:spacing w:line="240" w:lineRule="auto"/>
        <w:contextualSpacing/>
        <w:rPr>
          <w:rFonts w:ascii="Gill Sans MT" w:eastAsia="Calibri" w:hAnsi="Gill Sans MT" w:cs="Times New Roman"/>
          <w:color w:val="000000" w:themeColor="text1"/>
          <w:sz w:val="20"/>
          <w:szCs w:val="20"/>
        </w:rPr>
      </w:pPr>
    </w:p>
    <w:p w14:paraId="007CD5D7" w14:textId="77777777" w:rsidR="007D0669" w:rsidRPr="00297EDA" w:rsidRDefault="007D0669" w:rsidP="007D0669">
      <w:pPr>
        <w:spacing w:line="240" w:lineRule="auto"/>
        <w:contextualSpacing/>
        <w:rPr>
          <w:rFonts w:ascii="Gill Sans MT" w:eastAsia="Calibri" w:hAnsi="Gill Sans MT" w:cs="Times New Roman"/>
          <w:color w:val="000000" w:themeColor="text1"/>
          <w:sz w:val="20"/>
          <w:szCs w:val="20"/>
        </w:rPr>
      </w:pPr>
    </w:p>
    <w:p w14:paraId="50244131" w14:textId="77777777" w:rsidR="007D0669" w:rsidRPr="00297EDA" w:rsidRDefault="007D0669" w:rsidP="007D0669">
      <w:pPr>
        <w:spacing w:line="240" w:lineRule="auto"/>
        <w:contextualSpacing/>
        <w:rPr>
          <w:rFonts w:ascii="Gill Sans MT" w:eastAsia="Calibri" w:hAnsi="Gill Sans MT" w:cs="Times New Roman"/>
          <w:b/>
          <w:color w:val="000000" w:themeColor="text1"/>
          <w:sz w:val="20"/>
          <w:szCs w:val="20"/>
        </w:rPr>
      </w:pPr>
      <w:r w:rsidRPr="00297EDA">
        <w:rPr>
          <w:rFonts w:ascii="Gill Sans MT" w:eastAsia="Calibri" w:hAnsi="Gill Sans MT" w:cs="Times New Roman"/>
          <w:b/>
          <w:color w:val="000000" w:themeColor="text1"/>
          <w:sz w:val="20"/>
          <w:szCs w:val="20"/>
        </w:rPr>
        <w:t>Government/official legal rules</w:t>
      </w:r>
    </w:p>
    <w:tbl>
      <w:tblPr>
        <w:tblStyle w:val="TableGrid"/>
        <w:tblW w:w="12840" w:type="dxa"/>
        <w:tblLook w:val="04A0" w:firstRow="1" w:lastRow="0" w:firstColumn="1" w:lastColumn="0" w:noHBand="0" w:noVBand="1"/>
      </w:tblPr>
      <w:tblGrid>
        <w:gridCol w:w="1657"/>
        <w:gridCol w:w="2026"/>
        <w:gridCol w:w="1381"/>
        <w:gridCol w:w="1361"/>
        <w:gridCol w:w="1769"/>
        <w:gridCol w:w="2493"/>
        <w:gridCol w:w="2153"/>
      </w:tblGrid>
      <w:tr w:rsidR="007D0669" w:rsidRPr="00297EDA" w14:paraId="006CF954" w14:textId="77777777" w:rsidTr="005C26CE">
        <w:tc>
          <w:tcPr>
            <w:tcW w:w="1662" w:type="dxa"/>
          </w:tcPr>
          <w:p w14:paraId="19E5E0F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Activity</w:t>
            </w:r>
          </w:p>
        </w:tc>
        <w:tc>
          <w:tcPr>
            <w:tcW w:w="1882" w:type="dxa"/>
          </w:tcPr>
          <w:p w14:paraId="22F3F4AB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Are there </w:t>
            </w:r>
            <w:r w:rsidRPr="00297EDA">
              <w:rPr>
                <w:rFonts w:ascii="Gill Sans MT" w:hAnsi="Gill Sans MT"/>
                <w:b/>
                <w:color w:val="000000" w:themeColor="text1"/>
                <w:sz w:val="20"/>
                <w:szCs w:val="20"/>
              </w:rPr>
              <w:t>government/official legal rules</w:t>
            </w: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 that </w:t>
            </w: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lastRenderedPageBreak/>
              <w:t xml:space="preserve">regulate or restrict the following activity in forest/wooded areas? </w:t>
            </w:r>
          </w:p>
          <w:p w14:paraId="03FDF98D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415B36E4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1=No</w:t>
            </w:r>
          </w:p>
          <w:p w14:paraId="6355AA28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 xml:space="preserve">2=Yes </w:t>
            </w:r>
          </w:p>
          <w:p w14:paraId="686DBEDC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553FE133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  <w:p w14:paraId="0EAF553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04" w:type="dxa"/>
          </w:tcPr>
          <w:p w14:paraId="77650A33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lastRenderedPageBreak/>
              <w:t xml:space="preserve">If yes, please describe the rules. </w:t>
            </w:r>
          </w:p>
        </w:tc>
        <w:tc>
          <w:tcPr>
            <w:tcW w:w="1370" w:type="dxa"/>
          </w:tcPr>
          <w:p w14:paraId="7A4543F4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What year was this rule introduced? </w:t>
            </w:r>
          </w:p>
        </w:tc>
        <w:tc>
          <w:tcPr>
            <w:tcW w:w="1800" w:type="dxa"/>
          </w:tcPr>
          <w:p w14:paraId="4E4CEA8A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Are there penalties for rule breaking?</w:t>
            </w:r>
          </w:p>
          <w:p w14:paraId="77CE968F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lastRenderedPageBreak/>
              <w:t>0=No</w:t>
            </w:r>
          </w:p>
          <w:p w14:paraId="4B72D167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1=Yes</w:t>
            </w:r>
          </w:p>
          <w:p w14:paraId="0ED8342A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1755D74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2520" w:type="dxa"/>
          </w:tcPr>
          <w:p w14:paraId="53304BC1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lastRenderedPageBreak/>
              <w:t xml:space="preserve">What are the penalties for breaking the rules? </w:t>
            </w:r>
          </w:p>
          <w:p w14:paraId="7ED71535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1-Seize the product</w:t>
            </w:r>
          </w:p>
          <w:p w14:paraId="1C559A40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lastRenderedPageBreak/>
              <w:t xml:space="preserve">2-Seize tools </w:t>
            </w:r>
          </w:p>
          <w:p w14:paraId="1B0B56CE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3-Cash fine; note the amount</w:t>
            </w:r>
          </w:p>
          <w:p w14:paraId="1D0DD03D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4- Labor contribution; please specify the number of days</w:t>
            </w:r>
          </w:p>
          <w:p w14:paraId="35FA7EDD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5 – In-kind contribution; pleas specify the product and amount </w:t>
            </w:r>
          </w:p>
          <w:p w14:paraId="65E1C1CB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6-Harvesting/collection restrictions</w:t>
            </w:r>
          </w:p>
          <w:p w14:paraId="20D47CF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7- Corporeal punishment</w:t>
            </w:r>
          </w:p>
          <w:p w14:paraId="12CAB8A5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8-Sent to jail</w:t>
            </w:r>
          </w:p>
          <w:p w14:paraId="061A4C2A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9-Sent to DFO</w:t>
            </w:r>
          </w:p>
          <w:p w14:paraId="39E89FE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10- Sent to chief</w:t>
            </w:r>
          </w:p>
          <w:p w14:paraId="2C4B470C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5EF160F0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97- Other; please specify</w:t>
            </w:r>
          </w:p>
          <w:p w14:paraId="6D20BF43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1C5652A5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36AD4D99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  <w:p w14:paraId="3186AF44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2202" w:type="dxa"/>
          </w:tcPr>
          <w:p w14:paraId="16FE7E8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lastRenderedPageBreak/>
              <w:t xml:space="preserve">In your opinion, how many community members adhere </w:t>
            </w: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lastRenderedPageBreak/>
              <w:t xml:space="preserve">to/follow these rules? </w:t>
            </w:r>
          </w:p>
          <w:p w14:paraId="3C48A4B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49E39F47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1-Nearly everyone in the community</w:t>
            </w:r>
          </w:p>
          <w:p w14:paraId="3C62335F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2- Most community members</w:t>
            </w:r>
          </w:p>
          <w:p w14:paraId="1E598F6B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3- About half of the community</w:t>
            </w:r>
          </w:p>
          <w:p w14:paraId="6CDFAF6B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 xml:space="preserve">4- Some/a </w:t>
            </w:r>
            <w:proofErr w:type="spellStart"/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fewe</w:t>
            </w:r>
            <w:proofErr w:type="spellEnd"/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 xml:space="preserve"> members of the community</w:t>
            </w:r>
          </w:p>
          <w:p w14:paraId="5C599AE0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 xml:space="preserve">5 – No one follows the rules </w:t>
            </w:r>
          </w:p>
          <w:p w14:paraId="749758B7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  <w:p w14:paraId="6D336069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670686C4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</w:tc>
      </w:tr>
      <w:tr w:rsidR="007D0669" w:rsidRPr="00297EDA" w14:paraId="4BC1E383" w14:textId="77777777" w:rsidTr="005C26CE">
        <w:tc>
          <w:tcPr>
            <w:tcW w:w="1662" w:type="dxa"/>
          </w:tcPr>
          <w:p w14:paraId="6FA5C31C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lastRenderedPageBreak/>
              <w:t>Clearing land for agriculture</w:t>
            </w:r>
          </w:p>
        </w:tc>
        <w:tc>
          <w:tcPr>
            <w:tcW w:w="1882" w:type="dxa"/>
          </w:tcPr>
          <w:p w14:paraId="453B00D5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04" w:type="dxa"/>
            <w:shd w:val="clear" w:color="auto" w:fill="D6E3BC" w:themeFill="accent3" w:themeFillTint="66"/>
          </w:tcPr>
          <w:p w14:paraId="039BD3E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TEXT </w:t>
            </w:r>
          </w:p>
        </w:tc>
        <w:tc>
          <w:tcPr>
            <w:tcW w:w="1370" w:type="dxa"/>
          </w:tcPr>
          <w:p w14:paraId="0C1D2DAC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66DD069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520" w:type="dxa"/>
          </w:tcPr>
          <w:p w14:paraId="4DE13D70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202" w:type="dxa"/>
          </w:tcPr>
          <w:p w14:paraId="54FEBDBD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2471E61F" w14:textId="77777777" w:rsidTr="005C26CE">
        <w:tc>
          <w:tcPr>
            <w:tcW w:w="1662" w:type="dxa"/>
          </w:tcPr>
          <w:p w14:paraId="6841E8FC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Setting fires for poaching/hunting (include hunting </w:t>
            </w:r>
            <w:proofErr w:type="gramStart"/>
            <w:r w:rsidRPr="00297EDA">
              <w:rPr>
                <w:rFonts w:ascii="Gill Sans MT" w:hAnsi="Gill Sans MT"/>
                <w:sz w:val="20"/>
                <w:szCs w:val="20"/>
              </w:rPr>
              <w:t>relish(</w:t>
            </w:r>
            <w:proofErr w:type="gramEnd"/>
            <w:r w:rsidRPr="00297EDA">
              <w:rPr>
                <w:rFonts w:ascii="Gill Sans MT" w:hAnsi="Gill Sans MT"/>
                <w:sz w:val="20"/>
                <w:szCs w:val="20"/>
              </w:rPr>
              <w:t>mice))</w:t>
            </w:r>
          </w:p>
        </w:tc>
        <w:tc>
          <w:tcPr>
            <w:tcW w:w="1882" w:type="dxa"/>
          </w:tcPr>
          <w:p w14:paraId="439407EE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04" w:type="dxa"/>
            <w:shd w:val="clear" w:color="auto" w:fill="D6E3BC" w:themeFill="accent3" w:themeFillTint="66"/>
          </w:tcPr>
          <w:p w14:paraId="2100FD05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TEXT</w:t>
            </w:r>
          </w:p>
        </w:tc>
        <w:tc>
          <w:tcPr>
            <w:tcW w:w="1370" w:type="dxa"/>
          </w:tcPr>
          <w:p w14:paraId="3DF76E33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84B7C02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520" w:type="dxa"/>
          </w:tcPr>
          <w:p w14:paraId="62E13EA1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202" w:type="dxa"/>
          </w:tcPr>
          <w:p w14:paraId="762C818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1882FF26" w14:textId="77777777" w:rsidTr="005C26CE">
        <w:tc>
          <w:tcPr>
            <w:tcW w:w="1662" w:type="dxa"/>
          </w:tcPr>
          <w:p w14:paraId="4095F13A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Pit sawing</w:t>
            </w:r>
          </w:p>
        </w:tc>
        <w:tc>
          <w:tcPr>
            <w:tcW w:w="1882" w:type="dxa"/>
          </w:tcPr>
          <w:p w14:paraId="5354203A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04" w:type="dxa"/>
            <w:shd w:val="clear" w:color="auto" w:fill="D6E3BC" w:themeFill="accent3" w:themeFillTint="66"/>
          </w:tcPr>
          <w:p w14:paraId="5D6528F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TEXT</w:t>
            </w:r>
          </w:p>
        </w:tc>
        <w:tc>
          <w:tcPr>
            <w:tcW w:w="1370" w:type="dxa"/>
          </w:tcPr>
          <w:p w14:paraId="0CE141AF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00" w:type="dxa"/>
          </w:tcPr>
          <w:p w14:paraId="38A181A9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520" w:type="dxa"/>
          </w:tcPr>
          <w:p w14:paraId="26F7F4E1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202" w:type="dxa"/>
          </w:tcPr>
          <w:p w14:paraId="117A3654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2E58E096" w14:textId="77777777" w:rsidTr="005C26CE">
        <w:tc>
          <w:tcPr>
            <w:tcW w:w="1662" w:type="dxa"/>
          </w:tcPr>
          <w:p w14:paraId="748304FB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Collecting wood for fuel</w:t>
            </w:r>
          </w:p>
        </w:tc>
        <w:tc>
          <w:tcPr>
            <w:tcW w:w="1882" w:type="dxa"/>
          </w:tcPr>
          <w:p w14:paraId="61630984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04" w:type="dxa"/>
            <w:shd w:val="clear" w:color="auto" w:fill="D6E3BC" w:themeFill="accent3" w:themeFillTint="66"/>
          </w:tcPr>
          <w:p w14:paraId="2F71025E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TEXT</w:t>
            </w:r>
          </w:p>
        </w:tc>
        <w:tc>
          <w:tcPr>
            <w:tcW w:w="1370" w:type="dxa"/>
          </w:tcPr>
          <w:p w14:paraId="1D749BD4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00" w:type="dxa"/>
          </w:tcPr>
          <w:p w14:paraId="1D8AD907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520" w:type="dxa"/>
          </w:tcPr>
          <w:p w14:paraId="72B4A02E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202" w:type="dxa"/>
          </w:tcPr>
          <w:p w14:paraId="1671FF39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495FDC9A" w14:textId="77777777" w:rsidTr="005C26CE">
        <w:trPr>
          <w:trHeight w:val="647"/>
        </w:trPr>
        <w:tc>
          <w:tcPr>
            <w:tcW w:w="1662" w:type="dxa"/>
          </w:tcPr>
          <w:p w14:paraId="22AC9AC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Setting fires before harvesting</w:t>
            </w:r>
          </w:p>
        </w:tc>
        <w:tc>
          <w:tcPr>
            <w:tcW w:w="1882" w:type="dxa"/>
          </w:tcPr>
          <w:p w14:paraId="52BABEA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04" w:type="dxa"/>
            <w:shd w:val="clear" w:color="auto" w:fill="D6E3BC" w:themeFill="accent3" w:themeFillTint="66"/>
          </w:tcPr>
          <w:p w14:paraId="6130D7E5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TEXT</w:t>
            </w:r>
          </w:p>
        </w:tc>
        <w:tc>
          <w:tcPr>
            <w:tcW w:w="1370" w:type="dxa"/>
          </w:tcPr>
          <w:p w14:paraId="29D7541E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4C2DA44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520" w:type="dxa"/>
          </w:tcPr>
          <w:p w14:paraId="023C349B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202" w:type="dxa"/>
          </w:tcPr>
          <w:p w14:paraId="5ABABFE0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45349CBE" w14:textId="77777777" w:rsidTr="005C26CE">
        <w:trPr>
          <w:trHeight w:val="683"/>
        </w:trPr>
        <w:tc>
          <w:tcPr>
            <w:tcW w:w="1662" w:type="dxa"/>
          </w:tcPr>
          <w:p w14:paraId="7D9EE3D2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Cutting trees for charcoaling</w:t>
            </w:r>
          </w:p>
          <w:p w14:paraId="5396F45C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82" w:type="dxa"/>
          </w:tcPr>
          <w:p w14:paraId="61295E0A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04" w:type="dxa"/>
            <w:shd w:val="clear" w:color="auto" w:fill="D6E3BC" w:themeFill="accent3" w:themeFillTint="66"/>
          </w:tcPr>
          <w:p w14:paraId="0B097FB3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TEXT</w:t>
            </w:r>
          </w:p>
        </w:tc>
        <w:tc>
          <w:tcPr>
            <w:tcW w:w="1370" w:type="dxa"/>
          </w:tcPr>
          <w:p w14:paraId="0674B63F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680358D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520" w:type="dxa"/>
          </w:tcPr>
          <w:p w14:paraId="3F933192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202" w:type="dxa"/>
          </w:tcPr>
          <w:p w14:paraId="0CE1959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436B393F" w14:textId="77777777" w:rsidTr="005C26CE">
        <w:trPr>
          <w:trHeight w:val="323"/>
        </w:trPr>
        <w:tc>
          <w:tcPr>
            <w:tcW w:w="1662" w:type="dxa"/>
          </w:tcPr>
          <w:p w14:paraId="0E6E0B87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Grazing livestock </w:t>
            </w:r>
          </w:p>
          <w:p w14:paraId="2EBD001A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82" w:type="dxa"/>
          </w:tcPr>
          <w:p w14:paraId="23B9B8EB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04" w:type="dxa"/>
            <w:shd w:val="clear" w:color="auto" w:fill="D6E3BC" w:themeFill="accent3" w:themeFillTint="66"/>
          </w:tcPr>
          <w:p w14:paraId="26F7D030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370" w:type="dxa"/>
          </w:tcPr>
          <w:p w14:paraId="0BFA797D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3135ECB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520" w:type="dxa"/>
          </w:tcPr>
          <w:p w14:paraId="392855EE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202" w:type="dxa"/>
          </w:tcPr>
          <w:p w14:paraId="5B75708A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</w:tbl>
    <w:p w14:paraId="037FFAEF" w14:textId="77777777" w:rsidR="007D0669" w:rsidRPr="00297EDA" w:rsidRDefault="007D0669" w:rsidP="007D0669">
      <w:pPr>
        <w:spacing w:line="240" w:lineRule="auto"/>
        <w:contextualSpacing/>
        <w:rPr>
          <w:rFonts w:ascii="Gill Sans MT" w:eastAsia="Calibri" w:hAnsi="Gill Sans MT" w:cs="Times New Roman"/>
          <w:color w:val="000000" w:themeColor="text1"/>
          <w:sz w:val="20"/>
          <w:szCs w:val="20"/>
        </w:rPr>
      </w:pPr>
    </w:p>
    <w:tbl>
      <w:tblPr>
        <w:tblW w:w="1081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940"/>
        <w:gridCol w:w="3690"/>
        <w:gridCol w:w="990"/>
      </w:tblGrid>
      <w:tr w:rsidR="007D0669" w:rsidRPr="00297EDA" w14:paraId="5EA92498" w14:textId="77777777" w:rsidTr="005C26CE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A5C8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C2EE8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 xml:space="preserve">Who is primarily responsible for the enforcement of these government/official legal rules related to forest/wooded land? </w:t>
            </w:r>
          </w:p>
          <w:p w14:paraId="12B07D42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7C213F0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1-DFO</w:t>
            </w:r>
          </w:p>
          <w:p w14:paraId="0B839231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2-ZAWA</w:t>
            </w:r>
          </w:p>
          <w:p w14:paraId="518C1786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3-CRB</w:t>
            </w:r>
          </w:p>
          <w:p w14:paraId="066F5297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lastRenderedPageBreak/>
              <w:t>97=Other, please specify</w:t>
            </w:r>
          </w:p>
          <w:p w14:paraId="77C01556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1EFF8412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888-Don’t know</w:t>
            </w:r>
          </w:p>
          <w:p w14:paraId="4B7A7BE2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999-Prefer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4EF62AC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7D0669" w:rsidRPr="00297EDA" w14:paraId="6B7DBF18" w14:textId="77777777" w:rsidTr="005C26CE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DB955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EBAAC0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 xml:space="preserve">How effectively are government/official legal </w:t>
            </w:r>
            <w:r w:rsidRPr="00297EDA">
              <w:rPr>
                <w:rFonts w:ascii="Gill Sans MT" w:eastAsia="Calibri" w:hAnsi="Gill Sans MT" w:cs="Times New Roman"/>
                <w:b/>
                <w:color w:val="000000" w:themeColor="text1"/>
                <w:sz w:val="20"/>
                <w:szCs w:val="20"/>
              </w:rPr>
              <w:t xml:space="preserve">rules </w:t>
            </w: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>enforced?</w:t>
            </w:r>
          </w:p>
          <w:p w14:paraId="1F025C6C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8A0587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1=No</w:t>
            </w:r>
          </w:p>
          <w:p w14:paraId="7A6E1CF9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2=Yes </w:t>
            </w:r>
          </w:p>
          <w:p w14:paraId="6D5A7D8E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888=Don’t know</w:t>
            </w:r>
          </w:p>
          <w:p w14:paraId="438FAF97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A500932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7D0669" w:rsidRPr="00297EDA" w14:paraId="172CE238" w14:textId="77777777" w:rsidTr="005C26CE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8E657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4983BB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 xml:space="preserve">Do you think these government/official legal </w:t>
            </w:r>
            <w:r w:rsidRPr="00297EDA">
              <w:rPr>
                <w:rFonts w:ascii="Gill Sans MT" w:eastAsia="Calibri" w:hAnsi="Gill Sans MT" w:cs="Times New Roman"/>
                <w:b/>
                <w:color w:val="000000" w:themeColor="text1"/>
                <w:sz w:val="20"/>
                <w:szCs w:val="20"/>
              </w:rPr>
              <w:t xml:space="preserve">rules </w:t>
            </w: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 xml:space="preserve">are fair? </w:t>
            </w: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F4F5488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1=No</w:t>
            </w:r>
          </w:p>
          <w:p w14:paraId="616AB6B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2=Yes </w:t>
            </w:r>
          </w:p>
          <w:p w14:paraId="55EFF44D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888=Don’t know</w:t>
            </w:r>
          </w:p>
          <w:p w14:paraId="717C10CD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F9D78B7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7D0669" w:rsidRPr="00297EDA" w14:paraId="78B31B6F" w14:textId="77777777" w:rsidTr="005C26CE">
        <w:trPr>
          <w:trHeight w:val="1134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FEF3ABD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07AD2793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>Are the government/official legal penalties enforced equally across different groups in your community?</w:t>
            </w: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18D3EDC0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1=No</w:t>
            </w:r>
          </w:p>
          <w:p w14:paraId="15548CD5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2=Yes </w:t>
            </w:r>
          </w:p>
          <w:p w14:paraId="67AB960D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888=Don’t know</w:t>
            </w:r>
          </w:p>
          <w:p w14:paraId="3CA86649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999=Prefer not to respond</w:t>
            </w:r>
          </w:p>
          <w:p w14:paraId="2368D823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0838737C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7D0669" w:rsidRPr="00297EDA" w14:paraId="228D7714" w14:textId="77777777" w:rsidTr="005C26CE">
        <w:trPr>
          <w:trHeight w:val="804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0A3064CB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7D976FC6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 xml:space="preserve">If no, please describe.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35A7E95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05AF12A9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286B9A63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430E9C42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7D0669" w:rsidRPr="00297EDA" w14:paraId="19AD9EB9" w14:textId="77777777" w:rsidTr="005C26CE">
        <w:trPr>
          <w:trHeight w:val="1047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81E11B5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249A259F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 xml:space="preserve">Do you think these government/official legal </w:t>
            </w:r>
            <w:r w:rsidRPr="00297EDA">
              <w:rPr>
                <w:rFonts w:ascii="Gill Sans MT" w:eastAsia="Calibri" w:hAnsi="Gill Sans MT" w:cs="Times New Roman"/>
                <w:b/>
                <w:color w:val="000000" w:themeColor="text1"/>
                <w:sz w:val="20"/>
                <w:szCs w:val="20"/>
              </w:rPr>
              <w:t xml:space="preserve">penalties </w:t>
            </w: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>are fair?</w:t>
            </w:r>
          </w:p>
          <w:p w14:paraId="48A20892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0B2FB1A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1=No</w:t>
            </w:r>
          </w:p>
          <w:p w14:paraId="3FBEA9EF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2=Yes </w:t>
            </w:r>
          </w:p>
          <w:p w14:paraId="108A08FF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888=Don’t know</w:t>
            </w:r>
          </w:p>
          <w:p w14:paraId="1A87E9F1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999=Prefer not to respond</w:t>
            </w:r>
          </w:p>
          <w:p w14:paraId="6B268B1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0B277E0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7D0669" w:rsidRPr="00297EDA" w14:paraId="23DA3C9C" w14:textId="77777777" w:rsidTr="005C26CE">
        <w:trPr>
          <w:trHeight w:val="891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34AEEA96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356A4BFE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 xml:space="preserve">If no, please describe.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49F21E66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688501B3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519F1747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5F4CE42B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</w:tbl>
    <w:p w14:paraId="0653F13C" w14:textId="77777777" w:rsidR="007D0669" w:rsidRPr="00297EDA" w:rsidRDefault="007D0669" w:rsidP="007D0669">
      <w:pPr>
        <w:spacing w:line="240" w:lineRule="auto"/>
        <w:contextualSpacing/>
        <w:rPr>
          <w:rFonts w:ascii="Gill Sans MT" w:hAnsi="Gill Sans MT"/>
          <w:b/>
          <w:sz w:val="20"/>
          <w:szCs w:val="20"/>
          <w:u w:val="single"/>
        </w:rPr>
      </w:pPr>
    </w:p>
    <w:p w14:paraId="24919A79" w14:textId="77777777" w:rsidR="007D0669" w:rsidRDefault="007D0669" w:rsidP="007D0669">
      <w:pPr>
        <w:pStyle w:val="Header"/>
        <w:tabs>
          <w:tab w:val="clear" w:pos="4680"/>
          <w:tab w:val="clear" w:pos="9360"/>
        </w:tabs>
        <w:contextualSpacing/>
        <w:rPr>
          <w:rFonts w:ascii="Gill Sans MT" w:eastAsia="Calibri" w:hAnsi="Gill Sans MT" w:cs="Times New Roman"/>
          <w:sz w:val="20"/>
          <w:szCs w:val="20"/>
        </w:rPr>
      </w:pPr>
    </w:p>
    <w:p w14:paraId="77BF9751" w14:textId="77777777" w:rsidR="007D0669" w:rsidRDefault="007D0669" w:rsidP="007D0669">
      <w:pPr>
        <w:pStyle w:val="Header"/>
        <w:tabs>
          <w:tab w:val="clear" w:pos="4680"/>
          <w:tab w:val="clear" w:pos="9360"/>
        </w:tabs>
        <w:contextualSpacing/>
        <w:rPr>
          <w:rFonts w:ascii="Gill Sans MT" w:eastAsia="Calibri" w:hAnsi="Gill Sans MT" w:cs="Times New Roman"/>
          <w:sz w:val="20"/>
          <w:szCs w:val="20"/>
        </w:rPr>
      </w:pPr>
    </w:p>
    <w:p w14:paraId="00DFCB8F" w14:textId="77777777" w:rsidR="007D0669" w:rsidRDefault="007D0669" w:rsidP="007D0669">
      <w:pPr>
        <w:pStyle w:val="Header"/>
        <w:tabs>
          <w:tab w:val="clear" w:pos="4680"/>
          <w:tab w:val="clear" w:pos="9360"/>
        </w:tabs>
        <w:contextualSpacing/>
        <w:rPr>
          <w:rFonts w:ascii="Gill Sans MT" w:eastAsia="Calibri" w:hAnsi="Gill Sans MT" w:cs="Times New Roman"/>
          <w:sz w:val="20"/>
          <w:szCs w:val="20"/>
        </w:rPr>
      </w:pPr>
    </w:p>
    <w:p w14:paraId="2490D7E3" w14:textId="77777777" w:rsidR="007D0669" w:rsidRPr="00FF0B18" w:rsidRDefault="007D0669" w:rsidP="007D0669">
      <w:pPr>
        <w:pStyle w:val="Header"/>
        <w:tabs>
          <w:tab w:val="clear" w:pos="4680"/>
          <w:tab w:val="clear" w:pos="9360"/>
        </w:tabs>
        <w:contextualSpacing/>
        <w:rPr>
          <w:rFonts w:ascii="Gill Sans MT" w:eastAsia="Calibri" w:hAnsi="Gill Sans MT" w:cs="Times New Roman"/>
          <w:sz w:val="20"/>
          <w:szCs w:val="20"/>
        </w:rPr>
      </w:pPr>
    </w:p>
    <w:p w14:paraId="536F446A" w14:textId="77777777" w:rsidR="00962095" w:rsidRPr="00F71A9A" w:rsidRDefault="00962095" w:rsidP="007D0669">
      <w:pPr>
        <w:spacing w:after="0" w:line="240" w:lineRule="auto"/>
        <w:contextualSpacing/>
        <w:rPr>
          <w:rFonts w:ascii="Gill Sans MT" w:hAnsi="Gill Sans MT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76"/>
      </w:tblGrid>
      <w:tr w:rsidR="0037077C" w14:paraId="79A592E0" w14:textId="77777777" w:rsidTr="0037077C">
        <w:tc>
          <w:tcPr>
            <w:tcW w:w="13176" w:type="dxa"/>
            <w:shd w:val="clear" w:color="auto" w:fill="D6E3BC" w:themeFill="accent3" w:themeFillTint="66"/>
          </w:tcPr>
          <w:p w14:paraId="47D9B2DB" w14:textId="77777777" w:rsidR="0037077C" w:rsidRPr="00F71A9A" w:rsidRDefault="0037077C" w:rsidP="007D0669">
            <w:pPr>
              <w:pStyle w:val="CommentText"/>
              <w:contextualSpacing/>
              <w:rPr>
                <w:rFonts w:ascii="Gill Sans MT" w:hAnsi="Gill Sans MT" w:cs="TimesNewRomanPSMT"/>
              </w:rPr>
            </w:pPr>
            <w:r w:rsidRPr="00F71A9A">
              <w:rPr>
                <w:rFonts w:ascii="Gill Sans MT" w:hAnsi="Gill Sans MT" w:cs="TimesNewRomanPSMT"/>
              </w:rPr>
              <w:t>In the past three years, have there been changes in access to government agencies responsible of forest management?</w:t>
            </w:r>
          </w:p>
          <w:p w14:paraId="5B362332" w14:textId="77777777" w:rsidR="0037077C" w:rsidRDefault="0037077C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  <w:p w14:paraId="77BBC5F0" w14:textId="77777777" w:rsidR="0037077C" w:rsidRDefault="0037077C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37077C" w14:paraId="139F4008" w14:textId="77777777" w:rsidTr="0037077C">
        <w:tc>
          <w:tcPr>
            <w:tcW w:w="13176" w:type="dxa"/>
            <w:shd w:val="clear" w:color="auto" w:fill="D6E3BC" w:themeFill="accent3" w:themeFillTint="66"/>
          </w:tcPr>
          <w:p w14:paraId="3509BD98" w14:textId="77777777" w:rsidR="0037077C" w:rsidRPr="00F71A9A" w:rsidRDefault="0037077C" w:rsidP="007D0669">
            <w:pPr>
              <w:pStyle w:val="CommentText"/>
              <w:contextualSpacing/>
              <w:rPr>
                <w:rFonts w:ascii="Gill Sans MT" w:hAnsi="Gill Sans MT" w:cs="TimesNewRomanPSMT"/>
              </w:rPr>
            </w:pPr>
            <w:r w:rsidRPr="00F71A9A">
              <w:rPr>
                <w:rFonts w:ascii="Gill Sans MT" w:hAnsi="Gill Sans MT" w:cs="TimesNewRomanPSMT"/>
              </w:rPr>
              <w:t>In the past three years, have there been changes in access to judicial processes linked to forestlands and forest resources?</w:t>
            </w:r>
          </w:p>
          <w:p w14:paraId="46F10BDB" w14:textId="77777777" w:rsidR="0037077C" w:rsidRDefault="0037077C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  <w:p w14:paraId="6000A3F8" w14:textId="77777777" w:rsidR="0037077C" w:rsidRDefault="0037077C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37077C" w14:paraId="3A616618" w14:textId="77777777" w:rsidTr="0037077C">
        <w:tc>
          <w:tcPr>
            <w:tcW w:w="13176" w:type="dxa"/>
            <w:shd w:val="clear" w:color="auto" w:fill="D6E3BC" w:themeFill="accent3" w:themeFillTint="66"/>
          </w:tcPr>
          <w:p w14:paraId="18D895D7" w14:textId="77777777" w:rsidR="0037077C" w:rsidRPr="00F71A9A" w:rsidRDefault="0037077C" w:rsidP="007D0669">
            <w:pPr>
              <w:pStyle w:val="CommentText"/>
              <w:contextualSpacing/>
              <w:rPr>
                <w:rFonts w:ascii="Gill Sans MT" w:hAnsi="Gill Sans MT" w:cs="TimesNewRomanPSMT"/>
              </w:rPr>
            </w:pPr>
            <w:r w:rsidRPr="00F71A9A">
              <w:rPr>
                <w:rFonts w:ascii="Gill Sans MT" w:hAnsi="Gill Sans MT" w:cs="TimesNewRomanPSMT"/>
              </w:rPr>
              <w:lastRenderedPageBreak/>
              <w:t>In the past three years, have there been changes to local access to grievance mechanisms related to natural resources/forests?</w:t>
            </w:r>
          </w:p>
          <w:p w14:paraId="2860B078" w14:textId="77777777" w:rsidR="0037077C" w:rsidRDefault="0037077C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  <w:p w14:paraId="5F682BB3" w14:textId="77777777" w:rsidR="0037077C" w:rsidRDefault="0037077C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37077C" w14:paraId="3622C9E9" w14:textId="77777777" w:rsidTr="0037077C">
        <w:tc>
          <w:tcPr>
            <w:tcW w:w="13176" w:type="dxa"/>
            <w:shd w:val="clear" w:color="auto" w:fill="D6E3BC" w:themeFill="accent3" w:themeFillTint="66"/>
          </w:tcPr>
          <w:p w14:paraId="39CBD1A3" w14:textId="77777777" w:rsidR="0037077C" w:rsidRDefault="0037077C" w:rsidP="007D0669">
            <w:pPr>
              <w:pStyle w:val="CommentText"/>
              <w:contextualSpacing/>
              <w:rPr>
                <w:rFonts w:ascii="Gill Sans MT" w:hAnsi="Gill Sans MT" w:cs="TimesNewRomanPSMT"/>
              </w:rPr>
            </w:pPr>
            <w:r w:rsidRPr="00F71A9A">
              <w:rPr>
                <w:rFonts w:ascii="Gill Sans MT" w:hAnsi="Gill Sans MT" w:cs="TimesNewRomanPSMT"/>
              </w:rPr>
              <w:t>In the past three years, has there been an enhancement in access to information related to forest management?</w:t>
            </w:r>
          </w:p>
          <w:p w14:paraId="205EB241" w14:textId="77777777" w:rsidR="0037077C" w:rsidRPr="00F71A9A" w:rsidRDefault="0037077C" w:rsidP="007D0669">
            <w:pPr>
              <w:pStyle w:val="CommentText"/>
              <w:contextualSpacing/>
              <w:rPr>
                <w:rFonts w:ascii="Gill Sans MT" w:hAnsi="Gill Sans MT" w:cs="TimesNewRomanPSMT"/>
              </w:rPr>
            </w:pPr>
          </w:p>
          <w:p w14:paraId="4596680E" w14:textId="77777777" w:rsidR="0037077C" w:rsidRDefault="0037077C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</w:tbl>
    <w:p w14:paraId="780CD772" w14:textId="77777777" w:rsidR="00962095" w:rsidRPr="00F71A9A" w:rsidRDefault="00962095" w:rsidP="007D0669">
      <w:pPr>
        <w:spacing w:after="0" w:line="240" w:lineRule="auto"/>
        <w:contextualSpacing/>
        <w:rPr>
          <w:rFonts w:ascii="Gill Sans MT" w:hAnsi="Gill Sans MT"/>
          <w:sz w:val="20"/>
          <w:szCs w:val="20"/>
        </w:rPr>
      </w:pPr>
    </w:p>
    <w:p w14:paraId="65A85F03" w14:textId="77777777" w:rsidR="003330F1" w:rsidRDefault="003330F1" w:rsidP="007D0669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sz w:val="20"/>
          <w:szCs w:val="20"/>
        </w:rPr>
      </w:pPr>
    </w:p>
    <w:p w14:paraId="2D6979DC" w14:textId="77777777" w:rsidR="00BF5C6F" w:rsidRDefault="00BF5C6F" w:rsidP="007D0669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sz w:val="20"/>
          <w:szCs w:val="20"/>
        </w:rPr>
      </w:pPr>
    </w:p>
    <w:p w14:paraId="4274AE2F" w14:textId="77777777" w:rsidR="00BF5C6F" w:rsidRDefault="00BF5C6F" w:rsidP="007D0669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sz w:val="20"/>
          <w:szCs w:val="20"/>
        </w:rPr>
      </w:pPr>
    </w:p>
    <w:p w14:paraId="114B22EF" w14:textId="77777777" w:rsidR="00BF5C6F" w:rsidRDefault="00BF5C6F" w:rsidP="007D0669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sz w:val="20"/>
          <w:szCs w:val="20"/>
        </w:rPr>
      </w:pPr>
    </w:p>
    <w:p w14:paraId="0A87E6D8" w14:textId="77777777" w:rsidR="00BF5C6F" w:rsidRDefault="00BF5C6F" w:rsidP="007D0669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sz w:val="20"/>
          <w:szCs w:val="20"/>
        </w:rPr>
      </w:pPr>
    </w:p>
    <w:p w14:paraId="1AAFB2E7" w14:textId="77777777" w:rsidR="00BF5C6F" w:rsidRDefault="00BF5C6F" w:rsidP="007D0669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sz w:val="20"/>
          <w:szCs w:val="20"/>
        </w:rPr>
      </w:pPr>
    </w:p>
    <w:p w14:paraId="616F17DD" w14:textId="77777777" w:rsidR="00BF5C6F" w:rsidRDefault="00BF5C6F" w:rsidP="007D0669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76"/>
      </w:tblGrid>
      <w:tr w:rsidR="00BF5C6F" w14:paraId="7B7377B7" w14:textId="77777777" w:rsidTr="00BF5C6F">
        <w:tc>
          <w:tcPr>
            <w:tcW w:w="13176" w:type="dxa"/>
            <w:shd w:val="clear" w:color="auto" w:fill="D6E3BC" w:themeFill="accent3" w:themeFillTint="66"/>
          </w:tcPr>
          <w:p w14:paraId="474519B3" w14:textId="77777777" w:rsidR="00BF5C6F" w:rsidRDefault="00BF5C6F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  <w:p w14:paraId="59B5531C" w14:textId="77777777" w:rsidR="000D6CCD" w:rsidRDefault="000D6CCD" w:rsidP="007D0669">
            <w:pPr>
              <w:pStyle w:val="CommentText"/>
              <w:contextualSpacing/>
            </w:pPr>
            <w:r>
              <w:t xml:space="preserve">If there are projects being implemented in the forests that your community uses, is your community provided with regular feedback on projects being implemented in their forests/lands? From whom? How often do your receive information? </w:t>
            </w:r>
          </w:p>
          <w:p w14:paraId="40F7BF52" w14:textId="77777777" w:rsidR="00BF5C6F" w:rsidRDefault="00BF5C6F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BF5C6F" w14:paraId="68AEFEBF" w14:textId="77777777" w:rsidTr="00BF5C6F">
        <w:tc>
          <w:tcPr>
            <w:tcW w:w="13176" w:type="dxa"/>
            <w:shd w:val="clear" w:color="auto" w:fill="D6E3BC" w:themeFill="accent3" w:themeFillTint="66"/>
          </w:tcPr>
          <w:p w14:paraId="3241708C" w14:textId="77777777" w:rsidR="000D6CCD" w:rsidRDefault="000D6CCD" w:rsidP="007D0669">
            <w:pPr>
              <w:pStyle w:val="CommentText"/>
              <w:contextualSpacing/>
            </w:pPr>
            <w:r>
              <w:t xml:space="preserve">Who would you contact if you wanted information or had a concern over a natural resources’ regulation or project in your area? Local government? Chief? DFO? ZAWA? </w:t>
            </w:r>
          </w:p>
          <w:p w14:paraId="6C50CE1D" w14:textId="77777777" w:rsidR="00BF5C6F" w:rsidRDefault="00BF5C6F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  <w:p w14:paraId="73002C43" w14:textId="77777777" w:rsidR="00BF5C6F" w:rsidRDefault="00BF5C6F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BF5C6F" w14:paraId="73AF6501" w14:textId="77777777" w:rsidTr="00BF5C6F">
        <w:tc>
          <w:tcPr>
            <w:tcW w:w="13176" w:type="dxa"/>
            <w:shd w:val="clear" w:color="auto" w:fill="D6E3BC" w:themeFill="accent3" w:themeFillTint="66"/>
          </w:tcPr>
          <w:p w14:paraId="50C3FB28" w14:textId="77777777" w:rsidR="000D6CCD" w:rsidRDefault="000D6CCD" w:rsidP="007D0669">
            <w:pPr>
              <w:pStyle w:val="CommentText"/>
              <w:contextualSpacing/>
            </w:pPr>
            <w:r>
              <w:t>Does your community have access to a grievance mechanism for natural resources’ regulation or projects in your area?</w:t>
            </w:r>
          </w:p>
          <w:p w14:paraId="1AA35132" w14:textId="77777777" w:rsidR="000D6CCD" w:rsidRDefault="000D6CCD" w:rsidP="007D0669">
            <w:pPr>
              <w:pStyle w:val="CommentText"/>
              <w:numPr>
                <w:ilvl w:val="1"/>
                <w:numId w:val="8"/>
              </w:numPr>
              <w:contextualSpacing/>
            </w:pPr>
            <w:r>
              <w:t>What organ/entity is responsible of processing complaints?</w:t>
            </w:r>
          </w:p>
          <w:p w14:paraId="2F276B06" w14:textId="77777777" w:rsidR="000D6CCD" w:rsidRDefault="000D6CCD" w:rsidP="007D0669">
            <w:pPr>
              <w:pStyle w:val="CommentText"/>
              <w:ind w:left="1440"/>
              <w:contextualSpacing/>
            </w:pPr>
          </w:p>
          <w:p w14:paraId="066EB4E6" w14:textId="77777777" w:rsidR="000D6CCD" w:rsidRDefault="000D6CCD" w:rsidP="007D0669">
            <w:pPr>
              <w:pStyle w:val="CommentText"/>
              <w:numPr>
                <w:ilvl w:val="1"/>
                <w:numId w:val="8"/>
              </w:numPr>
              <w:contextualSpacing/>
            </w:pPr>
            <w:r>
              <w:t>Did you ever make a complaint? What was the complaint about?</w:t>
            </w:r>
          </w:p>
          <w:p w14:paraId="6A5F63F3" w14:textId="77777777" w:rsidR="000D6CCD" w:rsidRDefault="000D6CCD" w:rsidP="007D0669">
            <w:pPr>
              <w:pStyle w:val="CommentText"/>
              <w:contextualSpacing/>
            </w:pPr>
          </w:p>
          <w:p w14:paraId="16418386" w14:textId="77777777" w:rsidR="000D6CCD" w:rsidRDefault="000D6CCD" w:rsidP="007D0669">
            <w:pPr>
              <w:pStyle w:val="CommentText"/>
              <w:ind w:left="1440"/>
              <w:contextualSpacing/>
            </w:pPr>
          </w:p>
          <w:p w14:paraId="601E84D7" w14:textId="77777777" w:rsidR="000D6CCD" w:rsidRDefault="000D6CCD" w:rsidP="007D0669">
            <w:pPr>
              <w:pStyle w:val="CommentText"/>
              <w:numPr>
                <w:ilvl w:val="1"/>
                <w:numId w:val="8"/>
              </w:numPr>
              <w:contextualSpacing/>
            </w:pPr>
            <w:r>
              <w:t>Were the means (Internet, telephone, etc.) to present complaints easy to use?</w:t>
            </w:r>
          </w:p>
          <w:p w14:paraId="688A4AED" w14:textId="77777777" w:rsidR="000D6CCD" w:rsidRDefault="000D6CCD" w:rsidP="007D0669">
            <w:pPr>
              <w:pStyle w:val="CommentText"/>
              <w:ind w:left="1440"/>
              <w:contextualSpacing/>
            </w:pPr>
          </w:p>
          <w:p w14:paraId="0DDB092B" w14:textId="77777777" w:rsidR="000D6CCD" w:rsidRDefault="000D6CCD" w:rsidP="007D0669">
            <w:pPr>
              <w:pStyle w:val="CommentText"/>
              <w:numPr>
                <w:ilvl w:val="1"/>
                <w:numId w:val="8"/>
              </w:numPr>
              <w:contextualSpacing/>
            </w:pPr>
            <w:r>
              <w:t>Were the requirements to present a complaint difficult?</w:t>
            </w:r>
          </w:p>
          <w:p w14:paraId="0D6D645D" w14:textId="77777777" w:rsidR="000D6CCD" w:rsidRDefault="000D6CCD" w:rsidP="007D0669">
            <w:pPr>
              <w:pStyle w:val="CommentText"/>
              <w:contextualSpacing/>
            </w:pPr>
          </w:p>
          <w:p w14:paraId="1C694449" w14:textId="77777777" w:rsidR="000D6CCD" w:rsidRDefault="000D6CCD" w:rsidP="007D0669">
            <w:pPr>
              <w:pStyle w:val="CommentText"/>
              <w:ind w:left="1440"/>
              <w:contextualSpacing/>
            </w:pPr>
          </w:p>
          <w:p w14:paraId="26FB8107" w14:textId="77777777" w:rsidR="000D6CCD" w:rsidRDefault="000D6CCD" w:rsidP="007D0669">
            <w:pPr>
              <w:pStyle w:val="CommentText"/>
              <w:numPr>
                <w:ilvl w:val="1"/>
                <w:numId w:val="8"/>
              </w:numPr>
              <w:contextualSpacing/>
            </w:pPr>
            <w:r>
              <w:t>Was the grievance mechanism locally accessible?</w:t>
            </w:r>
          </w:p>
          <w:p w14:paraId="38AFEDF8" w14:textId="77777777" w:rsidR="000D6CCD" w:rsidRDefault="000D6CCD" w:rsidP="007D0669">
            <w:pPr>
              <w:pStyle w:val="CommentText"/>
              <w:ind w:left="1440"/>
              <w:contextualSpacing/>
            </w:pPr>
          </w:p>
          <w:p w14:paraId="1991AB2F" w14:textId="77777777" w:rsidR="000D6CCD" w:rsidRDefault="000D6CCD" w:rsidP="007D0669">
            <w:pPr>
              <w:pStyle w:val="CommentText"/>
              <w:numPr>
                <w:ilvl w:val="1"/>
                <w:numId w:val="8"/>
              </w:numPr>
              <w:contextualSpacing/>
            </w:pPr>
            <w:r>
              <w:t>Do you consider the decisions of the grievance mechanism were fair?</w:t>
            </w:r>
          </w:p>
          <w:p w14:paraId="216BDD0A" w14:textId="77777777" w:rsidR="000D6CCD" w:rsidRDefault="000D6CCD" w:rsidP="007D0669">
            <w:pPr>
              <w:pStyle w:val="CommentText"/>
              <w:contextualSpacing/>
            </w:pPr>
          </w:p>
          <w:p w14:paraId="5049270C" w14:textId="77777777" w:rsidR="000D6CCD" w:rsidRDefault="000D6CCD" w:rsidP="007D0669">
            <w:pPr>
              <w:pStyle w:val="CommentText"/>
              <w:ind w:left="1440"/>
              <w:contextualSpacing/>
            </w:pPr>
          </w:p>
          <w:p w14:paraId="0460E20D" w14:textId="77777777" w:rsidR="000D6CCD" w:rsidRDefault="000D6CCD" w:rsidP="007D0669">
            <w:pPr>
              <w:pStyle w:val="CommentText"/>
              <w:numPr>
                <w:ilvl w:val="1"/>
                <w:numId w:val="8"/>
              </w:numPr>
              <w:contextualSpacing/>
            </w:pPr>
            <w:r>
              <w:t xml:space="preserve">Were the decisions of the grievance mechanism </w:t>
            </w:r>
            <w:r w:rsidRPr="001A3006">
              <w:t>executed</w:t>
            </w:r>
            <w:r>
              <w:t>?</w:t>
            </w:r>
          </w:p>
          <w:p w14:paraId="420B8EC4" w14:textId="77777777" w:rsidR="000D6CCD" w:rsidRDefault="000D6CCD" w:rsidP="007D0669">
            <w:pPr>
              <w:pStyle w:val="CommentText"/>
              <w:ind w:left="1440"/>
              <w:contextualSpacing/>
            </w:pPr>
          </w:p>
          <w:p w14:paraId="13CCB423" w14:textId="77777777" w:rsidR="000D6CCD" w:rsidRDefault="000D6CCD" w:rsidP="007D0669">
            <w:pPr>
              <w:pStyle w:val="CommentText"/>
              <w:numPr>
                <w:ilvl w:val="1"/>
                <w:numId w:val="8"/>
              </w:numPr>
              <w:contextualSpacing/>
            </w:pPr>
            <w:r>
              <w:lastRenderedPageBreak/>
              <w:t>Was the compensation enough to compensate the damage/impact?</w:t>
            </w:r>
          </w:p>
          <w:p w14:paraId="58A70623" w14:textId="77777777" w:rsidR="000D6CCD" w:rsidRDefault="000D6CCD" w:rsidP="007D0669">
            <w:pPr>
              <w:pStyle w:val="CommentText"/>
              <w:contextualSpacing/>
            </w:pPr>
          </w:p>
          <w:p w14:paraId="1E8BC91F" w14:textId="77777777" w:rsidR="00BF5C6F" w:rsidRDefault="00BF5C6F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</w:tbl>
    <w:p w14:paraId="7DF37237" w14:textId="77777777" w:rsidR="00BF5C6F" w:rsidRPr="00F71A9A" w:rsidRDefault="00BF5C6F" w:rsidP="00AC7CBE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sz w:val="20"/>
          <w:szCs w:val="20"/>
        </w:rPr>
      </w:pPr>
    </w:p>
    <w:p w14:paraId="3B7DDFBB" w14:textId="29A83BB5" w:rsidR="003330F1" w:rsidRPr="00F71A9A" w:rsidRDefault="003330F1" w:rsidP="00EB6FC5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sz w:val="20"/>
          <w:szCs w:val="20"/>
        </w:rPr>
        <w:sectPr w:rsidR="003330F1" w:rsidRPr="00F71A9A" w:rsidSect="0037128F">
          <w:footerReference w:type="even" r:id="rId10"/>
          <w:footerReference w:type="default" r:id="rId11"/>
          <w:pgSz w:w="15840" w:h="12240" w:orient="landscape"/>
          <w:pgMar w:top="1080" w:right="1440" w:bottom="1080" w:left="1440" w:header="720" w:footer="720" w:gutter="0"/>
          <w:cols w:space="720"/>
          <w:docGrid w:linePitch="360"/>
        </w:sectPr>
      </w:pPr>
    </w:p>
    <w:p w14:paraId="33B5523A" w14:textId="77777777" w:rsidR="000721E5" w:rsidRDefault="000721E5" w:rsidP="00AC7CBE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b/>
          <w:sz w:val="20"/>
          <w:szCs w:val="20"/>
        </w:rPr>
      </w:pPr>
    </w:p>
    <w:p w14:paraId="47EE0D63" w14:textId="300701EC" w:rsidR="000721E5" w:rsidRPr="000721E5" w:rsidRDefault="000721E5" w:rsidP="000721E5">
      <w:pPr>
        <w:rPr>
          <w:rFonts w:ascii="Gill Sans MT" w:hAnsi="Gill Sans MT"/>
          <w:b/>
        </w:rPr>
      </w:pPr>
      <w:r w:rsidRPr="000721E5">
        <w:rPr>
          <w:rFonts w:ascii="Gill Sans MT" w:hAnsi="Gill Sans MT"/>
          <w:b/>
        </w:rPr>
        <w:t xml:space="preserve">FOREST CONFLICT: INCIDENCE AND MANAGEMENT </w:t>
      </w:r>
    </w:p>
    <w:tbl>
      <w:tblPr>
        <w:tblW w:w="11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490"/>
        <w:gridCol w:w="4500"/>
        <w:gridCol w:w="900"/>
      </w:tblGrid>
      <w:tr w:rsidR="000721E5" w:rsidRPr="00033701" w14:paraId="50D30ABE" w14:textId="77777777" w:rsidTr="000721E5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4649C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147FBF" w14:textId="77777777" w:rsidR="000721E5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general, what are the most common kinds of </w:t>
            </w:r>
            <w:proofErr w:type="gramStart"/>
            <w:r w:rsidRPr="00033701">
              <w:rPr>
                <w:rFonts w:ascii="Gill Sans MT" w:hAnsi="Gill Sans MT"/>
              </w:rPr>
              <w:t>forest land</w:t>
            </w:r>
            <w:proofErr w:type="gramEnd"/>
            <w:r w:rsidRPr="00033701">
              <w:rPr>
                <w:rFonts w:ascii="Gill Sans MT" w:hAnsi="Gill Sans MT"/>
              </w:rPr>
              <w:t xml:space="preserve"> and resource related conflicts WITHIN (between members of the community) your community? </w:t>
            </w:r>
          </w:p>
          <w:p w14:paraId="3975C2B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</w:rPr>
            </w:pPr>
            <w:r>
              <w:rPr>
                <w:rFonts w:ascii="Gill Sans MT" w:hAnsi="Gill Sans MT"/>
              </w:rPr>
              <w:t>PROBE AND CODE</w:t>
            </w: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8FD492D" w14:textId="07ED3B76" w:rsidR="00E963BE" w:rsidRDefault="00E963BE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>
              <w:rPr>
                <w:rFonts w:ascii="Gill Sans MT" w:hAnsi="Gill Sans MT" w:cs="Times New Roman"/>
                <w:w w:val="105"/>
              </w:rPr>
              <w:t xml:space="preserve">0=There are no conflicts </w:t>
            </w:r>
          </w:p>
          <w:p w14:paraId="75BCAC5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Boundary conflicts</w:t>
            </w:r>
          </w:p>
          <w:p w14:paraId="622C8415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Which NTFPs can and cannot be harvested from forests</w:t>
            </w:r>
          </w:p>
          <w:p w14:paraId="60D40AD8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3= Grazing of livestock in forests</w:t>
            </w:r>
          </w:p>
          <w:p w14:paraId="41B0EBE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4= Cutting trees in forests</w:t>
            </w:r>
          </w:p>
          <w:p w14:paraId="3B575BF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5=Ownership over trees in forests</w:t>
            </w:r>
          </w:p>
          <w:p w14:paraId="21707C36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6= Fires or burning in the forest</w:t>
            </w:r>
          </w:p>
          <w:p w14:paraId="7359D6C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7= Hunting or fishing</w:t>
            </w:r>
          </w:p>
          <w:p w14:paraId="589205E8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 Other, please specify</w:t>
            </w:r>
          </w:p>
          <w:p w14:paraId="74F97F4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2295AE00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  <w:tc>
          <w:tcPr>
            <w:tcW w:w="9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34107BF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</w:rPr>
            </w:pPr>
            <w:r w:rsidRPr="00033701">
              <w:rPr>
                <w:rFonts w:ascii="Gill Sans MT" w:eastAsia="Calibri" w:hAnsi="Gill Sans MT" w:cs="Times New Roman"/>
                <w:i/>
                <w:color w:val="A6A6A6"/>
              </w:rPr>
              <w:t>(Code)</w:t>
            </w:r>
          </w:p>
        </w:tc>
      </w:tr>
      <w:tr w:rsidR="000721E5" w:rsidRPr="00033701" w14:paraId="38D9F03B" w14:textId="77777777" w:rsidTr="000721E5">
        <w:trPr>
          <w:trHeight w:val="2021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B500B7E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8D5ACE6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Compared to 3 years ago, do you think the number of </w:t>
            </w:r>
            <w:proofErr w:type="gramStart"/>
            <w:r w:rsidRPr="00033701">
              <w:rPr>
                <w:rFonts w:ascii="Gill Sans MT" w:hAnsi="Gill Sans MT"/>
              </w:rPr>
              <w:t>forest land</w:t>
            </w:r>
            <w:proofErr w:type="gramEnd"/>
            <w:r w:rsidRPr="00033701">
              <w:rPr>
                <w:rFonts w:ascii="Gill Sans MT" w:hAnsi="Gill Sans MT"/>
              </w:rPr>
              <w:t xml:space="preserve"> and resource related conflicts WITHIN (between members of the community) in your community has increased, decreased, or stayed the same?</w:t>
            </w:r>
          </w:p>
          <w:p w14:paraId="1856E260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5837492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1=Increased a lot</w:t>
            </w:r>
          </w:p>
          <w:p w14:paraId="5BFE338F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2=Increased a little</w:t>
            </w:r>
          </w:p>
          <w:p w14:paraId="420CDF59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3=Remained the same</w:t>
            </w:r>
          </w:p>
          <w:p w14:paraId="02E1307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4=Decreased a little</w:t>
            </w:r>
          </w:p>
          <w:p w14:paraId="140D7551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5=Decreased a lot</w:t>
            </w:r>
          </w:p>
          <w:p w14:paraId="635A525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97=Other, please specify</w:t>
            </w:r>
          </w:p>
          <w:p w14:paraId="1B166B2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4619F8A2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  <w:tc>
          <w:tcPr>
            <w:tcW w:w="90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6D64388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</w:rPr>
            </w:pPr>
            <w:r w:rsidRPr="00033701">
              <w:rPr>
                <w:rFonts w:ascii="Gill Sans MT" w:eastAsia="Calibri" w:hAnsi="Gill Sans MT" w:cs="Times New Roman"/>
                <w:i/>
                <w:color w:val="A6A6A6"/>
              </w:rPr>
              <w:t>(Code)</w:t>
            </w:r>
          </w:p>
        </w:tc>
      </w:tr>
      <w:tr w:rsidR="000721E5" w:rsidRPr="00033701" w14:paraId="32F7F54D" w14:textId="77777777" w:rsidTr="000721E5">
        <w:trPr>
          <w:trHeight w:val="945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BE1E911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4B6FEA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the past 12 months, about how many total conflicts occurred WITHIN (between members of the community) your community? </w:t>
            </w:r>
          </w:p>
          <w:p w14:paraId="3B541F7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  <w:p w14:paraId="2547E70F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  <w:p w14:paraId="5277E139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  <w:p w14:paraId="5C081914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DB6F825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  <w:p w14:paraId="2F5A822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E3FDC6C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</w:rPr>
            </w:pPr>
          </w:p>
        </w:tc>
      </w:tr>
      <w:tr w:rsidR="000721E5" w:rsidRPr="00033701" w14:paraId="738FF153" w14:textId="77777777" w:rsidTr="000721E5">
        <w:trPr>
          <w:trHeight w:val="92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D8A4B2F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D733D76" w14:textId="77777777" w:rsidR="000721E5" w:rsidRPr="00033701" w:rsidRDefault="000721E5" w:rsidP="000721E5">
            <w:pPr>
              <w:rPr>
                <w:rFonts w:ascii="Gill Sans MT" w:eastAsia="Times New Roman" w:hAnsi="Gill Sans MT" w:cs="Times New Roman"/>
                <w:bCs/>
                <w:color w:val="000000"/>
              </w:rPr>
            </w:pPr>
            <w:r w:rsidRPr="00033701">
              <w:rPr>
                <w:rFonts w:ascii="Gill Sans MT" w:eastAsia="Calibri" w:hAnsi="Gill Sans MT" w:cs="Times New Roman"/>
              </w:rPr>
              <w:t xml:space="preserve">Compared to 3 years ago, do you think the intensity of </w:t>
            </w:r>
            <w:ins w:id="19" w:author="Stickler, Mercedes M. (E3/LTRM)" w:date="2014-09-22T18:16:00Z">
              <w:r w:rsidRPr="00033701">
                <w:rPr>
                  <w:rFonts w:ascii="Gill Sans MT" w:eastAsia="Calibri" w:hAnsi="Gill Sans MT" w:cs="Times New Roman"/>
                </w:rPr>
                <w:t xml:space="preserve">forest </w:t>
              </w:r>
            </w:ins>
            <w:r w:rsidRPr="00033701">
              <w:rPr>
                <w:rFonts w:ascii="Gill Sans MT" w:eastAsia="Calibri" w:hAnsi="Gill Sans MT" w:cs="Times New Roman"/>
              </w:rPr>
              <w:t>related disputes between members of your community has increased, decreased, or stayed the same?</w:t>
            </w:r>
          </w:p>
          <w:p w14:paraId="7909CD94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8208E65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64037442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</w:rPr>
            </w:pPr>
          </w:p>
        </w:tc>
      </w:tr>
      <w:tr w:rsidR="000721E5" w:rsidRPr="00033701" w14:paraId="4E9E4208" w14:textId="77777777" w:rsidTr="000721E5">
        <w:trPr>
          <w:trHeight w:val="89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429E5D3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0662C66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How many of the conflicts that occurred in the past 12 months WITHIN your community resulted in violence or the destruction of property? </w:t>
            </w:r>
          </w:p>
          <w:p w14:paraId="1662A69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19E3078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lastRenderedPageBreak/>
              <w:t>1=Increased a lot</w:t>
            </w:r>
          </w:p>
          <w:p w14:paraId="0CB65339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2=Increased a little</w:t>
            </w:r>
          </w:p>
          <w:p w14:paraId="49A36D33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3=Remained the same</w:t>
            </w:r>
          </w:p>
          <w:p w14:paraId="1DA11FE9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lastRenderedPageBreak/>
              <w:t>4=Decreased a little</w:t>
            </w:r>
          </w:p>
          <w:p w14:paraId="4951F414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5=Decreased a lot</w:t>
            </w:r>
          </w:p>
          <w:p w14:paraId="680D7336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97=Other, please specify</w:t>
            </w:r>
          </w:p>
          <w:p w14:paraId="6709D78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7F9F1C81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16156A5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</w:rPr>
            </w:pPr>
          </w:p>
        </w:tc>
      </w:tr>
      <w:tr w:rsidR="000721E5" w:rsidRPr="00033701" w14:paraId="2BF09044" w14:textId="77777777" w:rsidTr="000721E5">
        <w:trPr>
          <w:trHeight w:val="1246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8581B5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571E1B7E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general, when conflicts over </w:t>
            </w:r>
            <w:proofErr w:type="gramStart"/>
            <w:r w:rsidRPr="00033701">
              <w:rPr>
                <w:rFonts w:ascii="Gill Sans MT" w:hAnsi="Gill Sans MT"/>
              </w:rPr>
              <w:t>forest land</w:t>
            </w:r>
            <w:proofErr w:type="gramEnd"/>
            <w:r w:rsidRPr="00033701">
              <w:rPr>
                <w:rFonts w:ascii="Gill Sans MT" w:hAnsi="Gill Sans MT"/>
              </w:rPr>
              <w:t xml:space="preserve"> and resources arise in this village, what person or group of people play the most important role in resolving those disputes? </w:t>
            </w: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9119BC6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Headperson</w:t>
            </w:r>
          </w:p>
          <w:p w14:paraId="7391BD1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NGO</w:t>
            </w:r>
          </w:p>
          <w:p w14:paraId="3910041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3= ZAWA</w:t>
            </w:r>
          </w:p>
          <w:p w14:paraId="367A5740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4= Forest service (DFO)</w:t>
            </w:r>
          </w:p>
          <w:p w14:paraId="0E720B1E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5= Village committee</w:t>
            </w:r>
          </w:p>
          <w:p w14:paraId="482141B5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6= YGL</w:t>
            </w:r>
          </w:p>
          <w:p w14:paraId="3EE2A55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7= Chief</w:t>
            </w:r>
          </w:p>
          <w:p w14:paraId="17EE5D6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 xml:space="preserve">8= </w:t>
            </w:r>
            <w:proofErr w:type="spellStart"/>
            <w:r w:rsidRPr="00033701">
              <w:rPr>
                <w:rFonts w:ascii="Gill Sans MT" w:hAnsi="Gill Sans MT" w:cs="Times New Roman"/>
                <w:w w:val="105"/>
              </w:rPr>
              <w:t>Induna</w:t>
            </w:r>
            <w:proofErr w:type="spellEnd"/>
          </w:p>
          <w:p w14:paraId="2E827EAE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9= CRB</w:t>
            </w:r>
          </w:p>
          <w:p w14:paraId="5F42A483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10= Local government officials</w:t>
            </w:r>
          </w:p>
          <w:p w14:paraId="1AAE247C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97= Other, specify</w:t>
            </w:r>
          </w:p>
          <w:p w14:paraId="25BA7C4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888=Don’t know</w:t>
            </w:r>
          </w:p>
          <w:p w14:paraId="7E3F1B84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999=Preferred not to answer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560F81B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</w:rPr>
            </w:pPr>
          </w:p>
        </w:tc>
      </w:tr>
      <w:tr w:rsidR="000721E5" w:rsidRPr="00033701" w14:paraId="763509F0" w14:textId="77777777" w:rsidTr="000721E5">
        <w:trPr>
          <w:gridAfter w:val="1"/>
          <w:wAfter w:w="900" w:type="dxa"/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B566C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8F3F47" w14:textId="7E1F9335" w:rsidR="000721E5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general, what are the most common kinds of </w:t>
            </w:r>
            <w:r w:rsidR="00E963BE">
              <w:rPr>
                <w:rFonts w:ascii="Gill Sans MT" w:hAnsi="Gill Sans MT"/>
              </w:rPr>
              <w:t xml:space="preserve">EXTERNAL </w:t>
            </w:r>
            <w:proofErr w:type="gramStart"/>
            <w:r w:rsidRPr="00033701">
              <w:rPr>
                <w:rFonts w:ascii="Gill Sans MT" w:hAnsi="Gill Sans MT"/>
              </w:rPr>
              <w:t>forest land</w:t>
            </w:r>
            <w:proofErr w:type="gramEnd"/>
            <w:r w:rsidRPr="00033701">
              <w:rPr>
                <w:rFonts w:ascii="Gill Sans MT" w:hAnsi="Gill Sans MT"/>
              </w:rPr>
              <w:t xml:space="preserve"> and resource related </w:t>
            </w:r>
            <w:r>
              <w:rPr>
                <w:rFonts w:ascii="Gill Sans MT" w:hAnsi="Gill Sans MT"/>
              </w:rPr>
              <w:t>conflict</w:t>
            </w:r>
            <w:r w:rsidR="00E963BE">
              <w:rPr>
                <w:rFonts w:ascii="Gill Sans MT" w:hAnsi="Gill Sans MT"/>
              </w:rPr>
              <w:t xml:space="preserve">s that your community faces with other communities? </w:t>
            </w:r>
          </w:p>
          <w:p w14:paraId="7D7B8305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</w:rPr>
            </w:pPr>
            <w:r>
              <w:rPr>
                <w:rFonts w:ascii="Gill Sans MT" w:hAnsi="Gill Sans MT"/>
              </w:rPr>
              <w:t>PROBE AND CODE</w:t>
            </w: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80BE193" w14:textId="0AD99A33" w:rsidR="00E963BE" w:rsidRDefault="00E963BE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>
              <w:rPr>
                <w:rFonts w:ascii="Gill Sans MT" w:hAnsi="Gill Sans MT" w:cs="Times New Roman"/>
                <w:w w:val="105"/>
              </w:rPr>
              <w:t>0= There are no conflicts between this village and other villages</w:t>
            </w:r>
          </w:p>
          <w:p w14:paraId="065E5D2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Boundary conflicts</w:t>
            </w:r>
          </w:p>
          <w:p w14:paraId="6D28E1F5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Which NTFPs can and cannot be harvested from forests</w:t>
            </w:r>
          </w:p>
          <w:p w14:paraId="54715BB4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3= Grazing of livestock in forests</w:t>
            </w:r>
          </w:p>
          <w:p w14:paraId="1BD7F138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4= Cutting trees in forests</w:t>
            </w:r>
          </w:p>
          <w:p w14:paraId="464DA93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5=Ownership over trees in forests</w:t>
            </w:r>
          </w:p>
          <w:p w14:paraId="2C627655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6= Fires or burning in the forest</w:t>
            </w:r>
          </w:p>
          <w:p w14:paraId="5862674E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7= Hunting or fishing</w:t>
            </w:r>
          </w:p>
          <w:p w14:paraId="5221FFA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 Other, please specify</w:t>
            </w:r>
          </w:p>
          <w:p w14:paraId="7D59FEE9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00952EE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</w:tr>
      <w:tr w:rsidR="000721E5" w:rsidRPr="00033701" w14:paraId="002870FB" w14:textId="77777777" w:rsidTr="000721E5">
        <w:trPr>
          <w:gridAfter w:val="1"/>
          <w:wAfter w:w="900" w:type="dxa"/>
          <w:trHeight w:val="2021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BCB3AF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EA207FE" w14:textId="1BF4BB11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Compared to 3 years ago, do you think the number of </w:t>
            </w:r>
            <w:r w:rsidR="00E963BE">
              <w:rPr>
                <w:rFonts w:ascii="Gill Sans MT" w:hAnsi="Gill Sans MT"/>
              </w:rPr>
              <w:t xml:space="preserve">EXTERNAL </w:t>
            </w:r>
            <w:proofErr w:type="gramStart"/>
            <w:r w:rsidR="00E963BE" w:rsidRPr="00033701">
              <w:rPr>
                <w:rFonts w:ascii="Gill Sans MT" w:hAnsi="Gill Sans MT"/>
              </w:rPr>
              <w:t>forest land</w:t>
            </w:r>
            <w:proofErr w:type="gramEnd"/>
            <w:r w:rsidR="00E963BE" w:rsidRPr="00033701">
              <w:rPr>
                <w:rFonts w:ascii="Gill Sans MT" w:hAnsi="Gill Sans MT"/>
              </w:rPr>
              <w:t xml:space="preserve"> and resource related </w:t>
            </w:r>
            <w:r w:rsidR="00E963BE">
              <w:rPr>
                <w:rFonts w:ascii="Gill Sans MT" w:hAnsi="Gill Sans MT"/>
              </w:rPr>
              <w:t xml:space="preserve">conflicts that your community faces with other communities? </w:t>
            </w:r>
            <w:r w:rsidRPr="00033701">
              <w:rPr>
                <w:rFonts w:ascii="Gill Sans MT" w:hAnsi="Gill Sans MT"/>
              </w:rPr>
              <w:t>has increased, decreased, or stayed the same?</w:t>
            </w:r>
          </w:p>
          <w:p w14:paraId="59199BA0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467428CF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1=Increased a lot</w:t>
            </w:r>
          </w:p>
          <w:p w14:paraId="714E6550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2=Increased a little</w:t>
            </w:r>
          </w:p>
          <w:p w14:paraId="67919F4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3=Remained the same</w:t>
            </w:r>
          </w:p>
          <w:p w14:paraId="58985250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4=Decreased a little</w:t>
            </w:r>
          </w:p>
          <w:p w14:paraId="669ABA00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5=Decreased a lot</w:t>
            </w:r>
          </w:p>
          <w:p w14:paraId="58DE8444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97=Other, please specify</w:t>
            </w:r>
          </w:p>
          <w:p w14:paraId="6B84FE9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6828CC09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</w:tr>
      <w:tr w:rsidR="000721E5" w:rsidRPr="00033701" w14:paraId="479EB9E4" w14:textId="77777777" w:rsidTr="000721E5">
        <w:trPr>
          <w:gridAfter w:val="1"/>
          <w:wAfter w:w="900" w:type="dxa"/>
          <w:trHeight w:val="945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82FC64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E194C70" w14:textId="5D13C23D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the past 12 months, about how many total conflicts occurred </w:t>
            </w:r>
            <w:r w:rsidR="00E963BE">
              <w:rPr>
                <w:rFonts w:ascii="Gill Sans MT" w:hAnsi="Gill Sans MT"/>
              </w:rPr>
              <w:t xml:space="preserve">between your community and other communities? </w:t>
            </w:r>
            <w:r w:rsidRPr="00033701">
              <w:rPr>
                <w:rFonts w:ascii="Gill Sans MT" w:hAnsi="Gill Sans MT"/>
              </w:rPr>
              <w:t xml:space="preserve"> </w:t>
            </w:r>
          </w:p>
          <w:p w14:paraId="2B96512F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  <w:p w14:paraId="40B55283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  <w:p w14:paraId="072B4EA6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  <w:p w14:paraId="2374EEB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57F726C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  <w:p w14:paraId="3F980FB0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</w:tr>
      <w:tr w:rsidR="000721E5" w:rsidRPr="00033701" w14:paraId="264DC9DD" w14:textId="77777777" w:rsidTr="000721E5">
        <w:trPr>
          <w:gridAfter w:val="1"/>
          <w:wAfter w:w="900" w:type="dxa"/>
          <w:trHeight w:val="92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F4E2956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49482FC" w14:textId="53E776DD" w:rsidR="000721E5" w:rsidRPr="00033701" w:rsidRDefault="000721E5" w:rsidP="000721E5">
            <w:pPr>
              <w:rPr>
                <w:rFonts w:ascii="Gill Sans MT" w:eastAsia="Times New Roman" w:hAnsi="Gill Sans MT" w:cs="Times New Roman"/>
                <w:bCs/>
                <w:color w:val="000000"/>
              </w:rPr>
            </w:pPr>
            <w:r w:rsidRPr="00033701">
              <w:rPr>
                <w:rFonts w:ascii="Gill Sans MT" w:eastAsia="Calibri" w:hAnsi="Gill Sans MT" w:cs="Times New Roman"/>
              </w:rPr>
              <w:t xml:space="preserve">Compared to 3 years ago, do you think the intensity of forest related disputes between </w:t>
            </w:r>
            <w:r w:rsidR="00E963BE">
              <w:rPr>
                <w:rFonts w:ascii="Gill Sans MT" w:eastAsia="Calibri" w:hAnsi="Gill Sans MT" w:cs="Times New Roman"/>
              </w:rPr>
              <w:t xml:space="preserve">your </w:t>
            </w:r>
            <w:r w:rsidRPr="00033701">
              <w:rPr>
                <w:rFonts w:ascii="Gill Sans MT" w:eastAsia="Calibri" w:hAnsi="Gill Sans MT" w:cs="Times New Roman"/>
              </w:rPr>
              <w:t xml:space="preserve">community </w:t>
            </w:r>
            <w:r w:rsidR="00E963BE">
              <w:rPr>
                <w:rFonts w:ascii="Gill Sans MT" w:eastAsia="Calibri" w:hAnsi="Gill Sans MT" w:cs="Times New Roman"/>
              </w:rPr>
              <w:t xml:space="preserve">and other communities </w:t>
            </w:r>
            <w:r w:rsidRPr="00033701">
              <w:rPr>
                <w:rFonts w:ascii="Gill Sans MT" w:eastAsia="Calibri" w:hAnsi="Gill Sans MT" w:cs="Times New Roman"/>
              </w:rPr>
              <w:t>has increased, decreased, or stayed the same?</w:t>
            </w:r>
          </w:p>
          <w:p w14:paraId="3071E6F9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1CB6A7B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</w:tr>
      <w:tr w:rsidR="000721E5" w:rsidRPr="00033701" w14:paraId="6CE824C8" w14:textId="77777777" w:rsidTr="000721E5">
        <w:trPr>
          <w:gridAfter w:val="1"/>
          <w:wAfter w:w="900" w:type="dxa"/>
          <w:trHeight w:val="89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45F2B6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37CF846" w14:textId="6AE7E108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How many of the conflicts that occurred in the past 12 months </w:t>
            </w:r>
            <w:r w:rsidR="00E963BE">
              <w:rPr>
                <w:rFonts w:ascii="Gill Sans MT" w:hAnsi="Gill Sans MT"/>
              </w:rPr>
              <w:t xml:space="preserve">between </w:t>
            </w:r>
            <w:r w:rsidRPr="00033701">
              <w:rPr>
                <w:rFonts w:ascii="Gill Sans MT" w:hAnsi="Gill Sans MT"/>
              </w:rPr>
              <w:t xml:space="preserve">your community </w:t>
            </w:r>
            <w:r w:rsidR="00E963BE">
              <w:rPr>
                <w:rFonts w:ascii="Gill Sans MT" w:hAnsi="Gill Sans MT"/>
              </w:rPr>
              <w:t xml:space="preserve">and other communities </w:t>
            </w:r>
            <w:r w:rsidRPr="00033701">
              <w:rPr>
                <w:rFonts w:ascii="Gill Sans MT" w:hAnsi="Gill Sans MT"/>
              </w:rPr>
              <w:t xml:space="preserve">resulted in violence or the destruction of property? </w:t>
            </w:r>
          </w:p>
          <w:p w14:paraId="2C4D6C33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13CA10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1=Increased a lot</w:t>
            </w:r>
          </w:p>
          <w:p w14:paraId="7DFAE58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2=Increased a little</w:t>
            </w:r>
          </w:p>
          <w:p w14:paraId="1D4477A3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3=Remained the same</w:t>
            </w:r>
          </w:p>
          <w:p w14:paraId="66AE6AF9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4=Decreased a little</w:t>
            </w:r>
          </w:p>
          <w:p w14:paraId="4C4ACC9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5=Decreased a lot</w:t>
            </w:r>
          </w:p>
          <w:p w14:paraId="6C97998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97=Other, please specify</w:t>
            </w:r>
          </w:p>
          <w:p w14:paraId="0EEA376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4A5D007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</w:tr>
      <w:tr w:rsidR="000721E5" w:rsidRPr="00033701" w14:paraId="42343E4D" w14:textId="77777777" w:rsidTr="000721E5">
        <w:trPr>
          <w:gridAfter w:val="1"/>
          <w:wAfter w:w="900" w:type="dxa"/>
          <w:trHeight w:val="1246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0D7EC0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16871E51" w14:textId="07FE7645" w:rsidR="000721E5" w:rsidRPr="00033701" w:rsidRDefault="000721E5" w:rsidP="00E963BE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general, when conflicts over </w:t>
            </w:r>
            <w:proofErr w:type="gramStart"/>
            <w:r w:rsidRPr="00033701">
              <w:rPr>
                <w:rFonts w:ascii="Gill Sans MT" w:hAnsi="Gill Sans MT"/>
              </w:rPr>
              <w:t>forest land</w:t>
            </w:r>
            <w:proofErr w:type="gramEnd"/>
            <w:r w:rsidRPr="00033701">
              <w:rPr>
                <w:rFonts w:ascii="Gill Sans MT" w:hAnsi="Gill Sans MT"/>
              </w:rPr>
              <w:t xml:space="preserve"> and resources arise </w:t>
            </w:r>
            <w:r w:rsidR="00E963BE">
              <w:rPr>
                <w:rFonts w:ascii="Gill Sans MT" w:hAnsi="Gill Sans MT"/>
              </w:rPr>
              <w:t>between this village and other villages</w:t>
            </w:r>
            <w:r w:rsidRPr="00033701">
              <w:rPr>
                <w:rFonts w:ascii="Gill Sans MT" w:hAnsi="Gill Sans MT"/>
              </w:rPr>
              <w:t xml:space="preserve">, what person or group of people play the most important role in resolving those disputes? </w:t>
            </w: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58A2C55E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Headperson</w:t>
            </w:r>
          </w:p>
          <w:p w14:paraId="777A8CF9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NGO</w:t>
            </w:r>
          </w:p>
          <w:p w14:paraId="337F26E4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3= ZAWA</w:t>
            </w:r>
          </w:p>
          <w:p w14:paraId="3003CB2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4= Forest service (DFO)</w:t>
            </w:r>
          </w:p>
          <w:p w14:paraId="1C9648B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5= Village committee</w:t>
            </w:r>
          </w:p>
          <w:p w14:paraId="4C70D712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6= YGL</w:t>
            </w:r>
          </w:p>
          <w:p w14:paraId="1FF79CA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7= Chief</w:t>
            </w:r>
          </w:p>
          <w:p w14:paraId="7941F86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 xml:space="preserve">8= </w:t>
            </w:r>
            <w:proofErr w:type="spellStart"/>
            <w:r w:rsidRPr="00033701">
              <w:rPr>
                <w:rFonts w:ascii="Gill Sans MT" w:hAnsi="Gill Sans MT" w:cs="Times New Roman"/>
                <w:w w:val="105"/>
              </w:rPr>
              <w:t>Induna</w:t>
            </w:r>
            <w:proofErr w:type="spellEnd"/>
          </w:p>
          <w:p w14:paraId="72E36EA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9= CRB</w:t>
            </w:r>
          </w:p>
          <w:p w14:paraId="1A197BA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10= Local government officials</w:t>
            </w:r>
          </w:p>
          <w:p w14:paraId="5EA96DF0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97= Other, specify</w:t>
            </w:r>
          </w:p>
          <w:p w14:paraId="24EB79D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888=Don’t know</w:t>
            </w:r>
          </w:p>
          <w:p w14:paraId="78ADE4E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999=Preferred not to answer</w:t>
            </w:r>
          </w:p>
        </w:tc>
      </w:tr>
      <w:tr w:rsidR="00E12F5F" w:rsidRPr="00033701" w14:paraId="253C014F" w14:textId="77777777" w:rsidTr="000721E5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6E085" w14:textId="77777777" w:rsidR="00E12F5F" w:rsidRPr="00033701" w:rsidRDefault="00E12F5F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48B79A" w14:textId="77777777" w:rsidR="00E12F5F" w:rsidRPr="00033701" w:rsidRDefault="00E12F5F" w:rsidP="00B87173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In your opinion, is this process</w:t>
            </w:r>
            <w:r w:rsidRPr="00033701">
              <w:rPr>
                <w:rFonts w:ascii="Gill Sans MT" w:hAnsi="Gill Sans MT"/>
              </w:rPr>
              <w:t xml:space="preserve"> of resolving conflicts fair? </w:t>
            </w:r>
          </w:p>
          <w:p w14:paraId="713566BE" w14:textId="77777777" w:rsidR="00E12F5F" w:rsidRPr="00033701" w:rsidRDefault="00E12F5F" w:rsidP="000721E5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</w:rPr>
            </w:pP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31147C0" w14:textId="77777777" w:rsidR="00E12F5F" w:rsidRPr="00033701" w:rsidRDefault="00E12F5F" w:rsidP="00B87173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Yes</w:t>
            </w:r>
          </w:p>
          <w:p w14:paraId="08FA675F" w14:textId="77777777" w:rsidR="00E12F5F" w:rsidRPr="00033701" w:rsidRDefault="00E12F5F" w:rsidP="00B87173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No</w:t>
            </w:r>
          </w:p>
          <w:p w14:paraId="095C5A18" w14:textId="77777777" w:rsidR="00E12F5F" w:rsidRPr="00033701" w:rsidRDefault="00E12F5F" w:rsidP="00B87173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888=Don’t know</w:t>
            </w:r>
          </w:p>
          <w:p w14:paraId="2CBBCA68" w14:textId="36F8EF23" w:rsidR="00E12F5F" w:rsidRPr="00033701" w:rsidRDefault="00E12F5F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999=Preferred not to answer</w:t>
            </w:r>
          </w:p>
        </w:tc>
        <w:tc>
          <w:tcPr>
            <w:tcW w:w="9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B50C901" w14:textId="77777777" w:rsidR="00E12F5F" w:rsidRPr="00033701" w:rsidRDefault="00E12F5F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</w:rPr>
            </w:pPr>
            <w:r w:rsidRPr="00033701">
              <w:rPr>
                <w:rFonts w:ascii="Gill Sans MT" w:eastAsia="Calibri" w:hAnsi="Gill Sans MT" w:cs="Times New Roman"/>
                <w:i/>
                <w:color w:val="A6A6A6"/>
              </w:rPr>
              <w:t>(Code)</w:t>
            </w:r>
          </w:p>
        </w:tc>
      </w:tr>
      <w:tr w:rsidR="00E12F5F" w:rsidRPr="00033701" w14:paraId="521D82D6" w14:textId="77777777" w:rsidTr="000721E5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AF44B" w14:textId="77777777" w:rsidR="00E12F5F" w:rsidRPr="00033701" w:rsidRDefault="00E12F5F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4A8463" w14:textId="5F03E81B" w:rsidR="00E12F5F" w:rsidRPr="00033701" w:rsidRDefault="00E12F5F" w:rsidP="000721E5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 xml:space="preserve">In your opinion, has this process of resolving conflicts </w:t>
            </w:r>
            <w:r>
              <w:rPr>
                <w:rFonts w:ascii="Gill Sans MT" w:hAnsi="Gill Sans MT"/>
              </w:rPr>
              <w:lastRenderedPageBreak/>
              <w:t>brought about a</w:t>
            </w:r>
            <w:r w:rsidRPr="00033701">
              <w:rPr>
                <w:rFonts w:ascii="Gill Sans MT" w:hAnsi="Gill Sans MT"/>
              </w:rPr>
              <w:t xml:space="preserve"> lasting peace? </w:t>
            </w: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AD8DA5B" w14:textId="77777777" w:rsidR="00E12F5F" w:rsidRPr="00033701" w:rsidRDefault="00E12F5F" w:rsidP="00B87173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lastRenderedPageBreak/>
              <w:t>1= Yes</w:t>
            </w:r>
          </w:p>
          <w:p w14:paraId="3C3D791A" w14:textId="77777777" w:rsidR="00E12F5F" w:rsidRPr="00033701" w:rsidRDefault="00E12F5F" w:rsidP="00B87173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No</w:t>
            </w:r>
          </w:p>
          <w:p w14:paraId="1D5B9C16" w14:textId="77777777" w:rsidR="00E12F5F" w:rsidRPr="00033701" w:rsidRDefault="00E12F5F" w:rsidP="00B87173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lastRenderedPageBreak/>
              <w:t>888=Don’t know</w:t>
            </w:r>
          </w:p>
          <w:p w14:paraId="36B6D95F" w14:textId="5E7FAFF6" w:rsidR="00E12F5F" w:rsidRPr="00033701" w:rsidRDefault="00E12F5F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999=Preferred not to answer</w:t>
            </w:r>
          </w:p>
        </w:tc>
        <w:tc>
          <w:tcPr>
            <w:tcW w:w="9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FBDDEEA" w14:textId="77777777" w:rsidR="00E12F5F" w:rsidRPr="00033701" w:rsidRDefault="00E12F5F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</w:rPr>
            </w:pPr>
          </w:p>
        </w:tc>
      </w:tr>
      <w:tr w:rsidR="000721E5" w:rsidRPr="00033701" w14:paraId="142EB5FA" w14:textId="77777777" w:rsidTr="000721E5">
        <w:trPr>
          <w:gridAfter w:val="1"/>
          <w:wAfter w:w="900" w:type="dxa"/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0CC59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6C6845" w14:textId="1D50D0A6" w:rsidR="000721E5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general, what are the most common kinds of </w:t>
            </w:r>
            <w:proofErr w:type="gramStart"/>
            <w:r w:rsidRPr="00033701">
              <w:rPr>
                <w:rFonts w:ascii="Gill Sans MT" w:hAnsi="Gill Sans MT"/>
              </w:rPr>
              <w:t>forest land</w:t>
            </w:r>
            <w:proofErr w:type="gramEnd"/>
            <w:r w:rsidRPr="00033701">
              <w:rPr>
                <w:rFonts w:ascii="Gill Sans MT" w:hAnsi="Gill Sans MT"/>
              </w:rPr>
              <w:t xml:space="preserve"> and resource related </w:t>
            </w:r>
            <w:r w:rsidR="00E963BE">
              <w:rPr>
                <w:rFonts w:ascii="Gill Sans MT" w:hAnsi="Gill Sans MT"/>
              </w:rPr>
              <w:t>conflicts that your community experiences with other EXTERNAL actors</w:t>
            </w:r>
            <w:r w:rsidR="00E963BE">
              <w:t xml:space="preserve"> (with </w:t>
            </w:r>
            <w:r w:rsidR="00E963BE" w:rsidRPr="004E184F">
              <w:t>government offi</w:t>
            </w:r>
            <w:r w:rsidR="00E963BE">
              <w:t>cials, miners, investors, etc.)</w:t>
            </w:r>
            <w:r w:rsidRPr="00033701">
              <w:rPr>
                <w:rFonts w:ascii="Gill Sans MT" w:hAnsi="Gill Sans MT"/>
              </w:rPr>
              <w:t xml:space="preserve">? </w:t>
            </w:r>
          </w:p>
          <w:p w14:paraId="6AE8F54E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</w:rPr>
            </w:pPr>
            <w:r>
              <w:rPr>
                <w:rFonts w:ascii="Gill Sans MT" w:hAnsi="Gill Sans MT"/>
              </w:rPr>
              <w:t>PROBE AND CODE</w:t>
            </w: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0612056" w14:textId="631545EF" w:rsidR="00E963BE" w:rsidRDefault="00E963BE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>
              <w:rPr>
                <w:rFonts w:ascii="Gill Sans MT" w:hAnsi="Gill Sans MT" w:cs="Times New Roman"/>
                <w:w w:val="105"/>
              </w:rPr>
              <w:t xml:space="preserve">0= There are no conflicts </w:t>
            </w:r>
          </w:p>
          <w:p w14:paraId="0617B42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Boundary conflicts</w:t>
            </w:r>
          </w:p>
          <w:p w14:paraId="5667686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Which NTFPs can and cannot be harvested from forests</w:t>
            </w:r>
          </w:p>
          <w:p w14:paraId="581E0E24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3= Grazing of livestock in forests</w:t>
            </w:r>
          </w:p>
          <w:p w14:paraId="14114E2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4= Cutting trees in forests</w:t>
            </w:r>
          </w:p>
          <w:p w14:paraId="76F0D8AE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5=Ownership over trees in forests</w:t>
            </w:r>
          </w:p>
          <w:p w14:paraId="10B57E3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6= Fires or burning in the forest</w:t>
            </w:r>
          </w:p>
          <w:p w14:paraId="1DB84A05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7= Hunting or fishing</w:t>
            </w:r>
          </w:p>
          <w:p w14:paraId="41FC583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 Other, please specify</w:t>
            </w:r>
          </w:p>
          <w:p w14:paraId="08D10AE1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569B057F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</w:tr>
      <w:tr w:rsidR="000721E5" w:rsidRPr="00033701" w14:paraId="4CAD7991" w14:textId="77777777" w:rsidTr="000721E5">
        <w:trPr>
          <w:gridAfter w:val="1"/>
          <w:wAfter w:w="900" w:type="dxa"/>
          <w:trHeight w:val="2021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F07ED51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4E2830CA" w14:textId="40E4CF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Compared to 3 years ago, do you think the number of </w:t>
            </w:r>
            <w:proofErr w:type="gramStart"/>
            <w:r w:rsidRPr="00033701">
              <w:rPr>
                <w:rFonts w:ascii="Gill Sans MT" w:hAnsi="Gill Sans MT"/>
              </w:rPr>
              <w:t>forest land</w:t>
            </w:r>
            <w:proofErr w:type="gramEnd"/>
            <w:r w:rsidRPr="00033701">
              <w:rPr>
                <w:rFonts w:ascii="Gill Sans MT" w:hAnsi="Gill Sans MT"/>
              </w:rPr>
              <w:t xml:space="preserve"> and resource related conflicts </w:t>
            </w:r>
            <w:r w:rsidR="00E963BE">
              <w:rPr>
                <w:rFonts w:ascii="Gill Sans MT" w:hAnsi="Gill Sans MT"/>
              </w:rPr>
              <w:t>that your community has experienced with other EXTERNAL actors</w:t>
            </w:r>
            <w:r w:rsidR="00E963BE">
              <w:t xml:space="preserve"> (with </w:t>
            </w:r>
            <w:r w:rsidR="00E963BE" w:rsidRPr="004E184F">
              <w:t>government offi</w:t>
            </w:r>
            <w:r w:rsidR="00E963BE">
              <w:t xml:space="preserve">cials, miners, investors, etc.) </w:t>
            </w:r>
            <w:r w:rsidRPr="00033701">
              <w:rPr>
                <w:rFonts w:ascii="Gill Sans MT" w:hAnsi="Gill Sans MT"/>
              </w:rPr>
              <w:t>has increased, decreased, or stayed the same?</w:t>
            </w:r>
          </w:p>
          <w:p w14:paraId="76E4929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39D8A98F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1=Increased a lot</w:t>
            </w:r>
          </w:p>
          <w:p w14:paraId="47EDB2C8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2=Increased a little</w:t>
            </w:r>
          </w:p>
          <w:p w14:paraId="04F088B6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3=Remained the same</w:t>
            </w:r>
          </w:p>
          <w:p w14:paraId="1AB970B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4=Decreased a little</w:t>
            </w:r>
          </w:p>
          <w:p w14:paraId="57267BC4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5=Decreased a lot</w:t>
            </w:r>
          </w:p>
          <w:p w14:paraId="7A66F321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97=Other, please specify</w:t>
            </w:r>
          </w:p>
          <w:p w14:paraId="5A8A2C8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01DB147C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</w:tr>
      <w:tr w:rsidR="000721E5" w:rsidRPr="00033701" w14:paraId="0220CD39" w14:textId="77777777" w:rsidTr="000721E5">
        <w:trPr>
          <w:gridAfter w:val="1"/>
          <w:wAfter w:w="900" w:type="dxa"/>
          <w:trHeight w:val="945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61D8313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53A40C0" w14:textId="1F475710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the past 12 months, about how many total conflicts occurred </w:t>
            </w:r>
            <w:r w:rsidR="00E963BE">
              <w:rPr>
                <w:rFonts w:ascii="Gill Sans MT" w:hAnsi="Gill Sans MT"/>
              </w:rPr>
              <w:t>between your community and EXTERNAL actors</w:t>
            </w:r>
            <w:r w:rsidR="00E963BE">
              <w:t xml:space="preserve"> (with </w:t>
            </w:r>
            <w:r w:rsidR="00E963BE" w:rsidRPr="004E184F">
              <w:t>government offi</w:t>
            </w:r>
            <w:r w:rsidR="00E963BE">
              <w:t>cials, miners, investors, etc.)</w:t>
            </w:r>
          </w:p>
          <w:p w14:paraId="46D2DF3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  <w:p w14:paraId="22CA162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  <w:p w14:paraId="3DC183F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  <w:p w14:paraId="43F10089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FAE6522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  <w:p w14:paraId="306A8944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</w:tr>
      <w:tr w:rsidR="000721E5" w:rsidRPr="00033701" w14:paraId="43AF0F06" w14:textId="77777777" w:rsidTr="000721E5">
        <w:trPr>
          <w:gridAfter w:val="1"/>
          <w:wAfter w:w="900" w:type="dxa"/>
          <w:trHeight w:val="92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6DBD2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FFF4D66" w14:textId="4A90ABCD" w:rsidR="000721E5" w:rsidRPr="00033701" w:rsidRDefault="000721E5" w:rsidP="000721E5">
            <w:pPr>
              <w:rPr>
                <w:rFonts w:ascii="Gill Sans MT" w:eastAsia="Times New Roman" w:hAnsi="Gill Sans MT" w:cs="Times New Roman"/>
                <w:bCs/>
                <w:color w:val="000000"/>
              </w:rPr>
            </w:pPr>
            <w:r w:rsidRPr="00033701">
              <w:rPr>
                <w:rFonts w:ascii="Gill Sans MT" w:eastAsia="Calibri" w:hAnsi="Gill Sans MT" w:cs="Times New Roman"/>
              </w:rPr>
              <w:t xml:space="preserve">Compared to 3 years ago, do you think the intensity of forest related disputes between </w:t>
            </w:r>
            <w:r w:rsidR="00E963BE">
              <w:rPr>
                <w:rFonts w:ascii="Gill Sans MT" w:eastAsia="Calibri" w:hAnsi="Gill Sans MT" w:cs="Times New Roman"/>
              </w:rPr>
              <w:t xml:space="preserve">your community and </w:t>
            </w:r>
            <w:r w:rsidR="00E963BE">
              <w:rPr>
                <w:rFonts w:ascii="Gill Sans MT" w:hAnsi="Gill Sans MT"/>
              </w:rPr>
              <w:t>EXTERNAL actors</w:t>
            </w:r>
            <w:r w:rsidR="00E963BE">
              <w:t xml:space="preserve"> (with </w:t>
            </w:r>
            <w:r w:rsidR="00E963BE" w:rsidRPr="004E184F">
              <w:t>government offi</w:t>
            </w:r>
            <w:r w:rsidR="00E963BE">
              <w:t>cials, miners, investors, etc.)</w:t>
            </w:r>
            <w:r w:rsidR="00E963BE">
              <w:rPr>
                <w:rFonts w:ascii="Gill Sans MT" w:eastAsia="Calibri" w:hAnsi="Gill Sans MT" w:cs="Times New Roman"/>
              </w:rPr>
              <w:t xml:space="preserve"> </w:t>
            </w:r>
            <w:r w:rsidRPr="00033701">
              <w:rPr>
                <w:rFonts w:ascii="Gill Sans MT" w:eastAsia="Calibri" w:hAnsi="Gill Sans MT" w:cs="Times New Roman"/>
              </w:rPr>
              <w:t>has increased, decreased, or stayed the same?</w:t>
            </w:r>
          </w:p>
          <w:p w14:paraId="30494209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577100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</w:tr>
      <w:tr w:rsidR="000721E5" w:rsidRPr="00033701" w14:paraId="08E7824C" w14:textId="77777777" w:rsidTr="000721E5">
        <w:trPr>
          <w:gridAfter w:val="1"/>
          <w:wAfter w:w="900" w:type="dxa"/>
          <w:trHeight w:val="89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E02648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0B296E7A" w14:textId="3A759CDE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How many of the conflicts that occurred in the past 12 months </w:t>
            </w:r>
            <w:r w:rsidR="00E963BE">
              <w:rPr>
                <w:rFonts w:ascii="Gill Sans MT" w:hAnsi="Gill Sans MT"/>
              </w:rPr>
              <w:t>between your community and EXTERNAL actors</w:t>
            </w:r>
            <w:r w:rsidR="00E963BE">
              <w:t xml:space="preserve"> (with </w:t>
            </w:r>
            <w:r w:rsidR="00E963BE" w:rsidRPr="004E184F">
              <w:t>government offi</w:t>
            </w:r>
            <w:r w:rsidR="00E963BE">
              <w:t>cials, miners, investors, etc.)</w:t>
            </w:r>
            <w:r w:rsidRPr="00033701">
              <w:rPr>
                <w:rFonts w:ascii="Gill Sans MT" w:hAnsi="Gill Sans MT"/>
              </w:rPr>
              <w:t xml:space="preserve"> resulted in violence or the destruction of property? </w:t>
            </w:r>
          </w:p>
          <w:p w14:paraId="4F7FFB63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BDBE039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1=Increased a lot</w:t>
            </w:r>
          </w:p>
          <w:p w14:paraId="3D35F40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2=Increased a little</w:t>
            </w:r>
          </w:p>
          <w:p w14:paraId="59E06E9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3=Remained the same</w:t>
            </w:r>
          </w:p>
          <w:p w14:paraId="1200595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4=Decreased a little</w:t>
            </w:r>
          </w:p>
          <w:p w14:paraId="32707CC8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5=Decreased a lot</w:t>
            </w:r>
          </w:p>
          <w:p w14:paraId="206FC925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97=Other, please specify</w:t>
            </w:r>
          </w:p>
          <w:p w14:paraId="7B8444A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1C4B1EC1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</w:tr>
      <w:tr w:rsidR="000721E5" w:rsidRPr="00033701" w14:paraId="0F2F5511" w14:textId="77777777" w:rsidTr="000721E5">
        <w:trPr>
          <w:gridAfter w:val="1"/>
          <w:wAfter w:w="900" w:type="dxa"/>
          <w:trHeight w:val="1246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47E4938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BCBB83E" w14:textId="15772DEB" w:rsidR="000721E5" w:rsidRPr="00033701" w:rsidRDefault="000721E5" w:rsidP="00E963BE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general, when conflicts over forest land and resources arise </w:t>
            </w:r>
            <w:r w:rsidR="00E963BE">
              <w:rPr>
                <w:rFonts w:ascii="Gill Sans MT" w:hAnsi="Gill Sans MT"/>
              </w:rPr>
              <w:t>between your community and EXTERNAL actors</w:t>
            </w:r>
            <w:r w:rsidR="00E963BE">
              <w:t xml:space="preserve"> (with </w:t>
            </w:r>
            <w:r w:rsidR="00E963BE" w:rsidRPr="004E184F">
              <w:t>government offi</w:t>
            </w:r>
            <w:r w:rsidR="00E963BE">
              <w:t>cials, miners, investors, etc.)</w:t>
            </w:r>
            <w:r w:rsidRPr="00033701">
              <w:rPr>
                <w:rFonts w:ascii="Gill Sans MT" w:hAnsi="Gill Sans MT"/>
              </w:rPr>
              <w:t xml:space="preserve"> what person or group of people play the most important role in resolving those disputes? </w:t>
            </w: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16806A2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Headperson</w:t>
            </w:r>
          </w:p>
          <w:p w14:paraId="0ED31BBE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NGO</w:t>
            </w:r>
          </w:p>
          <w:p w14:paraId="53DC05E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3= ZAWA</w:t>
            </w:r>
          </w:p>
          <w:p w14:paraId="3ADBC8B3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4= Forest service (DFO)</w:t>
            </w:r>
          </w:p>
          <w:p w14:paraId="1CAF3F5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5= Village committee</w:t>
            </w:r>
          </w:p>
          <w:p w14:paraId="0A1E9F71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6= YGL</w:t>
            </w:r>
          </w:p>
          <w:p w14:paraId="53D75E8F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7= Chief</w:t>
            </w:r>
          </w:p>
          <w:p w14:paraId="085369BF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 xml:space="preserve">8= </w:t>
            </w:r>
            <w:proofErr w:type="spellStart"/>
            <w:r w:rsidRPr="00033701">
              <w:rPr>
                <w:rFonts w:ascii="Gill Sans MT" w:hAnsi="Gill Sans MT" w:cs="Times New Roman"/>
                <w:w w:val="105"/>
              </w:rPr>
              <w:t>Induna</w:t>
            </w:r>
            <w:proofErr w:type="spellEnd"/>
          </w:p>
          <w:p w14:paraId="030C770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9= CRB</w:t>
            </w:r>
          </w:p>
          <w:p w14:paraId="103F8C62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10= Local government officials</w:t>
            </w:r>
          </w:p>
          <w:p w14:paraId="70F94599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97= Other, specify</w:t>
            </w:r>
          </w:p>
          <w:p w14:paraId="25EFDFB1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888=Don’t know</w:t>
            </w:r>
          </w:p>
          <w:p w14:paraId="7E654C5C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999=Preferred not to answer</w:t>
            </w:r>
          </w:p>
        </w:tc>
      </w:tr>
      <w:tr w:rsidR="000721E5" w:rsidRPr="00033701" w14:paraId="4512CE26" w14:textId="77777777" w:rsidTr="000721E5">
        <w:trPr>
          <w:gridAfter w:val="1"/>
          <w:wAfter w:w="900" w:type="dxa"/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F3988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AECD66" w14:textId="03B8C172" w:rsidR="000721E5" w:rsidRPr="00033701" w:rsidRDefault="00E963BE" w:rsidP="000721E5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In your opinion, is this process</w:t>
            </w:r>
            <w:r w:rsidR="000721E5" w:rsidRPr="00033701">
              <w:rPr>
                <w:rFonts w:ascii="Gill Sans MT" w:hAnsi="Gill Sans MT"/>
              </w:rPr>
              <w:t xml:space="preserve"> of resolving conflicts fair? </w:t>
            </w:r>
          </w:p>
          <w:p w14:paraId="700ACEB1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</w:rPr>
            </w:pP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9A85A41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Yes</w:t>
            </w:r>
          </w:p>
          <w:p w14:paraId="7A9B567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No</w:t>
            </w:r>
          </w:p>
          <w:p w14:paraId="3451E250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888=Don’t know</w:t>
            </w:r>
          </w:p>
          <w:p w14:paraId="4463D5E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999=Preferred not to answer</w:t>
            </w:r>
          </w:p>
        </w:tc>
      </w:tr>
      <w:tr w:rsidR="000721E5" w:rsidRPr="00033701" w14:paraId="3E2056B0" w14:textId="77777777" w:rsidTr="000721E5">
        <w:trPr>
          <w:gridAfter w:val="1"/>
          <w:wAfter w:w="900" w:type="dxa"/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B549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699F1D" w14:textId="19FC5E24" w:rsidR="000721E5" w:rsidRPr="00033701" w:rsidRDefault="00E12F5F" w:rsidP="000721E5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In your opinion, has this process of resolving conflicts brought about a</w:t>
            </w:r>
            <w:r w:rsidR="000721E5" w:rsidRPr="00033701">
              <w:rPr>
                <w:rFonts w:ascii="Gill Sans MT" w:hAnsi="Gill Sans MT"/>
              </w:rPr>
              <w:t xml:space="preserve"> lasting peace? </w:t>
            </w: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20A0F74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Yes</w:t>
            </w:r>
          </w:p>
          <w:p w14:paraId="26FF889E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No</w:t>
            </w:r>
          </w:p>
          <w:p w14:paraId="3428E712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888=Don’t know</w:t>
            </w:r>
          </w:p>
          <w:p w14:paraId="203576EE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999=Preferred not to answer</w:t>
            </w:r>
          </w:p>
        </w:tc>
      </w:tr>
    </w:tbl>
    <w:p w14:paraId="51311EB0" w14:textId="77777777" w:rsidR="000721E5" w:rsidRPr="00033701" w:rsidRDefault="000721E5" w:rsidP="000721E5">
      <w:pPr>
        <w:rPr>
          <w:rFonts w:ascii="Gill Sans MT" w:hAnsi="Gill Sans MT"/>
        </w:rPr>
      </w:pPr>
    </w:p>
    <w:p w14:paraId="4E204C84" w14:textId="77777777" w:rsidR="000721E5" w:rsidRDefault="000721E5" w:rsidP="00AC7CBE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b/>
          <w:sz w:val="20"/>
          <w:szCs w:val="20"/>
        </w:rPr>
      </w:pPr>
    </w:p>
    <w:p w14:paraId="48244ECD" w14:textId="77777777" w:rsidR="000721E5" w:rsidRDefault="000721E5" w:rsidP="00AC7CBE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b/>
          <w:sz w:val="20"/>
          <w:szCs w:val="20"/>
        </w:rPr>
      </w:pPr>
    </w:p>
    <w:p w14:paraId="33EFE910" w14:textId="77777777" w:rsidR="000721E5" w:rsidRDefault="000721E5" w:rsidP="00AC7CBE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b/>
          <w:sz w:val="20"/>
          <w:szCs w:val="20"/>
        </w:rPr>
      </w:pPr>
    </w:p>
    <w:p w14:paraId="15CCD572" w14:textId="77777777" w:rsidR="000721E5" w:rsidRDefault="000721E5" w:rsidP="00AC7CBE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b/>
          <w:sz w:val="20"/>
          <w:szCs w:val="20"/>
        </w:rPr>
      </w:pPr>
    </w:p>
    <w:p w14:paraId="6E252697" w14:textId="77777777" w:rsidR="000721E5" w:rsidRDefault="000721E5" w:rsidP="00AC7CBE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b/>
          <w:sz w:val="20"/>
          <w:szCs w:val="20"/>
        </w:rPr>
      </w:pPr>
    </w:p>
    <w:p w14:paraId="22466731" w14:textId="77777777" w:rsidR="000721E5" w:rsidRDefault="000721E5" w:rsidP="00AC7CBE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b/>
          <w:sz w:val="20"/>
          <w:szCs w:val="20"/>
        </w:rPr>
      </w:pPr>
    </w:p>
    <w:p w14:paraId="01F191DB" w14:textId="77777777" w:rsidR="000721E5" w:rsidRDefault="000721E5" w:rsidP="00AC7CBE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b/>
          <w:sz w:val="20"/>
          <w:szCs w:val="20"/>
        </w:rPr>
      </w:pPr>
    </w:p>
    <w:p w14:paraId="2B7523E0" w14:textId="77777777" w:rsidR="000721E5" w:rsidRDefault="000721E5" w:rsidP="00AC7CBE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b/>
          <w:sz w:val="20"/>
          <w:szCs w:val="20"/>
        </w:rPr>
      </w:pPr>
    </w:p>
    <w:p w14:paraId="1BD6991C" w14:textId="1DE99192" w:rsidR="00303B9C" w:rsidRPr="00F71A9A" w:rsidRDefault="00303B9C" w:rsidP="00AC7CBE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b/>
          <w:sz w:val="20"/>
          <w:szCs w:val="20"/>
        </w:rPr>
      </w:pPr>
      <w:r w:rsidRPr="00F71A9A">
        <w:rPr>
          <w:rFonts w:ascii="Gill Sans MT" w:hAnsi="Gill Sans MT" w:cs="TimesNewRomanPSMT"/>
          <w:b/>
          <w:sz w:val="20"/>
          <w:szCs w:val="20"/>
        </w:rPr>
        <w:t>FOOD PRICES</w:t>
      </w:r>
    </w:p>
    <w:tbl>
      <w:tblPr>
        <w:tblW w:w="8640" w:type="dxa"/>
        <w:tblInd w:w="-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0"/>
        <w:gridCol w:w="3680"/>
        <w:gridCol w:w="2160"/>
        <w:gridCol w:w="2160"/>
      </w:tblGrid>
      <w:tr w:rsidR="006F635E" w:rsidRPr="00F71A9A" w14:paraId="3C9ED4E2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387E47C2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5F93A45B" w14:textId="289E97DE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FOOD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3E1530D1" w14:textId="172D638E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UNIT</w:t>
            </w:r>
            <w:r w:rsidR="00696B38"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 xml:space="preserve"> (a)</w:t>
            </w: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DFEA222" w14:textId="4350FE0D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COST PER UNIT</w:t>
            </w:r>
            <w:r w:rsidR="00696B38"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 xml:space="preserve"> (b)</w:t>
            </w:r>
          </w:p>
        </w:tc>
      </w:tr>
      <w:tr w:rsidR="006F635E" w:rsidRPr="00F71A9A" w14:paraId="4A486C26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732FF3E7" w14:textId="490A99F1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H.1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11ACE114" w14:textId="5769B848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Maize grain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30436EFE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605DEFE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F635E" w:rsidRPr="00F71A9A" w14:paraId="5487BA6A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3A5769E9" w14:textId="1554F8CD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H.2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4686E942" w14:textId="0DCF9121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Commercial maize meal (</w:t>
            </w:r>
            <w:proofErr w:type="spellStart"/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mealie</w:t>
            </w:r>
            <w:proofErr w:type="spellEnd"/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 meal)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40AF6C1B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4D32D90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F635E" w:rsidRPr="00F71A9A" w14:paraId="651CF733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723DAF64" w14:textId="72AFC485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H.3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437E9107" w14:textId="6EFF52D6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Maize meal from grinding mill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698EA390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025CC57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F635E" w:rsidRPr="00F71A9A" w14:paraId="492F7253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3A367BDD" w14:textId="61D30015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H.4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573AA254" w14:textId="40B7F525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Sweet potatoes – white or yellow flesh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7F725092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F89EBFF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F635E" w:rsidRPr="00F71A9A" w14:paraId="635246A2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1A426236" w14:textId="69C61E79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H.5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7FBE68A6" w14:textId="1306B514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Groundnuts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46C1A53F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DED4A91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F635E" w:rsidRPr="00F71A9A" w14:paraId="22845A48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00E25323" w14:textId="450576E1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H.6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059C1D17" w14:textId="27FB9791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Raw cassava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5114B7C0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2DA0F29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F635E" w:rsidRPr="00F71A9A" w14:paraId="163440B6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097921F5" w14:textId="3560DCB3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H.8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07186A55" w14:textId="60D7B9BD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Onion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4EB3E671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69C534B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96B38" w:rsidRPr="00F71A9A" w14:paraId="53FD78A7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6A8429AA" w14:textId="6953A871" w:rsidR="00696B38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H.9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6B3F4E06" w14:textId="3E0A8E03" w:rsidR="00696B38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Tomato 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76A13243" w14:textId="77777777" w:rsidR="00696B38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1123EBC" w14:textId="77777777" w:rsidR="00696B38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</w:tbl>
    <w:p w14:paraId="099D9842" w14:textId="77777777" w:rsidR="00A947BD" w:rsidRPr="00F71A9A" w:rsidRDefault="00A947BD" w:rsidP="00AC7CBE">
      <w:pPr>
        <w:spacing w:after="0" w:line="240" w:lineRule="auto"/>
        <w:contextualSpacing/>
        <w:rPr>
          <w:rFonts w:ascii="Gill Sans MT" w:hAnsi="Gill Sans MT" w:cs="TimesNewRomanPSMT"/>
          <w:sz w:val="20"/>
          <w:szCs w:val="20"/>
        </w:rPr>
      </w:pPr>
    </w:p>
    <w:p w14:paraId="7DE6DCC9" w14:textId="77777777" w:rsidR="00A947BD" w:rsidRPr="00F71A9A" w:rsidRDefault="00A947BD" w:rsidP="00AC7CBE">
      <w:pPr>
        <w:spacing w:after="0" w:line="240" w:lineRule="auto"/>
        <w:contextualSpacing/>
        <w:rPr>
          <w:rFonts w:ascii="Gill Sans MT" w:hAnsi="Gill Sans MT"/>
          <w:b/>
          <w:sz w:val="20"/>
          <w:szCs w:val="20"/>
        </w:rPr>
      </w:pPr>
      <w:r w:rsidRPr="00F71A9A">
        <w:rPr>
          <w:rFonts w:ascii="Gill Sans MT" w:hAnsi="Gill Sans MT" w:cs="TimesNewRomanPSMT"/>
          <w:b/>
          <w:sz w:val="20"/>
          <w:szCs w:val="20"/>
        </w:rPr>
        <w:t xml:space="preserve">PRICES FOR FOREST PRODUCTS: </w:t>
      </w:r>
    </w:p>
    <w:tbl>
      <w:tblPr>
        <w:tblW w:w="8640" w:type="dxa"/>
        <w:tblInd w:w="-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0"/>
        <w:gridCol w:w="3680"/>
        <w:gridCol w:w="2160"/>
        <w:gridCol w:w="2160"/>
      </w:tblGrid>
      <w:tr w:rsidR="006F635E" w:rsidRPr="00F71A9A" w14:paraId="401E6D93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0FB05BB8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7BBB5817" w14:textId="4E50550D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PRODUCT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5D2F57AD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UNIT</w:t>
            </w: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C436248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COST PER UNIT</w:t>
            </w:r>
          </w:p>
        </w:tc>
      </w:tr>
      <w:tr w:rsidR="006F635E" w:rsidRPr="00F71A9A" w14:paraId="741E4267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6A5E7F56" w14:textId="325B5EFA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H.10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4647E567" w14:textId="2E46E763" w:rsidR="006F635E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Charcoal</w:t>
            </w:r>
            <w:r w:rsidR="00696B38"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 –dry season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4F386E1E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2E55C99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96B38" w:rsidRPr="00F71A9A" w14:paraId="4192F233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0976B978" w14:textId="1572B76E" w:rsidR="00696B38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H.11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2AB5EAD1" w14:textId="440522EB" w:rsidR="00696B38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Charcoal – rainy season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1FFE0C93" w14:textId="77777777" w:rsidR="00696B38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35232A" w14:textId="77777777" w:rsidR="00696B38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F635E" w:rsidRPr="00F71A9A" w14:paraId="00FF856E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47E66E0A" w14:textId="5CB5C726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H.12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6E1862F3" w14:textId="4BE6EEEF" w:rsidR="006F635E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proofErr w:type="spellStart"/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Fuelwood</w:t>
            </w:r>
            <w:proofErr w:type="spellEnd"/>
            <w:r w:rsidR="00696B38"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 – dry season 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38990501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161D399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96B38" w:rsidRPr="00F71A9A" w14:paraId="015810BB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590ADC49" w14:textId="2B5030C9" w:rsidR="00696B38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H.13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10B1CA11" w14:textId="753CA315" w:rsidR="00696B38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proofErr w:type="spellStart"/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Fuelwood</w:t>
            </w:r>
            <w:proofErr w:type="spellEnd"/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 – rainy season 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0FA1B716" w14:textId="77777777" w:rsidR="00696B38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9F9705A" w14:textId="77777777" w:rsidR="00696B38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F635E" w:rsidRPr="00F71A9A" w14:paraId="130C049E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65AE6F34" w14:textId="5C567BC1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H.14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6FECF81A" w14:textId="5A33BDBC" w:rsidR="006F635E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Ants/caterpillars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70F6FD6C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E64FB5D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F635E" w:rsidRPr="00F71A9A" w14:paraId="26B07229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4F19CF1B" w14:textId="4A5D05CB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H.15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2C2B1102" w14:textId="0E02CCD0" w:rsidR="006F635E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Reeds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0B38372C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6A9445E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F635E" w:rsidRPr="00F71A9A" w14:paraId="08A6A552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5A186895" w14:textId="340F24EB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H.16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75710639" w14:textId="1C77F02D" w:rsidR="006F635E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Mushrooms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0C08C0B5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6D586F1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F635E" w:rsidRPr="00F71A9A" w14:paraId="46AA3FAD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7C20DF20" w14:textId="07D8D6AC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H.17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141CD280" w14:textId="4045B30F" w:rsidR="006F635E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Wild honey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30C4465A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CBB9F7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F635E" w:rsidRPr="00F71A9A" w14:paraId="26C88B5E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0C59AEEF" w14:textId="1742EB56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H.18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6798CD8E" w14:textId="4CF30F94" w:rsidR="006F635E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Wild fruits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6C12AC68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36CFA3C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F635E" w:rsidRPr="00F71A9A" w14:paraId="7E638898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76975822" w14:textId="401D6161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H.19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271CF907" w14:textId="76B352FE" w:rsidR="006F635E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Poles/timber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1D8A51F2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E766091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57266B" w:rsidRPr="00F71A9A" w14:paraId="05C521EE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34603DAB" w14:textId="68D38E6C" w:rsidR="0057266B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H.20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6B2A940C" w14:textId="5883C891" w:rsidR="0057266B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Thatching/fencing grass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5B7E82C6" w14:textId="77777777" w:rsidR="0057266B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F6BCDDC" w14:textId="77777777" w:rsidR="0057266B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57266B" w:rsidRPr="00F71A9A" w14:paraId="29245B0F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6F94EAAB" w14:textId="36A58DC3" w:rsidR="0057266B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H.21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3EFB9390" w14:textId="52B24AE6" w:rsidR="0057266B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Fodder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5458D573" w14:textId="77777777" w:rsidR="0057266B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F018A52" w14:textId="77777777" w:rsidR="0057266B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57266B" w:rsidRPr="00F71A9A" w14:paraId="692BF04B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7C6FB8B2" w14:textId="09AC40DB" w:rsidR="0057266B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H.22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650D919A" w14:textId="1CF04CCC" w:rsidR="0057266B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Wild animals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5497B469" w14:textId="77777777" w:rsidR="0057266B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AF0F676" w14:textId="77777777" w:rsidR="0057266B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</w:tbl>
    <w:p w14:paraId="1CB10FCC" w14:textId="77777777" w:rsidR="00E4168E" w:rsidRPr="00F71A9A" w:rsidRDefault="00E4168E" w:rsidP="00AC7CBE">
      <w:pPr>
        <w:spacing w:after="0" w:line="240" w:lineRule="auto"/>
        <w:contextualSpacing/>
        <w:rPr>
          <w:rFonts w:ascii="Gill Sans MT" w:hAnsi="Gill Sans MT"/>
          <w:sz w:val="20"/>
          <w:szCs w:val="20"/>
        </w:rPr>
      </w:pPr>
    </w:p>
    <w:p w14:paraId="58BB3611" w14:textId="77777777" w:rsidR="001E68A0" w:rsidRPr="00F71A9A" w:rsidRDefault="001E68A0" w:rsidP="00AC7CBE">
      <w:pPr>
        <w:spacing w:after="0" w:line="240" w:lineRule="auto"/>
        <w:contextualSpacing/>
        <w:rPr>
          <w:rFonts w:ascii="Gill Sans MT" w:eastAsia="Times New Roman" w:hAnsi="Gill Sans MT" w:cs="Times New Roman"/>
          <w:b/>
          <w:bCs/>
          <w:color w:val="000000"/>
          <w:sz w:val="20"/>
          <w:szCs w:val="20"/>
        </w:rPr>
      </w:pPr>
      <w:r w:rsidRPr="00F71A9A">
        <w:rPr>
          <w:rFonts w:ascii="Gill Sans MT" w:eastAsia="Times New Roman" w:hAnsi="Gill Sans MT" w:cs="Times New Roman"/>
          <w:b/>
          <w:bCs/>
          <w:color w:val="000000"/>
          <w:sz w:val="20"/>
          <w:szCs w:val="20"/>
        </w:rPr>
        <w:br w:type="page"/>
      </w:r>
    </w:p>
    <w:p w14:paraId="30BC6F10" w14:textId="77777777" w:rsidR="0035371A" w:rsidRPr="00F71A9A" w:rsidRDefault="0035371A" w:rsidP="00AC7CBE">
      <w:pPr>
        <w:spacing w:after="0" w:line="240" w:lineRule="auto"/>
        <w:contextualSpacing/>
        <w:rPr>
          <w:rFonts w:ascii="Gill Sans MT" w:eastAsia="Calibri" w:hAnsi="Gill Sans MT" w:cs="Times New Roman"/>
          <w:sz w:val="20"/>
          <w:szCs w:val="20"/>
        </w:rPr>
      </w:pPr>
    </w:p>
    <w:p w14:paraId="6A94D1D2" w14:textId="3A42A61F" w:rsidR="0035371A" w:rsidRPr="00F71A9A" w:rsidRDefault="0035371A" w:rsidP="00AC7CBE">
      <w:pPr>
        <w:spacing w:after="0" w:line="240" w:lineRule="auto"/>
        <w:contextualSpacing/>
        <w:rPr>
          <w:rFonts w:ascii="Gill Sans MT" w:hAnsi="Gill Sans MT"/>
          <w:b/>
          <w:sz w:val="20"/>
          <w:szCs w:val="20"/>
        </w:rPr>
      </w:pPr>
    </w:p>
    <w:p w14:paraId="2B8B70D3" w14:textId="1DC55BC4" w:rsidR="006F4291" w:rsidRPr="00F71A9A" w:rsidRDefault="006F4291" w:rsidP="00AC7CBE">
      <w:pPr>
        <w:spacing w:after="0" w:line="240" w:lineRule="auto"/>
        <w:contextualSpacing/>
        <w:rPr>
          <w:rFonts w:ascii="Gill Sans MT" w:hAnsi="Gill Sans MT"/>
          <w:b/>
          <w:sz w:val="20"/>
          <w:szCs w:val="20"/>
        </w:rPr>
      </w:pPr>
      <w:r w:rsidRPr="00F71A9A">
        <w:rPr>
          <w:rFonts w:ascii="Gill Sans MT" w:hAnsi="Gill Sans MT"/>
          <w:b/>
          <w:sz w:val="20"/>
          <w:szCs w:val="20"/>
        </w:rPr>
        <w:t>J</w:t>
      </w:r>
      <w:r w:rsidR="00471179" w:rsidRPr="00F71A9A">
        <w:rPr>
          <w:rFonts w:ascii="Gill Sans MT" w:hAnsi="Gill Sans MT"/>
          <w:b/>
          <w:sz w:val="20"/>
          <w:szCs w:val="20"/>
        </w:rPr>
        <w:t>.</w:t>
      </w:r>
      <w:r w:rsidRPr="00F71A9A">
        <w:rPr>
          <w:rFonts w:ascii="Gill Sans MT" w:hAnsi="Gill Sans MT"/>
          <w:b/>
          <w:sz w:val="20"/>
          <w:szCs w:val="20"/>
        </w:rPr>
        <w:t>CONCLUSION</w:t>
      </w:r>
    </w:p>
    <w:p w14:paraId="1F74134A" w14:textId="77777777" w:rsidR="006F4291" w:rsidRPr="00F71A9A" w:rsidRDefault="006F4291" w:rsidP="00AC7CBE">
      <w:pPr>
        <w:spacing w:after="0" w:line="240" w:lineRule="auto"/>
        <w:contextualSpacing/>
        <w:rPr>
          <w:rFonts w:ascii="Gill Sans MT" w:eastAsia="Calibri" w:hAnsi="Gill Sans MT" w:cs="Times New Roman"/>
          <w:sz w:val="20"/>
          <w:szCs w:val="20"/>
        </w:rPr>
      </w:pPr>
      <w:r w:rsidRPr="00F71A9A">
        <w:rPr>
          <w:rFonts w:ascii="Gill Sans MT" w:eastAsia="Calibri" w:hAnsi="Gill Sans MT" w:cs="Times New Roman"/>
          <w:sz w:val="20"/>
          <w:szCs w:val="20"/>
        </w:rPr>
        <w:t>Thank you for your participation in this survey.</w:t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80"/>
        <w:gridCol w:w="4319"/>
        <w:gridCol w:w="722"/>
      </w:tblGrid>
      <w:tr w:rsidR="00410C0C" w:rsidRPr="00F71A9A" w14:paraId="7B8DF586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5C288" w14:textId="77777777" w:rsidR="00410C0C" w:rsidRPr="00F71A9A" w:rsidRDefault="00410C0C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D47BC6" w14:textId="316CDFD1" w:rsidR="00410C0C" w:rsidRPr="00F71A9A" w:rsidRDefault="00410C0C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J1</w:t>
            </w:r>
            <w:r w:rsidR="00471179" w:rsidRPr="00F71A9A">
              <w:rPr>
                <w:rFonts w:ascii="Gill Sans MT" w:hAnsi="Gill Sans MT"/>
                <w:color w:val="000000"/>
                <w:sz w:val="20"/>
                <w:szCs w:val="20"/>
              </w:rPr>
              <w:t>.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Enumerator: Please select the correct survey status from the list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j_status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4319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B9D46C1" w14:textId="77777777" w:rsidR="00410C0C" w:rsidRPr="00F71A9A" w:rsidRDefault="00410C0C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1=Complete</w:t>
            </w:r>
          </w:p>
          <w:p w14:paraId="1BB029D7" w14:textId="77777777" w:rsidR="00410C0C" w:rsidRPr="00F71A9A" w:rsidRDefault="00410C0C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2=Incomplete, come back</w:t>
            </w:r>
          </w:p>
          <w:p w14:paraId="5041DAC5" w14:textId="77777777" w:rsidR="00410C0C" w:rsidRPr="00F71A9A" w:rsidRDefault="00410C0C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3=Incomplete, cannot finish</w:t>
            </w:r>
          </w:p>
          <w:p w14:paraId="0972A437" w14:textId="77777777" w:rsidR="00410C0C" w:rsidRPr="00F71A9A" w:rsidRDefault="00410C0C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4=Refused to participate</w:t>
            </w:r>
          </w:p>
          <w:p w14:paraId="0E1293FF" w14:textId="77777777" w:rsidR="00410C0C" w:rsidRPr="00F71A9A" w:rsidRDefault="00410C0C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9C45215" w14:textId="77777777" w:rsidR="00410C0C" w:rsidRPr="00F71A9A" w:rsidRDefault="00410C0C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410C0C" w:rsidRPr="00F71A9A" w14:paraId="1FB1A5D6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BF82D67" w14:textId="77777777" w:rsidR="00410C0C" w:rsidRPr="00F71A9A" w:rsidRDefault="00410C0C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AF27DD8" w14:textId="29907FA1" w:rsidR="00410C0C" w:rsidRPr="00F71A9A" w:rsidRDefault="00410C0C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Any additional comments?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j</w:t>
            </w:r>
            <w:proofErr w:type="gram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_notes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504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3D28E80" w14:textId="77777777" w:rsidR="00410C0C" w:rsidRPr="00F71A9A" w:rsidRDefault="00410C0C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</w:tc>
      </w:tr>
    </w:tbl>
    <w:p w14:paraId="535B0DBF" w14:textId="77777777" w:rsidR="00410C0C" w:rsidRPr="00F71A9A" w:rsidRDefault="00410C0C" w:rsidP="00AC7CBE">
      <w:pPr>
        <w:spacing w:after="0" w:line="240" w:lineRule="auto"/>
        <w:contextualSpacing/>
        <w:rPr>
          <w:rFonts w:ascii="Gill Sans MT" w:eastAsia="Calibri" w:hAnsi="Gill Sans MT" w:cs="Times New Roman"/>
          <w:sz w:val="20"/>
          <w:szCs w:val="20"/>
        </w:rPr>
      </w:pPr>
    </w:p>
    <w:p w14:paraId="1EE43CE1" w14:textId="22541347" w:rsidR="00810E1B" w:rsidRPr="00F71A9A" w:rsidRDefault="00810E1B" w:rsidP="00081FC9">
      <w:pPr>
        <w:spacing w:after="0" w:line="240" w:lineRule="auto"/>
        <w:contextualSpacing/>
        <w:rPr>
          <w:rFonts w:ascii="Gill Sans MT" w:hAnsi="Gill Sans MT"/>
          <w:sz w:val="20"/>
          <w:szCs w:val="20"/>
        </w:rPr>
      </w:pPr>
    </w:p>
    <w:sectPr w:rsidR="00810E1B" w:rsidRPr="00F71A9A" w:rsidSect="0040401D">
      <w:pgSz w:w="15840" w:h="12240" w:orient="landscape"/>
      <w:pgMar w:top="1080" w:right="1440" w:bottom="108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2" w:author="Stickler, Mercedes M. (E3/LTRM)" w:date="2014-09-22T18:15:00Z" w:initials="MMS">
    <w:p w14:paraId="26BB3ADA" w14:textId="21EF1690" w:rsidR="005B3DC0" w:rsidRDefault="005B3DC0">
      <w:pPr>
        <w:pStyle w:val="CommentText"/>
      </w:pPr>
      <w:r>
        <w:rPr>
          <w:rStyle w:val="CommentReference"/>
        </w:rPr>
        <w:annotationRef/>
      </w:r>
      <w:r>
        <w:t>Will they know this? Does it matter?? Suggest observing from remotely sensed images if possible.</w:t>
      </w:r>
    </w:p>
  </w:comment>
  <w:comment w:id="1" w:author="Heather Huntington" w:date="2014-11-07T12:10:00Z" w:initials="HH">
    <w:p w14:paraId="33D95460" w14:textId="61C2CECF" w:rsidR="005B3DC0" w:rsidRDefault="005B3DC0">
      <w:pPr>
        <w:pStyle w:val="CommentText"/>
      </w:pPr>
      <w:r>
        <w:rPr>
          <w:rStyle w:val="CommentReference"/>
        </w:rPr>
        <w:annotationRef/>
      </w:r>
      <w:r>
        <w:t xml:space="preserve">Awareness of size and boundaries may change after the program. </w:t>
      </w:r>
    </w:p>
  </w:comment>
  <w:comment w:id="3" w:author="Stickler, Mercedes M. (E3/LTRM)" w:date="2014-11-07T12:12:00Z" w:initials="MMS">
    <w:p w14:paraId="77085E3F" w14:textId="662ED0CC" w:rsidR="005B3DC0" w:rsidRDefault="005B3DC0">
      <w:pPr>
        <w:pStyle w:val="CommentText"/>
      </w:pPr>
      <w:r>
        <w:rPr>
          <w:rStyle w:val="CommentReference"/>
        </w:rPr>
        <w:annotationRef/>
      </w:r>
      <w:r>
        <w:t>Suggest making a % in buckets if they don’t know exact areas, same for D3 and D4</w:t>
      </w:r>
    </w:p>
    <w:p w14:paraId="0984B5B7" w14:textId="77777777" w:rsidR="005B3DC0" w:rsidRDefault="005B3DC0">
      <w:pPr>
        <w:pStyle w:val="CommentText"/>
      </w:pPr>
    </w:p>
    <w:p w14:paraId="433BF124" w14:textId="153E01CA" w:rsidR="005B3DC0" w:rsidRDefault="005B3DC0">
      <w:pPr>
        <w:pStyle w:val="CommentText"/>
      </w:pPr>
      <w:r>
        <w:t xml:space="preserve">HLH: I’m not sure what these % buckets would be for these districts and communities. CFP might be able to help us with this info once they figure out which communities they will be working in. </w:t>
      </w:r>
    </w:p>
  </w:comment>
  <w:comment w:id="4" w:author="Stickler, Mercedes M. (E3/LTRM)" w:date="2014-11-07T12:16:00Z" w:initials="MMS">
    <w:p w14:paraId="19BCBB20" w14:textId="199AAC16" w:rsidR="005B3DC0" w:rsidRDefault="005B3DC0">
      <w:pPr>
        <w:pStyle w:val="CommentText"/>
      </w:pPr>
      <w:r>
        <w:rPr>
          <w:rStyle w:val="CommentReference"/>
        </w:rPr>
        <w:annotationRef/>
      </w:r>
      <w:r>
        <w:t>I think we should keep this question in as a measure of overall land scarcity, but we may also want to ask a similar question related to land for charcoaling and/or other forest activities.</w:t>
      </w:r>
    </w:p>
    <w:p w14:paraId="4E5294D5" w14:textId="77777777" w:rsidR="005B3DC0" w:rsidRDefault="005B3DC0">
      <w:pPr>
        <w:pStyle w:val="CommentText"/>
      </w:pPr>
    </w:p>
    <w:p w14:paraId="51248FA9" w14:textId="4F664E25" w:rsidR="005B3DC0" w:rsidRDefault="005B3DC0">
      <w:pPr>
        <w:pStyle w:val="CommentText"/>
      </w:pPr>
      <w:proofErr w:type="spellStart"/>
      <w:r>
        <w:t>HLHl</w:t>
      </w:r>
      <w:proofErr w:type="spellEnd"/>
      <w:r>
        <w:t xml:space="preserve">: I don’t think there are specific parcels of the forest allocated across HHs. I think it is a matter of general areas and products that are harvested. </w:t>
      </w:r>
    </w:p>
  </w:comment>
  <w:comment w:id="5" w:author="Heather Huntington" w:date="2014-11-07T12:28:00Z" w:initials="HH">
    <w:p w14:paraId="4BA3D19E" w14:textId="51927920" w:rsidR="005B3DC0" w:rsidRDefault="005B3DC0">
      <w:pPr>
        <w:pStyle w:val="CommentText"/>
      </w:pPr>
      <w:r>
        <w:rPr>
          <w:rStyle w:val="CommentReference"/>
        </w:rPr>
        <w:annotationRef/>
      </w:r>
      <w:r>
        <w:t xml:space="preserve">I think this needs to be a roster. If they say yes, we need to probe and find out the number of instances that this occurred and then ask this series of questions for each instance. </w:t>
      </w:r>
    </w:p>
  </w:comment>
  <w:comment w:id="8" w:author="Heather Huntington" w:date="2014-11-07T23:28:00Z" w:initials="HH">
    <w:p w14:paraId="1E852553" w14:textId="6B29C66E" w:rsidR="005B3DC0" w:rsidRDefault="005B3DC0">
      <w:pPr>
        <w:pStyle w:val="CommentText"/>
      </w:pPr>
      <w:r>
        <w:rPr>
          <w:rStyle w:val="CommentReference"/>
        </w:rPr>
        <w:annotationRef/>
      </w:r>
      <w:r>
        <w:t>Mercedes – please refer to the Forest</w:t>
      </w:r>
      <w:r w:rsidR="007D0669">
        <w:t xml:space="preserve"> KII and just let me know if there are any other </w:t>
      </w:r>
      <w:bookmarkStart w:id="9" w:name="_GoBack"/>
      <w:bookmarkEnd w:id="9"/>
      <w:r>
        <w:t xml:space="preserve">rosters/questions you would like to include in this survey. </w:t>
      </w:r>
    </w:p>
  </w:comment>
  <w:comment w:id="12" w:author="Heather Huntington" w:date="2014-11-07T23:27:00Z" w:initials="HH">
    <w:p w14:paraId="5D5A45FD" w14:textId="77777777" w:rsidR="007D0669" w:rsidRDefault="007D0669" w:rsidP="007D0669">
      <w:pPr>
        <w:pStyle w:val="CommentText"/>
      </w:pPr>
      <w:r>
        <w:rPr>
          <w:rStyle w:val="CommentReference"/>
        </w:rPr>
        <w:annotationRef/>
      </w:r>
      <w:r>
        <w:t xml:space="preserve">We can format this as a little forest user group roster if you like this series of questions. </w:t>
      </w:r>
    </w:p>
  </w:comment>
</w:comments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56A293F" w14:textId="77777777" w:rsidR="005B3DC0" w:rsidRDefault="005B3DC0" w:rsidP="00341470">
      <w:pPr>
        <w:spacing w:after="0" w:line="240" w:lineRule="auto"/>
      </w:pPr>
      <w:r>
        <w:separator/>
      </w:r>
    </w:p>
  </w:endnote>
  <w:endnote w:type="continuationSeparator" w:id="0">
    <w:p w14:paraId="4A49D3D1" w14:textId="77777777" w:rsidR="005B3DC0" w:rsidRDefault="005B3DC0" w:rsidP="00341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SimSun">
    <w:altName w:val="宋体"/>
    <w:charset w:val="86"/>
    <w:family w:val="auto"/>
    <w:pitch w:val="variable"/>
    <w:sig w:usb0="00000003" w:usb1="288F0000" w:usb2="00000016" w:usb3="00000000" w:csb0="00040001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00000003" w:csb1="00000000"/>
  </w:font>
  <w:font w:name="TimesNewRomanPS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-Italic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EFF823" w14:textId="77777777" w:rsidR="005B3DC0" w:rsidRDefault="005B3DC0" w:rsidP="00341470">
    <w:pPr>
      <w:pStyle w:val="Footer"/>
      <w:framePr w:wrap="around" w:vAnchor="text" w:hAnchor="margin" w:xAlign="right" w:y="1"/>
      <w:rPr>
        <w:ins w:id="13" w:author="Aleta Haflett" w:date="2014-11-04T16:28:00Z"/>
        <w:rStyle w:val="PageNumber"/>
      </w:rPr>
    </w:pPr>
    <w:ins w:id="14" w:author="Aleta Haflett" w:date="2014-11-04T16:28:00Z">
      <w:r>
        <w:rPr>
          <w:rStyle w:val="PageNumber"/>
        </w:rPr>
        <w:fldChar w:fldCharType="begin"/>
      </w:r>
      <w:r>
        <w:rPr>
          <w:rStyle w:val="PageNumber"/>
        </w:rPr>
        <w:instrText xml:space="preserve">PAGE  </w:instrText>
      </w:r>
      <w:r>
        <w:rPr>
          <w:rStyle w:val="PageNumber"/>
        </w:rPr>
        <w:fldChar w:fldCharType="end"/>
      </w:r>
    </w:ins>
  </w:p>
  <w:p w14:paraId="4A2CC78B" w14:textId="77777777" w:rsidR="005B3DC0" w:rsidRDefault="005B3DC0">
    <w:pPr>
      <w:pStyle w:val="Footer"/>
      <w:ind w:right="360"/>
      <w:pPrChange w:id="15" w:author="Aleta Haflett" w:date="2014-11-04T16:28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C5470A" w14:textId="77777777" w:rsidR="005B3DC0" w:rsidRDefault="005B3DC0" w:rsidP="00341470">
    <w:pPr>
      <w:pStyle w:val="Footer"/>
      <w:framePr w:wrap="around" w:vAnchor="text" w:hAnchor="margin" w:xAlign="right" w:y="1"/>
      <w:rPr>
        <w:ins w:id="16" w:author="Aleta Haflett" w:date="2014-11-04T16:28:00Z"/>
        <w:rStyle w:val="PageNumber"/>
      </w:rPr>
    </w:pPr>
    <w:ins w:id="17" w:author="Aleta Haflett" w:date="2014-11-04T16:28:00Z">
      <w:r>
        <w:rPr>
          <w:rStyle w:val="PageNumber"/>
        </w:rPr>
        <w:fldChar w:fldCharType="begin"/>
      </w:r>
      <w:r>
        <w:rPr>
          <w:rStyle w:val="PageNumber"/>
        </w:rPr>
        <w:instrText xml:space="preserve">PAGE  </w:instrText>
      </w:r>
    </w:ins>
    <w:r>
      <w:rPr>
        <w:rStyle w:val="PageNumber"/>
      </w:rPr>
      <w:fldChar w:fldCharType="separate"/>
    </w:r>
    <w:r w:rsidR="007D0669">
      <w:rPr>
        <w:rStyle w:val="PageNumber"/>
        <w:noProof/>
      </w:rPr>
      <w:t>11</w:t>
    </w:r>
    <w:ins w:id="18" w:author="Aleta Haflett" w:date="2014-11-04T16:28:00Z">
      <w:r>
        <w:rPr>
          <w:rStyle w:val="PageNumber"/>
        </w:rPr>
        <w:fldChar w:fldCharType="end"/>
      </w:r>
    </w:ins>
  </w:p>
  <w:p w14:paraId="50173125" w14:textId="77777777" w:rsidR="005B3DC0" w:rsidRDefault="005B3DC0" w:rsidP="0034147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B972645" w14:textId="77777777" w:rsidR="005B3DC0" w:rsidRDefault="005B3DC0" w:rsidP="00341470">
      <w:pPr>
        <w:spacing w:after="0" w:line="240" w:lineRule="auto"/>
      </w:pPr>
      <w:r>
        <w:separator/>
      </w:r>
    </w:p>
  </w:footnote>
  <w:footnote w:type="continuationSeparator" w:id="0">
    <w:p w14:paraId="522E5125" w14:textId="77777777" w:rsidR="005B3DC0" w:rsidRDefault="005B3DC0" w:rsidP="00341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C14D6E"/>
    <w:multiLevelType w:val="hybridMultilevel"/>
    <w:tmpl w:val="6488461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117D26E1"/>
    <w:multiLevelType w:val="hybridMultilevel"/>
    <w:tmpl w:val="7DBE77D4"/>
    <w:lvl w:ilvl="0" w:tplc="748CB61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A82662A2">
      <w:start w:val="1"/>
      <w:numFmt w:val="decimal"/>
      <w:lvlText w:val="%4"/>
      <w:lvlJc w:val="left"/>
      <w:pPr>
        <w:ind w:left="2880" w:hanging="360"/>
      </w:pPr>
      <w:rPr>
        <w:rFonts w:asciiTheme="minorHAnsi" w:eastAsiaTheme="minorHAnsi" w:hAnsiTheme="minorHAnsi" w:cstheme="minorBidi"/>
        <w:i/>
        <w:sz w:val="18"/>
        <w:szCs w:val="18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273D0272"/>
    <w:multiLevelType w:val="hybridMultilevel"/>
    <w:tmpl w:val="DE867DCA"/>
    <w:lvl w:ilvl="0" w:tplc="08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E4EB772">
      <w:start w:val="1"/>
      <w:numFmt w:val="decimal"/>
      <w:lvlText w:val="%5"/>
      <w:lvlJc w:val="left"/>
      <w:pPr>
        <w:ind w:left="3600" w:hanging="360"/>
      </w:pPr>
      <w:rPr>
        <w:rFonts w:hint="default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48540359"/>
    <w:multiLevelType w:val="hybridMultilevel"/>
    <w:tmpl w:val="4EE2A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F7A5421"/>
    <w:multiLevelType w:val="hybridMultilevel"/>
    <w:tmpl w:val="8EFE19E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0290B54"/>
    <w:multiLevelType w:val="hybridMultilevel"/>
    <w:tmpl w:val="AFCC9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8DA4AFE"/>
    <w:multiLevelType w:val="hybridMultilevel"/>
    <w:tmpl w:val="39247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B7A01A1"/>
    <w:multiLevelType w:val="hybridMultilevel"/>
    <w:tmpl w:val="49C2F28E"/>
    <w:lvl w:ilvl="0" w:tplc="931633B6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EAD2C13"/>
    <w:multiLevelType w:val="hybridMultilevel"/>
    <w:tmpl w:val="131A3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5E23612"/>
    <w:multiLevelType w:val="hybridMultilevel"/>
    <w:tmpl w:val="765C13E6"/>
    <w:lvl w:ilvl="0" w:tplc="37704A5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7"/>
  </w:num>
  <w:num w:numId="7">
    <w:abstractNumId w:val="6"/>
  </w:num>
  <w:num w:numId="8">
    <w:abstractNumId w:val="9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drawingGridHorizontalSpacing w:val="360"/>
  <w:drawingGridVerticalSpacing w:val="36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168E"/>
    <w:rsid w:val="0002094D"/>
    <w:rsid w:val="00021AAF"/>
    <w:rsid w:val="00026305"/>
    <w:rsid w:val="000721E5"/>
    <w:rsid w:val="00074302"/>
    <w:rsid w:val="00076D82"/>
    <w:rsid w:val="00081FC9"/>
    <w:rsid w:val="00092CE0"/>
    <w:rsid w:val="000A4D66"/>
    <w:rsid w:val="000A629A"/>
    <w:rsid w:val="000B59EC"/>
    <w:rsid w:val="000C0E48"/>
    <w:rsid w:val="000D6CCD"/>
    <w:rsid w:val="000E5E1E"/>
    <w:rsid w:val="000F3CD5"/>
    <w:rsid w:val="000F7966"/>
    <w:rsid w:val="0012712C"/>
    <w:rsid w:val="00130922"/>
    <w:rsid w:val="0015006D"/>
    <w:rsid w:val="00151225"/>
    <w:rsid w:val="001630B2"/>
    <w:rsid w:val="0017075D"/>
    <w:rsid w:val="00173351"/>
    <w:rsid w:val="001A71A4"/>
    <w:rsid w:val="001B2DEF"/>
    <w:rsid w:val="001C7378"/>
    <w:rsid w:val="001D65CE"/>
    <w:rsid w:val="001E68A0"/>
    <w:rsid w:val="001E68B1"/>
    <w:rsid w:val="00206195"/>
    <w:rsid w:val="00211799"/>
    <w:rsid w:val="00224F95"/>
    <w:rsid w:val="002260EB"/>
    <w:rsid w:val="00255F55"/>
    <w:rsid w:val="0026395C"/>
    <w:rsid w:val="00287E3F"/>
    <w:rsid w:val="0029447F"/>
    <w:rsid w:val="002A4E06"/>
    <w:rsid w:val="002B10F1"/>
    <w:rsid w:val="002C4326"/>
    <w:rsid w:val="00302FC1"/>
    <w:rsid w:val="00303B9C"/>
    <w:rsid w:val="003330F1"/>
    <w:rsid w:val="00341470"/>
    <w:rsid w:val="0034442D"/>
    <w:rsid w:val="003450C1"/>
    <w:rsid w:val="0034700B"/>
    <w:rsid w:val="0035371A"/>
    <w:rsid w:val="00353B05"/>
    <w:rsid w:val="003660A7"/>
    <w:rsid w:val="0037077C"/>
    <w:rsid w:val="0037128F"/>
    <w:rsid w:val="00381275"/>
    <w:rsid w:val="00385A39"/>
    <w:rsid w:val="00390565"/>
    <w:rsid w:val="003B4A64"/>
    <w:rsid w:val="003D66BB"/>
    <w:rsid w:val="004027F2"/>
    <w:rsid w:val="0040401D"/>
    <w:rsid w:val="00410C0C"/>
    <w:rsid w:val="00414E58"/>
    <w:rsid w:val="0042110E"/>
    <w:rsid w:val="00425435"/>
    <w:rsid w:val="0047073D"/>
    <w:rsid w:val="00471179"/>
    <w:rsid w:val="004809FB"/>
    <w:rsid w:val="004900F5"/>
    <w:rsid w:val="00490AD9"/>
    <w:rsid w:val="004916BD"/>
    <w:rsid w:val="0049321A"/>
    <w:rsid w:val="004A1E5F"/>
    <w:rsid w:val="004A48CB"/>
    <w:rsid w:val="004B73AE"/>
    <w:rsid w:val="004F4072"/>
    <w:rsid w:val="004F70B8"/>
    <w:rsid w:val="0050676F"/>
    <w:rsid w:val="005142A9"/>
    <w:rsid w:val="00516F84"/>
    <w:rsid w:val="00520250"/>
    <w:rsid w:val="005210C6"/>
    <w:rsid w:val="00522E00"/>
    <w:rsid w:val="00526F5E"/>
    <w:rsid w:val="00532B33"/>
    <w:rsid w:val="00536957"/>
    <w:rsid w:val="00540A2F"/>
    <w:rsid w:val="00560CD9"/>
    <w:rsid w:val="005625C1"/>
    <w:rsid w:val="005664F5"/>
    <w:rsid w:val="005702C7"/>
    <w:rsid w:val="0057266B"/>
    <w:rsid w:val="00580E8F"/>
    <w:rsid w:val="00587890"/>
    <w:rsid w:val="0059413F"/>
    <w:rsid w:val="005A28C9"/>
    <w:rsid w:val="005B3209"/>
    <w:rsid w:val="005B3DC0"/>
    <w:rsid w:val="005B4385"/>
    <w:rsid w:val="005D1E70"/>
    <w:rsid w:val="005D3FDE"/>
    <w:rsid w:val="005E7035"/>
    <w:rsid w:val="005F1A31"/>
    <w:rsid w:val="005F47EF"/>
    <w:rsid w:val="0063791F"/>
    <w:rsid w:val="00637A02"/>
    <w:rsid w:val="00641C36"/>
    <w:rsid w:val="00696B38"/>
    <w:rsid w:val="006B1D3E"/>
    <w:rsid w:val="006B5A60"/>
    <w:rsid w:val="006C3690"/>
    <w:rsid w:val="006D098A"/>
    <w:rsid w:val="006D40B2"/>
    <w:rsid w:val="006F4291"/>
    <w:rsid w:val="006F635E"/>
    <w:rsid w:val="00700949"/>
    <w:rsid w:val="00715136"/>
    <w:rsid w:val="007216BB"/>
    <w:rsid w:val="00723FAF"/>
    <w:rsid w:val="007242F1"/>
    <w:rsid w:val="007327E5"/>
    <w:rsid w:val="00745048"/>
    <w:rsid w:val="0078672B"/>
    <w:rsid w:val="0079011B"/>
    <w:rsid w:val="007B5FDF"/>
    <w:rsid w:val="007C2C37"/>
    <w:rsid w:val="007D0669"/>
    <w:rsid w:val="007E6B61"/>
    <w:rsid w:val="007F3296"/>
    <w:rsid w:val="0080409C"/>
    <w:rsid w:val="00810E1B"/>
    <w:rsid w:val="008259CD"/>
    <w:rsid w:val="008278C0"/>
    <w:rsid w:val="00830BEA"/>
    <w:rsid w:val="008512B4"/>
    <w:rsid w:val="00855745"/>
    <w:rsid w:val="00855A16"/>
    <w:rsid w:val="008574F7"/>
    <w:rsid w:val="008768A6"/>
    <w:rsid w:val="008E54AE"/>
    <w:rsid w:val="008F39A8"/>
    <w:rsid w:val="00900701"/>
    <w:rsid w:val="00901471"/>
    <w:rsid w:val="009146E1"/>
    <w:rsid w:val="00934719"/>
    <w:rsid w:val="00940D46"/>
    <w:rsid w:val="0095245E"/>
    <w:rsid w:val="00962095"/>
    <w:rsid w:val="0096486F"/>
    <w:rsid w:val="0097103A"/>
    <w:rsid w:val="0097226E"/>
    <w:rsid w:val="009C4406"/>
    <w:rsid w:val="009D7772"/>
    <w:rsid w:val="009D78DB"/>
    <w:rsid w:val="009F0C95"/>
    <w:rsid w:val="009F1851"/>
    <w:rsid w:val="00A1355F"/>
    <w:rsid w:val="00A1377F"/>
    <w:rsid w:val="00A43F19"/>
    <w:rsid w:val="00A61FDF"/>
    <w:rsid w:val="00A63ABC"/>
    <w:rsid w:val="00A735CE"/>
    <w:rsid w:val="00A80128"/>
    <w:rsid w:val="00A947BD"/>
    <w:rsid w:val="00A95A91"/>
    <w:rsid w:val="00AC71AC"/>
    <w:rsid w:val="00AC7CBE"/>
    <w:rsid w:val="00AD3192"/>
    <w:rsid w:val="00AE0531"/>
    <w:rsid w:val="00AF35D8"/>
    <w:rsid w:val="00B0446B"/>
    <w:rsid w:val="00B2345E"/>
    <w:rsid w:val="00B3353D"/>
    <w:rsid w:val="00B34ABA"/>
    <w:rsid w:val="00B374D5"/>
    <w:rsid w:val="00B41FC4"/>
    <w:rsid w:val="00B4293B"/>
    <w:rsid w:val="00B61294"/>
    <w:rsid w:val="00B62DBB"/>
    <w:rsid w:val="00B70D28"/>
    <w:rsid w:val="00B75816"/>
    <w:rsid w:val="00B87173"/>
    <w:rsid w:val="00B9007D"/>
    <w:rsid w:val="00B92DA6"/>
    <w:rsid w:val="00BA10DE"/>
    <w:rsid w:val="00BD0E1F"/>
    <w:rsid w:val="00BE0951"/>
    <w:rsid w:val="00BF5C6F"/>
    <w:rsid w:val="00C0696C"/>
    <w:rsid w:val="00C461F0"/>
    <w:rsid w:val="00C64836"/>
    <w:rsid w:val="00C70E1F"/>
    <w:rsid w:val="00C76A69"/>
    <w:rsid w:val="00C87EF1"/>
    <w:rsid w:val="00C943CC"/>
    <w:rsid w:val="00CA2B38"/>
    <w:rsid w:val="00CB0E2D"/>
    <w:rsid w:val="00CD0F03"/>
    <w:rsid w:val="00CD53A5"/>
    <w:rsid w:val="00D13B07"/>
    <w:rsid w:val="00D2354A"/>
    <w:rsid w:val="00D428AC"/>
    <w:rsid w:val="00D447B9"/>
    <w:rsid w:val="00D46F34"/>
    <w:rsid w:val="00D5225B"/>
    <w:rsid w:val="00D53B83"/>
    <w:rsid w:val="00D55FE7"/>
    <w:rsid w:val="00D858A0"/>
    <w:rsid w:val="00D86217"/>
    <w:rsid w:val="00D86EB7"/>
    <w:rsid w:val="00D91E9E"/>
    <w:rsid w:val="00DA40EB"/>
    <w:rsid w:val="00DA47B2"/>
    <w:rsid w:val="00DA6359"/>
    <w:rsid w:val="00DC229A"/>
    <w:rsid w:val="00DC46D0"/>
    <w:rsid w:val="00DC4BD9"/>
    <w:rsid w:val="00DE2923"/>
    <w:rsid w:val="00DE5098"/>
    <w:rsid w:val="00E12F5F"/>
    <w:rsid w:val="00E30332"/>
    <w:rsid w:val="00E4168E"/>
    <w:rsid w:val="00E45EEA"/>
    <w:rsid w:val="00E57FAE"/>
    <w:rsid w:val="00E963BE"/>
    <w:rsid w:val="00EA4703"/>
    <w:rsid w:val="00EB29E6"/>
    <w:rsid w:val="00EB6FC5"/>
    <w:rsid w:val="00EE0A0D"/>
    <w:rsid w:val="00EE1907"/>
    <w:rsid w:val="00EE2996"/>
    <w:rsid w:val="00EF0AE7"/>
    <w:rsid w:val="00F42809"/>
    <w:rsid w:val="00F557AF"/>
    <w:rsid w:val="00F62974"/>
    <w:rsid w:val="00F71A9A"/>
    <w:rsid w:val="00F85265"/>
    <w:rsid w:val="00F9283E"/>
    <w:rsid w:val="00F95C74"/>
    <w:rsid w:val="00F96F73"/>
    <w:rsid w:val="00FA0451"/>
    <w:rsid w:val="00FA363A"/>
    <w:rsid w:val="00FB0FA2"/>
    <w:rsid w:val="00FB4DE9"/>
    <w:rsid w:val="00FC5174"/>
    <w:rsid w:val="00FF0B18"/>
    <w:rsid w:val="00FF0DA8"/>
    <w:rsid w:val="00FF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08E18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45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1355F"/>
    <w:pPr>
      <w:keepNext/>
      <w:autoSpaceDE w:val="0"/>
      <w:autoSpaceDN w:val="0"/>
      <w:adjustRightInd w:val="0"/>
      <w:spacing w:after="0" w:line="240" w:lineRule="auto"/>
      <w:outlineLvl w:val="7"/>
    </w:pPr>
    <w:rPr>
      <w:rFonts w:ascii="Times New Roman" w:eastAsia="Calibri" w:hAnsi="Times New Roman" w:cs="Times New Roman"/>
      <w:i/>
      <w:w w:val="10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s"/>
    <w:basedOn w:val="Normal"/>
    <w:link w:val="ListParagraphChar"/>
    <w:uiPriority w:val="34"/>
    <w:qFormat/>
    <w:rsid w:val="00F95C7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96F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96F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96F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6F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6F7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6F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F73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3D66BB"/>
    <w:pPr>
      <w:autoSpaceDE w:val="0"/>
      <w:autoSpaceDN w:val="0"/>
      <w:adjustRightInd w:val="0"/>
      <w:spacing w:after="0" w:line="240" w:lineRule="auto"/>
      <w:ind w:left="39"/>
    </w:pPr>
    <w:rPr>
      <w:rFonts w:ascii="Times New Roman" w:hAnsi="Times New Roman" w:cs="Times New Roman"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3D66BB"/>
    <w:rPr>
      <w:rFonts w:ascii="Times New Roman" w:hAnsi="Times New Roman" w:cs="Times New Roman"/>
      <w:sz w:val="17"/>
      <w:szCs w:val="17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6BB"/>
    <w:pPr>
      <w:spacing w:after="0" w:line="240" w:lineRule="auto"/>
    </w:pPr>
    <w:rPr>
      <w:rFonts w:ascii="Calibri" w:eastAsia="Times New Roman" w:hAnsi="Calibri" w:cs="Times New Roman"/>
      <w:b/>
      <w:color w:val="000000"/>
      <w:sz w:val="24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3D66BB"/>
    <w:rPr>
      <w:rFonts w:ascii="Calibri" w:eastAsia="Times New Roman" w:hAnsi="Calibri" w:cs="Times New Roman"/>
      <w:b/>
      <w:color w:val="000000"/>
      <w:sz w:val="24"/>
      <w:szCs w:val="24"/>
      <w:lang w:eastAsia="zh-CN"/>
    </w:rPr>
  </w:style>
  <w:style w:type="paragraph" w:customStyle="1" w:styleId="responsecodes-nonroster">
    <w:name w:val="response codes - non roster"/>
    <w:basedOn w:val="BodyText"/>
    <w:link w:val="responsecodes-nonrosterChar"/>
    <w:qFormat/>
    <w:rsid w:val="003D66BB"/>
    <w:rPr>
      <w:i/>
      <w:w w:val="105"/>
      <w:sz w:val="20"/>
      <w:szCs w:val="20"/>
    </w:rPr>
  </w:style>
  <w:style w:type="character" w:customStyle="1" w:styleId="responsecodes-nonrosterChar">
    <w:name w:val="response codes - non roster Char"/>
    <w:basedOn w:val="DefaultParagraphFont"/>
    <w:link w:val="responsecodes-nonroster"/>
    <w:rsid w:val="003D66BB"/>
    <w:rPr>
      <w:rFonts w:ascii="Times New Roman" w:hAnsi="Times New Roman" w:cs="Times New Roman"/>
      <w:i/>
      <w:w w:val="105"/>
      <w:sz w:val="20"/>
      <w:szCs w:val="20"/>
    </w:rPr>
  </w:style>
  <w:style w:type="paragraph" w:styleId="BodyText2">
    <w:name w:val="Body Text 2"/>
    <w:basedOn w:val="Normal"/>
    <w:link w:val="BodyText2Char"/>
    <w:uiPriority w:val="99"/>
    <w:unhideWhenUsed/>
    <w:rsid w:val="003D66BB"/>
    <w:pPr>
      <w:tabs>
        <w:tab w:val="left" w:pos="9990"/>
      </w:tabs>
    </w:pPr>
    <w:rPr>
      <w:rFonts w:ascii="Calibri" w:eastAsiaTheme="minorEastAsia" w:hAnsi="Calibri"/>
      <w:color w:val="000000"/>
      <w:lang w:eastAsia="zh-CN"/>
    </w:rPr>
  </w:style>
  <w:style w:type="character" w:customStyle="1" w:styleId="BodyText2Char">
    <w:name w:val="Body Text 2 Char"/>
    <w:basedOn w:val="DefaultParagraphFont"/>
    <w:link w:val="BodyText2"/>
    <w:uiPriority w:val="99"/>
    <w:rsid w:val="003D66BB"/>
    <w:rPr>
      <w:rFonts w:ascii="Calibri" w:eastAsiaTheme="minorEastAsia" w:hAnsi="Calibri"/>
      <w:color w:val="000000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3D66BB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3D66BB"/>
    <w:rPr>
      <w:rFonts w:eastAsiaTheme="minorEastAsia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rsid w:val="00A1355F"/>
    <w:rPr>
      <w:rFonts w:ascii="Times New Roman" w:eastAsia="Calibri" w:hAnsi="Times New Roman" w:cs="Times New Roman"/>
      <w:i/>
      <w:w w:val="105"/>
      <w:sz w:val="20"/>
      <w:szCs w:val="20"/>
    </w:rPr>
  </w:style>
  <w:style w:type="paragraph" w:customStyle="1" w:styleId="longtableQtext">
    <w:name w:val="long table Q text"/>
    <w:basedOn w:val="Normal"/>
    <w:link w:val="longtableQtextChar"/>
    <w:qFormat/>
    <w:rsid w:val="00A1355F"/>
    <w:pPr>
      <w:spacing w:after="160" w:line="259" w:lineRule="auto"/>
    </w:pPr>
    <w:rPr>
      <w:rFonts w:ascii="Calibri" w:hAnsi="Calibri"/>
      <w:color w:val="000000"/>
    </w:rPr>
  </w:style>
  <w:style w:type="character" w:customStyle="1" w:styleId="longtableQtextChar">
    <w:name w:val="long table Q text Char"/>
    <w:basedOn w:val="DefaultParagraphFont"/>
    <w:link w:val="longtableQtext"/>
    <w:rsid w:val="00A1355F"/>
    <w:rPr>
      <w:rFonts w:ascii="Calibri" w:hAnsi="Calibri"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45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95245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5245E"/>
    <w:rPr>
      <w:sz w:val="16"/>
      <w:szCs w:val="16"/>
    </w:rPr>
  </w:style>
  <w:style w:type="paragraph" w:styleId="Revision">
    <w:name w:val="Revision"/>
    <w:hidden/>
    <w:uiPriority w:val="99"/>
    <w:semiHidden/>
    <w:rsid w:val="006F635E"/>
    <w:pPr>
      <w:spacing w:after="0" w:line="240" w:lineRule="auto"/>
    </w:pPr>
  </w:style>
  <w:style w:type="table" w:styleId="TableGrid">
    <w:name w:val="Table Grid"/>
    <w:basedOn w:val="TableNormal"/>
    <w:uiPriority w:val="59"/>
    <w:rsid w:val="002A4E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39"/>
    <w:rsid w:val="002A4E06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link w:val="TableParagraphChar"/>
    <w:uiPriority w:val="1"/>
    <w:qFormat/>
    <w:rsid w:val="006D098A"/>
    <w:pPr>
      <w:autoSpaceDE w:val="0"/>
      <w:autoSpaceDN w:val="0"/>
      <w:adjustRightInd w:val="0"/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customStyle="1" w:styleId="TableParagraphChar">
    <w:name w:val="Table Paragraph Char"/>
    <w:basedOn w:val="DefaultParagraphFont"/>
    <w:link w:val="TableParagraph"/>
    <w:uiPriority w:val="1"/>
    <w:rsid w:val="006D098A"/>
    <w:rPr>
      <w:rFonts w:ascii="Times New Roman" w:eastAsia="SimSu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414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470"/>
  </w:style>
  <w:style w:type="character" w:styleId="PageNumber">
    <w:name w:val="page number"/>
    <w:basedOn w:val="DefaultParagraphFont"/>
    <w:uiPriority w:val="99"/>
    <w:semiHidden/>
    <w:unhideWhenUsed/>
    <w:rsid w:val="00341470"/>
  </w:style>
  <w:style w:type="character" w:customStyle="1" w:styleId="ListParagraphChar">
    <w:name w:val="List Paragraph Char"/>
    <w:aliases w:val="Bullets Char"/>
    <w:basedOn w:val="DefaultParagraphFont"/>
    <w:link w:val="ListParagraph"/>
    <w:uiPriority w:val="34"/>
    <w:locked/>
    <w:rsid w:val="008259C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45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1355F"/>
    <w:pPr>
      <w:keepNext/>
      <w:autoSpaceDE w:val="0"/>
      <w:autoSpaceDN w:val="0"/>
      <w:adjustRightInd w:val="0"/>
      <w:spacing w:after="0" w:line="240" w:lineRule="auto"/>
      <w:outlineLvl w:val="7"/>
    </w:pPr>
    <w:rPr>
      <w:rFonts w:ascii="Times New Roman" w:eastAsia="Calibri" w:hAnsi="Times New Roman" w:cs="Times New Roman"/>
      <w:i/>
      <w:w w:val="10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s"/>
    <w:basedOn w:val="Normal"/>
    <w:link w:val="ListParagraphChar"/>
    <w:uiPriority w:val="34"/>
    <w:qFormat/>
    <w:rsid w:val="00F95C7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96F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96F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96F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6F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6F7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6F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F73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3D66BB"/>
    <w:pPr>
      <w:autoSpaceDE w:val="0"/>
      <w:autoSpaceDN w:val="0"/>
      <w:adjustRightInd w:val="0"/>
      <w:spacing w:after="0" w:line="240" w:lineRule="auto"/>
      <w:ind w:left="39"/>
    </w:pPr>
    <w:rPr>
      <w:rFonts w:ascii="Times New Roman" w:hAnsi="Times New Roman" w:cs="Times New Roman"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3D66BB"/>
    <w:rPr>
      <w:rFonts w:ascii="Times New Roman" w:hAnsi="Times New Roman" w:cs="Times New Roman"/>
      <w:sz w:val="17"/>
      <w:szCs w:val="17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6BB"/>
    <w:pPr>
      <w:spacing w:after="0" w:line="240" w:lineRule="auto"/>
    </w:pPr>
    <w:rPr>
      <w:rFonts w:ascii="Calibri" w:eastAsia="Times New Roman" w:hAnsi="Calibri" w:cs="Times New Roman"/>
      <w:b/>
      <w:color w:val="000000"/>
      <w:sz w:val="24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3D66BB"/>
    <w:rPr>
      <w:rFonts w:ascii="Calibri" w:eastAsia="Times New Roman" w:hAnsi="Calibri" w:cs="Times New Roman"/>
      <w:b/>
      <w:color w:val="000000"/>
      <w:sz w:val="24"/>
      <w:szCs w:val="24"/>
      <w:lang w:eastAsia="zh-CN"/>
    </w:rPr>
  </w:style>
  <w:style w:type="paragraph" w:customStyle="1" w:styleId="responsecodes-nonroster">
    <w:name w:val="response codes - non roster"/>
    <w:basedOn w:val="BodyText"/>
    <w:link w:val="responsecodes-nonrosterChar"/>
    <w:qFormat/>
    <w:rsid w:val="003D66BB"/>
    <w:rPr>
      <w:i/>
      <w:w w:val="105"/>
      <w:sz w:val="20"/>
      <w:szCs w:val="20"/>
    </w:rPr>
  </w:style>
  <w:style w:type="character" w:customStyle="1" w:styleId="responsecodes-nonrosterChar">
    <w:name w:val="response codes - non roster Char"/>
    <w:basedOn w:val="DefaultParagraphFont"/>
    <w:link w:val="responsecodes-nonroster"/>
    <w:rsid w:val="003D66BB"/>
    <w:rPr>
      <w:rFonts w:ascii="Times New Roman" w:hAnsi="Times New Roman" w:cs="Times New Roman"/>
      <w:i/>
      <w:w w:val="105"/>
      <w:sz w:val="20"/>
      <w:szCs w:val="20"/>
    </w:rPr>
  </w:style>
  <w:style w:type="paragraph" w:styleId="BodyText2">
    <w:name w:val="Body Text 2"/>
    <w:basedOn w:val="Normal"/>
    <w:link w:val="BodyText2Char"/>
    <w:uiPriority w:val="99"/>
    <w:unhideWhenUsed/>
    <w:rsid w:val="003D66BB"/>
    <w:pPr>
      <w:tabs>
        <w:tab w:val="left" w:pos="9990"/>
      </w:tabs>
    </w:pPr>
    <w:rPr>
      <w:rFonts w:ascii="Calibri" w:eastAsiaTheme="minorEastAsia" w:hAnsi="Calibri"/>
      <w:color w:val="000000"/>
      <w:lang w:eastAsia="zh-CN"/>
    </w:rPr>
  </w:style>
  <w:style w:type="character" w:customStyle="1" w:styleId="BodyText2Char">
    <w:name w:val="Body Text 2 Char"/>
    <w:basedOn w:val="DefaultParagraphFont"/>
    <w:link w:val="BodyText2"/>
    <w:uiPriority w:val="99"/>
    <w:rsid w:val="003D66BB"/>
    <w:rPr>
      <w:rFonts w:ascii="Calibri" w:eastAsiaTheme="minorEastAsia" w:hAnsi="Calibri"/>
      <w:color w:val="000000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3D66BB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3D66BB"/>
    <w:rPr>
      <w:rFonts w:eastAsiaTheme="minorEastAsia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rsid w:val="00A1355F"/>
    <w:rPr>
      <w:rFonts w:ascii="Times New Roman" w:eastAsia="Calibri" w:hAnsi="Times New Roman" w:cs="Times New Roman"/>
      <w:i/>
      <w:w w:val="105"/>
      <w:sz w:val="20"/>
      <w:szCs w:val="20"/>
    </w:rPr>
  </w:style>
  <w:style w:type="paragraph" w:customStyle="1" w:styleId="longtableQtext">
    <w:name w:val="long table Q text"/>
    <w:basedOn w:val="Normal"/>
    <w:link w:val="longtableQtextChar"/>
    <w:qFormat/>
    <w:rsid w:val="00A1355F"/>
    <w:pPr>
      <w:spacing w:after="160" w:line="259" w:lineRule="auto"/>
    </w:pPr>
    <w:rPr>
      <w:rFonts w:ascii="Calibri" w:hAnsi="Calibri"/>
      <w:color w:val="000000"/>
    </w:rPr>
  </w:style>
  <w:style w:type="character" w:customStyle="1" w:styleId="longtableQtextChar">
    <w:name w:val="long table Q text Char"/>
    <w:basedOn w:val="DefaultParagraphFont"/>
    <w:link w:val="longtableQtext"/>
    <w:rsid w:val="00A1355F"/>
    <w:rPr>
      <w:rFonts w:ascii="Calibri" w:hAnsi="Calibri"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45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95245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5245E"/>
    <w:rPr>
      <w:sz w:val="16"/>
      <w:szCs w:val="16"/>
    </w:rPr>
  </w:style>
  <w:style w:type="paragraph" w:styleId="Revision">
    <w:name w:val="Revision"/>
    <w:hidden/>
    <w:uiPriority w:val="99"/>
    <w:semiHidden/>
    <w:rsid w:val="006F635E"/>
    <w:pPr>
      <w:spacing w:after="0" w:line="240" w:lineRule="auto"/>
    </w:pPr>
  </w:style>
  <w:style w:type="table" w:styleId="TableGrid">
    <w:name w:val="Table Grid"/>
    <w:basedOn w:val="TableNormal"/>
    <w:uiPriority w:val="59"/>
    <w:rsid w:val="002A4E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39"/>
    <w:rsid w:val="002A4E06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link w:val="TableParagraphChar"/>
    <w:uiPriority w:val="1"/>
    <w:qFormat/>
    <w:rsid w:val="006D098A"/>
    <w:pPr>
      <w:autoSpaceDE w:val="0"/>
      <w:autoSpaceDN w:val="0"/>
      <w:adjustRightInd w:val="0"/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customStyle="1" w:styleId="TableParagraphChar">
    <w:name w:val="Table Paragraph Char"/>
    <w:basedOn w:val="DefaultParagraphFont"/>
    <w:link w:val="TableParagraph"/>
    <w:uiPriority w:val="1"/>
    <w:rsid w:val="006D098A"/>
    <w:rPr>
      <w:rFonts w:ascii="Times New Roman" w:eastAsia="SimSu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414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470"/>
  </w:style>
  <w:style w:type="character" w:styleId="PageNumber">
    <w:name w:val="page number"/>
    <w:basedOn w:val="DefaultParagraphFont"/>
    <w:uiPriority w:val="99"/>
    <w:semiHidden/>
    <w:unhideWhenUsed/>
    <w:rsid w:val="00341470"/>
  </w:style>
  <w:style w:type="character" w:customStyle="1" w:styleId="ListParagraphChar">
    <w:name w:val="List Paragraph Char"/>
    <w:aliases w:val="Bullets Char"/>
    <w:basedOn w:val="DefaultParagraphFont"/>
    <w:link w:val="ListParagraph"/>
    <w:uiPriority w:val="34"/>
    <w:locked/>
    <w:rsid w:val="008259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omments" Target="comments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832509-CEFC-FB46-BCB0-C27B7A991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31</Pages>
  <Words>5801</Words>
  <Characters>33071</Characters>
  <Application>Microsoft Macintosh Word</Application>
  <DocSecurity>0</DocSecurity>
  <Lines>275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USAID</Company>
  <LinksUpToDate>false</LinksUpToDate>
  <CharactersWithSpaces>38795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McGee, Heather</dc:creator>
  <cp:lastModifiedBy>Heather Huntington</cp:lastModifiedBy>
  <cp:revision>12</cp:revision>
  <dcterms:created xsi:type="dcterms:W3CDTF">2014-11-07T19:52:00Z</dcterms:created>
  <dcterms:modified xsi:type="dcterms:W3CDTF">2014-11-08T07:29:00Z</dcterms:modified>
</cp:coreProperties>
</file>