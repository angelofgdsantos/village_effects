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DFA400" w14:textId="77777777" w:rsidR="00BC79FF" w:rsidRPr="007C3C66" w:rsidRDefault="00BC79FF" w:rsidP="007C3C66">
      <w:pPr>
        <w:pStyle w:val="ListParagraph"/>
        <w:spacing w:after="0" w:line="240" w:lineRule="auto"/>
        <w:ind w:left="0"/>
        <w:rPr>
          <w:rFonts w:asciiTheme="majorHAnsi" w:hAnsiTheme="majorHAnsi"/>
          <w:b/>
          <w:color w:val="000000" w:themeColor="text1"/>
          <w:sz w:val="20"/>
          <w:szCs w:val="20"/>
        </w:rPr>
      </w:pPr>
      <w:bookmarkStart w:id="0" w:name="_GoBack"/>
      <w:bookmarkEnd w:id="0"/>
    </w:p>
    <w:p w14:paraId="56A3539D" w14:textId="77777777" w:rsidR="00BC79FF" w:rsidRDefault="00BC79FF" w:rsidP="007C3C66">
      <w:pPr>
        <w:pStyle w:val="ListParagraph"/>
        <w:spacing w:after="0" w:line="240" w:lineRule="auto"/>
        <w:ind w:left="0"/>
        <w:rPr>
          <w:rFonts w:asciiTheme="majorHAnsi" w:hAnsiTheme="majorHAnsi"/>
          <w:b/>
          <w:color w:val="000000" w:themeColor="text1"/>
          <w:sz w:val="20"/>
          <w:szCs w:val="20"/>
        </w:rPr>
      </w:pPr>
      <w:r w:rsidRPr="007C3C66">
        <w:rPr>
          <w:rFonts w:asciiTheme="majorHAnsi" w:hAnsiTheme="majorHAnsi"/>
          <w:b/>
          <w:color w:val="000000" w:themeColor="text1"/>
          <w:sz w:val="20"/>
          <w:szCs w:val="20"/>
        </w:rPr>
        <w:t>CFP Forest Key Informant Interview</w:t>
      </w:r>
    </w:p>
    <w:p w14:paraId="25ACD143" w14:textId="77777777" w:rsidR="007C3C66" w:rsidRPr="007C3C66" w:rsidRDefault="007C3C66" w:rsidP="007C3C66">
      <w:pPr>
        <w:pStyle w:val="ListParagraph"/>
        <w:spacing w:after="0" w:line="240" w:lineRule="auto"/>
        <w:ind w:left="0"/>
        <w:rPr>
          <w:rFonts w:asciiTheme="majorHAnsi" w:hAnsiTheme="majorHAnsi"/>
          <w:b/>
          <w:color w:val="000000" w:themeColor="text1"/>
          <w:sz w:val="20"/>
          <w:szCs w:val="20"/>
        </w:rPr>
      </w:pPr>
    </w:p>
    <w:p w14:paraId="3DAB0650" w14:textId="52CB900A" w:rsidR="00536BBF" w:rsidRPr="007C3C66" w:rsidRDefault="00296D0E" w:rsidP="007C3C66">
      <w:pPr>
        <w:pStyle w:val="ListParagraph"/>
        <w:spacing w:after="0" w:line="240" w:lineRule="auto"/>
        <w:ind w:left="0"/>
        <w:rPr>
          <w:rFonts w:asciiTheme="majorHAnsi" w:hAnsiTheme="majorHAnsi"/>
          <w:b/>
          <w:color w:val="000000" w:themeColor="text1"/>
          <w:sz w:val="20"/>
          <w:szCs w:val="20"/>
        </w:rPr>
      </w:pPr>
      <w:r w:rsidRPr="007C3C66">
        <w:rPr>
          <w:rFonts w:asciiTheme="majorHAnsi" w:hAnsiTheme="majorHAnsi"/>
          <w:b/>
          <w:color w:val="000000" w:themeColor="text1"/>
          <w:sz w:val="20"/>
          <w:szCs w:val="20"/>
        </w:rPr>
        <w:t>FOREST ACCES</w:t>
      </w:r>
      <w:r w:rsidR="00DD26A1" w:rsidRPr="007C3C66">
        <w:rPr>
          <w:rFonts w:asciiTheme="majorHAnsi" w:hAnsiTheme="majorHAnsi"/>
          <w:b/>
          <w:color w:val="000000" w:themeColor="text1"/>
          <w:sz w:val="20"/>
          <w:szCs w:val="20"/>
        </w:rPr>
        <w:t>S</w:t>
      </w:r>
      <w:r w:rsidRPr="007C3C66">
        <w:rPr>
          <w:rFonts w:asciiTheme="majorHAnsi" w:hAnsiTheme="majorHAnsi"/>
          <w:b/>
          <w:color w:val="000000" w:themeColor="text1"/>
          <w:sz w:val="20"/>
          <w:szCs w:val="20"/>
        </w:rPr>
        <w:t xml:space="preserve"> </w:t>
      </w:r>
    </w:p>
    <w:tbl>
      <w:tblPr>
        <w:tblW w:w="991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0"/>
        <w:gridCol w:w="5220"/>
        <w:gridCol w:w="3420"/>
        <w:gridCol w:w="810"/>
      </w:tblGrid>
      <w:tr w:rsidR="00536BBF" w:rsidRPr="007C3C66" w14:paraId="61D6160C" w14:textId="77777777" w:rsidTr="00AD3137">
        <w:trPr>
          <w:trHeight w:val="20"/>
        </w:trPr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1082C" w14:textId="77777777" w:rsidR="00536BBF" w:rsidRPr="007C3C66" w:rsidRDefault="00536BBF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836EA7" w14:textId="0EFAAD11" w:rsidR="00536BBF" w:rsidRPr="007C3C66" w:rsidRDefault="00536BBF" w:rsidP="007C3C66">
            <w:pPr>
              <w:rPr>
                <w:rFonts w:asciiTheme="majorHAnsi" w:hAnsiTheme="majorHAnsi" w:cs="Arial"/>
                <w:color w:val="1A1A1A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Do </w:t>
            </w:r>
            <w:r w:rsidR="00F35D3A"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members of this community</w:t>
            </w: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 have access to forest or wooded area for harvesting or collecting wood and/or non-wood- forest products</w:t>
            </w:r>
            <w:r w:rsidRPr="007C3C66">
              <w:rPr>
                <w:rFonts w:asciiTheme="majorHAnsi" w:hAnsiTheme="majorHAnsi" w:cs="Arial"/>
                <w:color w:val="1A1A1A"/>
                <w:sz w:val="20"/>
                <w:szCs w:val="20"/>
              </w:rPr>
              <w:t xml:space="preserve"> </w:t>
            </w:r>
          </w:p>
          <w:p w14:paraId="3E2D2E1A" w14:textId="77777777" w:rsidR="00536BBF" w:rsidRPr="007C3C66" w:rsidRDefault="00536BBF" w:rsidP="007C3C66">
            <w:pPr>
              <w:rPr>
                <w:rFonts w:asciiTheme="majorHAnsi" w:hAnsiTheme="majorHAnsi" w:cs="Arial"/>
                <w:color w:val="1A1A1A"/>
                <w:sz w:val="20"/>
                <w:szCs w:val="20"/>
              </w:rPr>
            </w:pPr>
          </w:p>
          <w:p w14:paraId="782AD825" w14:textId="41CE0D43" w:rsidR="00536BBF" w:rsidRPr="007C3C66" w:rsidRDefault="00536BBF" w:rsidP="007C3C66">
            <w:pPr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Arial"/>
                <w:color w:val="1A1A1A"/>
                <w:sz w:val="20"/>
                <w:szCs w:val="20"/>
              </w:rPr>
              <w:t>I</w:t>
            </w:r>
            <w:r w:rsidRPr="007C3C66">
              <w:rPr>
                <w:rFonts w:asciiTheme="majorHAnsi" w:hAnsiTheme="majorHAnsi" w:cs="Arial"/>
                <w:i/>
                <w:color w:val="1A1A1A"/>
                <w:sz w:val="20"/>
                <w:szCs w:val="20"/>
              </w:rPr>
              <w:t xml:space="preserve">f no, Skip to next section. </w:t>
            </w: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AF47157" w14:textId="3FF1A4A4" w:rsidR="00536BBF" w:rsidRPr="007C3C66" w:rsidRDefault="00536BBF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1= No</w:t>
            </w:r>
          </w:p>
          <w:p w14:paraId="344606E3" w14:textId="27C0DAE8" w:rsidR="00536BBF" w:rsidRPr="007C3C66" w:rsidRDefault="00536BBF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2=Yes</w:t>
            </w:r>
          </w:p>
          <w:p w14:paraId="7EACD5EB" w14:textId="77777777" w:rsidR="00536BBF" w:rsidRPr="007C3C66" w:rsidRDefault="00536BBF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888=Don’t know</w:t>
            </w:r>
          </w:p>
          <w:p w14:paraId="479784DE" w14:textId="77777777" w:rsidR="00536BBF" w:rsidRPr="007C3C66" w:rsidRDefault="00536BBF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999=Preferred not to answer</w:t>
            </w:r>
          </w:p>
        </w:tc>
        <w:tc>
          <w:tcPr>
            <w:tcW w:w="81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AD11317" w14:textId="77777777" w:rsidR="00536BBF" w:rsidRPr="007C3C66" w:rsidRDefault="00536BBF" w:rsidP="007C3C66">
            <w:pPr>
              <w:contextualSpacing/>
              <w:rPr>
                <w:rFonts w:asciiTheme="majorHAnsi" w:eastAsia="Calibri" w:hAnsiTheme="majorHAnsi" w:cs="Times New Roman"/>
                <w:i/>
                <w:color w:val="A6A6A6"/>
                <w:sz w:val="20"/>
                <w:szCs w:val="20"/>
              </w:rPr>
            </w:pPr>
          </w:p>
        </w:tc>
      </w:tr>
    </w:tbl>
    <w:p w14:paraId="651DF038" w14:textId="7D830E19" w:rsidR="00536BBF" w:rsidRPr="007C3C66" w:rsidRDefault="00536BBF" w:rsidP="007C3C66">
      <w:pPr>
        <w:rPr>
          <w:rFonts w:asciiTheme="majorHAnsi" w:hAnsiTheme="majorHAnsi"/>
          <w:color w:val="000000" w:themeColor="text1"/>
          <w:sz w:val="20"/>
          <w:szCs w:val="20"/>
        </w:rPr>
      </w:pPr>
    </w:p>
    <w:p w14:paraId="2C9AB97E" w14:textId="607CCA36" w:rsidR="00536BBF" w:rsidRPr="007C3C66" w:rsidRDefault="00536BBF" w:rsidP="007C3C66">
      <w:pPr>
        <w:rPr>
          <w:rFonts w:asciiTheme="majorHAnsi" w:hAnsiTheme="majorHAnsi"/>
          <w:color w:val="000000" w:themeColor="text1"/>
          <w:sz w:val="20"/>
          <w:szCs w:val="20"/>
        </w:rPr>
      </w:pPr>
      <w:r w:rsidRPr="007C3C66">
        <w:rPr>
          <w:rFonts w:asciiTheme="majorHAnsi" w:hAnsiTheme="majorHAnsi"/>
          <w:color w:val="000000" w:themeColor="text1"/>
          <w:sz w:val="20"/>
          <w:szCs w:val="20"/>
        </w:rPr>
        <w:t xml:space="preserve">Now I would like to ask you some questions about </w:t>
      </w:r>
      <w:r w:rsidR="00FA2C2D" w:rsidRPr="007C3C66">
        <w:rPr>
          <w:rFonts w:asciiTheme="majorHAnsi" w:hAnsiTheme="majorHAnsi"/>
          <w:color w:val="000000" w:themeColor="text1"/>
          <w:sz w:val="20"/>
          <w:szCs w:val="20"/>
        </w:rPr>
        <w:t xml:space="preserve">each of </w:t>
      </w:r>
      <w:r w:rsidRPr="007C3C66">
        <w:rPr>
          <w:rFonts w:asciiTheme="majorHAnsi" w:hAnsiTheme="majorHAnsi"/>
          <w:color w:val="000000" w:themeColor="text1"/>
          <w:sz w:val="20"/>
          <w:szCs w:val="20"/>
        </w:rPr>
        <w:t>the forest/wooded area</w:t>
      </w:r>
      <w:r w:rsidR="00FA2C2D" w:rsidRPr="007C3C66">
        <w:rPr>
          <w:rFonts w:asciiTheme="majorHAnsi" w:hAnsiTheme="majorHAnsi"/>
          <w:color w:val="000000" w:themeColor="text1"/>
          <w:sz w:val="20"/>
          <w:szCs w:val="20"/>
        </w:rPr>
        <w:t>s</w:t>
      </w:r>
      <w:r w:rsidRPr="007C3C66">
        <w:rPr>
          <w:rFonts w:asciiTheme="majorHAnsi" w:hAnsiTheme="majorHAnsi"/>
          <w:color w:val="000000" w:themeColor="text1"/>
          <w:sz w:val="20"/>
          <w:szCs w:val="20"/>
        </w:rPr>
        <w:t xml:space="preserve"> that you have access to. Let’s start with the biggest.</w:t>
      </w:r>
    </w:p>
    <w:p w14:paraId="6AF02CD7" w14:textId="77777777" w:rsidR="005F6D4B" w:rsidRPr="007C3C66" w:rsidRDefault="005F6D4B" w:rsidP="007C3C66">
      <w:pPr>
        <w:pStyle w:val="ListParagraph"/>
        <w:spacing w:after="0" w:line="240" w:lineRule="auto"/>
        <w:ind w:left="0"/>
        <w:rPr>
          <w:rFonts w:asciiTheme="majorHAnsi" w:hAnsiTheme="majorHAnsi"/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8"/>
        <w:gridCol w:w="1172"/>
        <w:gridCol w:w="1172"/>
        <w:gridCol w:w="2220"/>
        <w:gridCol w:w="1717"/>
        <w:gridCol w:w="1535"/>
      </w:tblGrid>
      <w:tr w:rsidR="00A4095B" w:rsidRPr="007C3C66" w14:paraId="2066B57F" w14:textId="14684F7A" w:rsidTr="00A4095B">
        <w:trPr>
          <w:trHeight w:val="1172"/>
        </w:trPr>
        <w:tc>
          <w:tcPr>
            <w:tcW w:w="1148" w:type="dxa"/>
            <w:vMerge w:val="restart"/>
          </w:tcPr>
          <w:p w14:paraId="39BF182A" w14:textId="3034E12E" w:rsidR="00A4095B" w:rsidRPr="007C3C66" w:rsidRDefault="00A4095B" w:rsidP="007C3C66">
            <w:pPr>
              <w:pStyle w:val="ListParagraph"/>
              <w:spacing w:after="0" w:line="240" w:lineRule="auto"/>
              <w:ind w:left="0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Name of area</w:t>
            </w:r>
          </w:p>
        </w:tc>
        <w:tc>
          <w:tcPr>
            <w:tcW w:w="2344" w:type="dxa"/>
            <w:gridSpan w:val="2"/>
          </w:tcPr>
          <w:p w14:paraId="730EDD3E" w14:textId="127E8A0C" w:rsidR="00A4095B" w:rsidRPr="007C3C66" w:rsidRDefault="00A4095B" w:rsidP="007C3C66">
            <w:pPr>
              <w:pStyle w:val="ListParagraph"/>
              <w:spacing w:after="0" w:line="240" w:lineRule="auto"/>
              <w:ind w:left="0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Distance to the forest/wooded area edge from the community? </w:t>
            </w:r>
          </w:p>
        </w:tc>
        <w:tc>
          <w:tcPr>
            <w:tcW w:w="2220" w:type="dxa"/>
            <w:vMerge w:val="restart"/>
          </w:tcPr>
          <w:p w14:paraId="1C0C98A9" w14:textId="7054C444" w:rsidR="00A4095B" w:rsidRPr="007C3C66" w:rsidRDefault="00A4095B" w:rsidP="007C3C66">
            <w:pPr>
              <w:pStyle w:val="ListParagraph"/>
              <w:spacing w:after="0" w:line="240" w:lineRule="auto"/>
              <w:ind w:left="0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Do members of your community need a permit to collect wood or non-wood forest products from this source?</w:t>
            </w:r>
          </w:p>
          <w:p w14:paraId="23D34E31" w14:textId="77777777" w:rsidR="00A4095B" w:rsidRPr="007C3C66" w:rsidRDefault="00A4095B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1= No</w:t>
            </w:r>
          </w:p>
          <w:p w14:paraId="7C6B7A13" w14:textId="77777777" w:rsidR="00A4095B" w:rsidRPr="007C3C66" w:rsidRDefault="00A4095B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2=Yes</w:t>
            </w:r>
          </w:p>
          <w:p w14:paraId="423727A8" w14:textId="77777777" w:rsidR="00A4095B" w:rsidRPr="007C3C66" w:rsidRDefault="00A4095B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888=Don’t know</w:t>
            </w:r>
          </w:p>
          <w:p w14:paraId="1C4A997F" w14:textId="58F94281" w:rsidR="00A4095B" w:rsidRPr="007C3C66" w:rsidRDefault="00A4095B" w:rsidP="007C3C66">
            <w:pPr>
              <w:pStyle w:val="ListParagraph"/>
              <w:spacing w:after="0" w:line="240" w:lineRule="auto"/>
              <w:ind w:left="0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999=Preferred not to answer</w:t>
            </w:r>
          </w:p>
        </w:tc>
        <w:tc>
          <w:tcPr>
            <w:tcW w:w="1717" w:type="dxa"/>
            <w:vMerge w:val="restart"/>
          </w:tcPr>
          <w:p w14:paraId="0392243E" w14:textId="188514B3" w:rsidR="00A4095B" w:rsidRPr="007C3C66" w:rsidRDefault="00A4095B" w:rsidP="007C3C66">
            <w:pPr>
              <w:pStyle w:val="ListParagraph"/>
              <w:spacing w:after="0" w:line="240" w:lineRule="auto"/>
              <w:ind w:left="0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Please describe the permitting process for this forest</w:t>
            </w:r>
          </w:p>
          <w:p w14:paraId="4477D704" w14:textId="77777777" w:rsidR="00A4095B" w:rsidRPr="007C3C66" w:rsidRDefault="00A4095B" w:rsidP="007C3C66">
            <w:pPr>
              <w:pStyle w:val="ListParagraph"/>
              <w:spacing w:after="0" w:line="240" w:lineRule="auto"/>
              <w:ind w:left="0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  <w:p w14:paraId="74EF6E48" w14:textId="448092F0" w:rsidR="00A4095B" w:rsidRPr="007C3C66" w:rsidRDefault="00A4095B" w:rsidP="007C3C66">
            <w:pPr>
              <w:pStyle w:val="ListParagraph"/>
              <w:spacing w:after="0" w:line="240" w:lineRule="auto"/>
              <w:ind w:left="0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Answer choices.</w:t>
            </w:r>
          </w:p>
        </w:tc>
        <w:tc>
          <w:tcPr>
            <w:tcW w:w="1535" w:type="dxa"/>
            <w:vMerge w:val="restart"/>
          </w:tcPr>
          <w:p w14:paraId="5A325B86" w14:textId="77777777" w:rsidR="00A4095B" w:rsidRPr="007C3C66" w:rsidRDefault="00A4095B" w:rsidP="007C3C66">
            <w:pPr>
              <w:contextualSpacing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In your opinion, is the permitting process clear and transparent?</w:t>
            </w:r>
          </w:p>
          <w:p w14:paraId="1F3FE077" w14:textId="58EE0430" w:rsidR="00A4095B" w:rsidRPr="007C3C66" w:rsidRDefault="00A4095B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 xml:space="preserve"> 1= No</w:t>
            </w:r>
          </w:p>
          <w:p w14:paraId="7092FDD5" w14:textId="77777777" w:rsidR="00A4095B" w:rsidRPr="007C3C66" w:rsidRDefault="00A4095B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2=Yes</w:t>
            </w:r>
          </w:p>
          <w:p w14:paraId="5220D4F4" w14:textId="77777777" w:rsidR="00A4095B" w:rsidRPr="007C3C66" w:rsidRDefault="00A4095B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888=Don’t know</w:t>
            </w:r>
          </w:p>
          <w:p w14:paraId="55A0AE80" w14:textId="50968927" w:rsidR="00A4095B" w:rsidRPr="007C3C66" w:rsidRDefault="00A4095B" w:rsidP="007C3C66">
            <w:pPr>
              <w:pStyle w:val="ListParagraph"/>
              <w:spacing w:after="0" w:line="240" w:lineRule="auto"/>
              <w:ind w:left="0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999=Preferred not to answer</w:t>
            </w:r>
          </w:p>
        </w:tc>
      </w:tr>
      <w:tr w:rsidR="00A4095B" w:rsidRPr="007C3C66" w14:paraId="2A66BCEB" w14:textId="77777777" w:rsidTr="00EF5B8E">
        <w:trPr>
          <w:trHeight w:val="1172"/>
        </w:trPr>
        <w:tc>
          <w:tcPr>
            <w:tcW w:w="1148" w:type="dxa"/>
            <w:vMerge/>
          </w:tcPr>
          <w:p w14:paraId="7B9A9AA9" w14:textId="77777777" w:rsidR="00A4095B" w:rsidRPr="007C3C66" w:rsidRDefault="00A4095B" w:rsidP="007C3C66">
            <w:pPr>
              <w:pStyle w:val="ListParagraph"/>
              <w:spacing w:after="0" w:line="240" w:lineRule="auto"/>
              <w:ind w:left="0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172" w:type="dxa"/>
          </w:tcPr>
          <w:p w14:paraId="541F012D" w14:textId="447CF21D" w:rsidR="00A4095B" w:rsidRPr="007C3C66" w:rsidRDefault="00A4095B" w:rsidP="007C3C66">
            <w:pPr>
              <w:pStyle w:val="ListParagraph"/>
              <w:spacing w:after="0" w:line="240" w:lineRule="auto"/>
              <w:ind w:left="0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(time)</w:t>
            </w:r>
          </w:p>
        </w:tc>
        <w:tc>
          <w:tcPr>
            <w:tcW w:w="1172" w:type="dxa"/>
          </w:tcPr>
          <w:p w14:paraId="752C44D8" w14:textId="0861296A" w:rsidR="00A4095B" w:rsidRPr="007C3C66" w:rsidRDefault="00A4095B" w:rsidP="007C3C66">
            <w:pPr>
              <w:pStyle w:val="ListParagraph"/>
              <w:spacing w:after="0" w:line="240" w:lineRule="auto"/>
              <w:ind w:left="0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(Km)</w:t>
            </w:r>
          </w:p>
        </w:tc>
        <w:tc>
          <w:tcPr>
            <w:tcW w:w="2220" w:type="dxa"/>
            <w:vMerge/>
          </w:tcPr>
          <w:p w14:paraId="0CD34753" w14:textId="77777777" w:rsidR="00A4095B" w:rsidRPr="007C3C66" w:rsidRDefault="00A4095B" w:rsidP="007C3C66">
            <w:pPr>
              <w:pStyle w:val="ListParagraph"/>
              <w:spacing w:after="0" w:line="240" w:lineRule="auto"/>
              <w:ind w:left="0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717" w:type="dxa"/>
            <w:vMerge/>
          </w:tcPr>
          <w:p w14:paraId="20640004" w14:textId="77777777" w:rsidR="00A4095B" w:rsidRPr="007C3C66" w:rsidRDefault="00A4095B" w:rsidP="007C3C66">
            <w:pPr>
              <w:pStyle w:val="ListParagraph"/>
              <w:spacing w:after="0" w:line="240" w:lineRule="auto"/>
              <w:ind w:left="0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535" w:type="dxa"/>
            <w:vMerge/>
          </w:tcPr>
          <w:p w14:paraId="37614A28" w14:textId="77777777" w:rsidR="00A4095B" w:rsidRPr="007C3C66" w:rsidRDefault="00A4095B" w:rsidP="007C3C66">
            <w:pPr>
              <w:contextualSpacing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</w:tr>
      <w:tr w:rsidR="00A4095B" w:rsidRPr="007C3C66" w14:paraId="6A5E949C" w14:textId="0AD8B7E7" w:rsidTr="00584EDA">
        <w:tc>
          <w:tcPr>
            <w:tcW w:w="1148" w:type="dxa"/>
          </w:tcPr>
          <w:p w14:paraId="1F4D8DD9" w14:textId="7C1E1291" w:rsidR="00A4095B" w:rsidRPr="007C3C66" w:rsidRDefault="00A4095B" w:rsidP="007C3C66">
            <w:pPr>
              <w:pStyle w:val="ListParagraph"/>
              <w:spacing w:after="0" w:line="240" w:lineRule="auto"/>
              <w:ind w:left="0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172" w:type="dxa"/>
          </w:tcPr>
          <w:p w14:paraId="049713CC" w14:textId="77777777" w:rsidR="00A4095B" w:rsidRPr="007C3C66" w:rsidRDefault="00A4095B" w:rsidP="007C3C66">
            <w:pPr>
              <w:pStyle w:val="ListParagraph"/>
              <w:spacing w:after="0" w:line="240" w:lineRule="auto"/>
              <w:ind w:left="0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172" w:type="dxa"/>
          </w:tcPr>
          <w:p w14:paraId="7D4786F5" w14:textId="4A5A485E" w:rsidR="00A4095B" w:rsidRPr="007C3C66" w:rsidRDefault="00A4095B" w:rsidP="007C3C66">
            <w:pPr>
              <w:pStyle w:val="ListParagraph"/>
              <w:spacing w:after="0" w:line="240" w:lineRule="auto"/>
              <w:ind w:left="0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2220" w:type="dxa"/>
          </w:tcPr>
          <w:p w14:paraId="3C116FFF" w14:textId="67D86032" w:rsidR="00A4095B" w:rsidRPr="007C3C66" w:rsidRDefault="00A4095B" w:rsidP="007C3C66">
            <w:pPr>
              <w:pStyle w:val="ListParagraph"/>
              <w:spacing w:after="0" w:line="240" w:lineRule="auto"/>
              <w:ind w:left="0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717" w:type="dxa"/>
          </w:tcPr>
          <w:p w14:paraId="04026162" w14:textId="77777777" w:rsidR="00A4095B" w:rsidRPr="007C3C66" w:rsidRDefault="00A4095B" w:rsidP="007C3C66">
            <w:pPr>
              <w:pStyle w:val="ListParagraph"/>
              <w:spacing w:after="0" w:line="240" w:lineRule="auto"/>
              <w:ind w:left="0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535" w:type="dxa"/>
          </w:tcPr>
          <w:p w14:paraId="63AB2B5D" w14:textId="77777777" w:rsidR="00A4095B" w:rsidRPr="007C3C66" w:rsidRDefault="00A4095B" w:rsidP="007C3C66">
            <w:pPr>
              <w:pStyle w:val="ListParagraph"/>
              <w:spacing w:after="0" w:line="240" w:lineRule="auto"/>
              <w:ind w:left="0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</w:tr>
      <w:tr w:rsidR="00A4095B" w:rsidRPr="007C3C66" w14:paraId="70FEDAD5" w14:textId="0CAF2637" w:rsidTr="00B36D45">
        <w:tc>
          <w:tcPr>
            <w:tcW w:w="1148" w:type="dxa"/>
          </w:tcPr>
          <w:p w14:paraId="497824B9" w14:textId="28BB3033" w:rsidR="00A4095B" w:rsidRPr="007C3C66" w:rsidRDefault="00A4095B" w:rsidP="007C3C66">
            <w:pPr>
              <w:pStyle w:val="ListParagraph"/>
              <w:spacing w:after="0" w:line="240" w:lineRule="auto"/>
              <w:ind w:left="0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172" w:type="dxa"/>
          </w:tcPr>
          <w:p w14:paraId="07F8E74F" w14:textId="77777777" w:rsidR="00A4095B" w:rsidRPr="007C3C66" w:rsidRDefault="00A4095B" w:rsidP="007C3C66">
            <w:pPr>
              <w:pStyle w:val="ListParagraph"/>
              <w:spacing w:after="0" w:line="240" w:lineRule="auto"/>
              <w:ind w:left="0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172" w:type="dxa"/>
          </w:tcPr>
          <w:p w14:paraId="2125B74F" w14:textId="47725377" w:rsidR="00A4095B" w:rsidRPr="007C3C66" w:rsidRDefault="00A4095B" w:rsidP="007C3C66">
            <w:pPr>
              <w:pStyle w:val="ListParagraph"/>
              <w:spacing w:after="0" w:line="240" w:lineRule="auto"/>
              <w:ind w:left="0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2220" w:type="dxa"/>
          </w:tcPr>
          <w:p w14:paraId="3EF60CF8" w14:textId="640F8D4D" w:rsidR="00A4095B" w:rsidRPr="007C3C66" w:rsidRDefault="00A4095B" w:rsidP="007C3C66">
            <w:pPr>
              <w:pStyle w:val="ListParagraph"/>
              <w:spacing w:after="0" w:line="240" w:lineRule="auto"/>
              <w:ind w:left="0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717" w:type="dxa"/>
          </w:tcPr>
          <w:p w14:paraId="005C5393" w14:textId="77777777" w:rsidR="00A4095B" w:rsidRPr="007C3C66" w:rsidRDefault="00A4095B" w:rsidP="007C3C66">
            <w:pPr>
              <w:pStyle w:val="ListParagraph"/>
              <w:spacing w:after="0" w:line="240" w:lineRule="auto"/>
              <w:ind w:left="0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535" w:type="dxa"/>
          </w:tcPr>
          <w:p w14:paraId="24F5FB7C" w14:textId="77777777" w:rsidR="00A4095B" w:rsidRPr="007C3C66" w:rsidRDefault="00A4095B" w:rsidP="007C3C66">
            <w:pPr>
              <w:pStyle w:val="ListParagraph"/>
              <w:spacing w:after="0" w:line="240" w:lineRule="auto"/>
              <w:ind w:left="0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</w:tr>
      <w:tr w:rsidR="00A4095B" w:rsidRPr="007C3C66" w14:paraId="1B5B46AA" w14:textId="2BDEFF81" w:rsidTr="00AD3060">
        <w:tc>
          <w:tcPr>
            <w:tcW w:w="1148" w:type="dxa"/>
          </w:tcPr>
          <w:p w14:paraId="7B9CF8A2" w14:textId="2B3EAA42" w:rsidR="00A4095B" w:rsidRPr="007C3C66" w:rsidRDefault="00A4095B" w:rsidP="007C3C66">
            <w:pPr>
              <w:pStyle w:val="ListParagraph"/>
              <w:spacing w:after="0" w:line="240" w:lineRule="auto"/>
              <w:ind w:left="0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172" w:type="dxa"/>
          </w:tcPr>
          <w:p w14:paraId="369FED9F" w14:textId="77777777" w:rsidR="00A4095B" w:rsidRPr="007C3C66" w:rsidRDefault="00A4095B" w:rsidP="007C3C66">
            <w:pPr>
              <w:pStyle w:val="ListParagraph"/>
              <w:spacing w:after="0" w:line="240" w:lineRule="auto"/>
              <w:ind w:left="0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172" w:type="dxa"/>
          </w:tcPr>
          <w:p w14:paraId="4FFB6725" w14:textId="0854C1EA" w:rsidR="00A4095B" w:rsidRPr="007C3C66" w:rsidRDefault="00A4095B" w:rsidP="007C3C66">
            <w:pPr>
              <w:pStyle w:val="ListParagraph"/>
              <w:spacing w:after="0" w:line="240" w:lineRule="auto"/>
              <w:ind w:left="0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2220" w:type="dxa"/>
          </w:tcPr>
          <w:p w14:paraId="7AB0DFDD" w14:textId="533EC43F" w:rsidR="00A4095B" w:rsidRPr="007C3C66" w:rsidRDefault="00A4095B" w:rsidP="007C3C66">
            <w:pPr>
              <w:pStyle w:val="ListParagraph"/>
              <w:spacing w:after="0" w:line="240" w:lineRule="auto"/>
              <w:ind w:left="0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717" w:type="dxa"/>
          </w:tcPr>
          <w:p w14:paraId="6E8910ED" w14:textId="77777777" w:rsidR="00A4095B" w:rsidRPr="007C3C66" w:rsidRDefault="00A4095B" w:rsidP="007C3C66">
            <w:pPr>
              <w:pStyle w:val="ListParagraph"/>
              <w:spacing w:after="0" w:line="240" w:lineRule="auto"/>
              <w:ind w:left="0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535" w:type="dxa"/>
          </w:tcPr>
          <w:p w14:paraId="032E2CD9" w14:textId="77777777" w:rsidR="00A4095B" w:rsidRPr="007C3C66" w:rsidRDefault="00A4095B" w:rsidP="007C3C66">
            <w:pPr>
              <w:pStyle w:val="ListParagraph"/>
              <w:spacing w:after="0" w:line="240" w:lineRule="auto"/>
              <w:ind w:left="0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</w:tr>
    </w:tbl>
    <w:p w14:paraId="00FE09FA" w14:textId="77777777" w:rsidR="00F35D3A" w:rsidRPr="007C3C66" w:rsidRDefault="00F35D3A" w:rsidP="007C3C66">
      <w:pPr>
        <w:rPr>
          <w:rFonts w:asciiTheme="majorHAnsi" w:hAnsiTheme="majorHAnsi"/>
          <w:color w:val="000000" w:themeColor="text1"/>
          <w:sz w:val="20"/>
          <w:szCs w:val="20"/>
        </w:rPr>
      </w:pPr>
    </w:p>
    <w:tbl>
      <w:tblPr>
        <w:tblW w:w="991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0"/>
        <w:gridCol w:w="5220"/>
        <w:gridCol w:w="3420"/>
        <w:gridCol w:w="810"/>
      </w:tblGrid>
      <w:tr w:rsidR="00F35D3A" w:rsidRPr="007C3C66" w14:paraId="1ACBC1F8" w14:textId="77777777" w:rsidTr="00F35D3A">
        <w:trPr>
          <w:trHeight w:val="20"/>
        </w:trPr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15D51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F5A751" w14:textId="77777777" w:rsidR="00F35D3A" w:rsidRPr="007C3C66" w:rsidRDefault="00F35D3A" w:rsidP="007C3C66">
            <w:pPr>
              <w:rPr>
                <w:rFonts w:asciiTheme="majorHAnsi" w:hAnsiTheme="majorHAnsi" w:cs="Arial"/>
                <w:color w:val="1A1A1A"/>
                <w:sz w:val="20"/>
                <w:szCs w:val="20"/>
              </w:rPr>
            </w:pPr>
            <w:r w:rsidRPr="007C3C66">
              <w:rPr>
                <w:rFonts w:asciiTheme="majorHAnsi" w:hAnsiTheme="majorHAnsi" w:cs="Arial"/>
                <w:color w:val="1A1A1A"/>
                <w:sz w:val="20"/>
                <w:szCs w:val="20"/>
              </w:rPr>
              <w:t xml:space="preserve">What groups in the community do not have currently access to the use of land and resources? </w:t>
            </w:r>
          </w:p>
          <w:p w14:paraId="4920D14A" w14:textId="77777777" w:rsidR="00F35D3A" w:rsidRPr="007C3C66" w:rsidRDefault="00F35D3A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  <w:p w14:paraId="0B09D389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i/>
                <w:sz w:val="20"/>
                <w:szCs w:val="20"/>
              </w:rPr>
              <w:t>Select all that apply.</w:t>
            </w: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304E578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1= Women</w:t>
            </w:r>
          </w:p>
          <w:p w14:paraId="3DE3F6FF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2= Minorities/indigenous peoples</w:t>
            </w:r>
          </w:p>
          <w:p w14:paraId="6D877CA2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3=  Non-locals</w:t>
            </w:r>
          </w:p>
          <w:p w14:paraId="01C5578E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4= The poor</w:t>
            </w:r>
          </w:p>
          <w:p w14:paraId="0ABC8A14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5= Other</w:t>
            </w:r>
          </w:p>
          <w:p w14:paraId="7E09CA2D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888=Don’t know</w:t>
            </w:r>
          </w:p>
          <w:p w14:paraId="589E17EC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999=Preferred not to answer</w:t>
            </w:r>
          </w:p>
        </w:tc>
        <w:tc>
          <w:tcPr>
            <w:tcW w:w="81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408A5C1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i/>
                <w:color w:val="A6A6A6"/>
                <w:sz w:val="20"/>
                <w:szCs w:val="20"/>
              </w:rPr>
            </w:pPr>
          </w:p>
        </w:tc>
      </w:tr>
      <w:tr w:rsidR="00F35D3A" w:rsidRPr="007C3C66" w14:paraId="3ADC855E" w14:textId="77777777" w:rsidTr="00F35D3A">
        <w:trPr>
          <w:trHeight w:val="20"/>
        </w:trPr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D0D4E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542461" w14:textId="77777777" w:rsidR="00F35D3A" w:rsidRPr="007C3C66" w:rsidRDefault="00F35D3A" w:rsidP="007C3C66">
            <w:pPr>
              <w:rPr>
                <w:rFonts w:asciiTheme="majorHAnsi" w:hAnsiTheme="majorHAnsi" w:cs="Arial"/>
                <w:color w:val="1A1A1A"/>
                <w:sz w:val="20"/>
                <w:szCs w:val="20"/>
              </w:rPr>
            </w:pPr>
            <w:r w:rsidRPr="007C3C66">
              <w:rPr>
                <w:rFonts w:asciiTheme="majorHAnsi" w:hAnsiTheme="majorHAnsi" w:cs="Arial"/>
                <w:color w:val="1A1A1A"/>
                <w:sz w:val="20"/>
                <w:szCs w:val="20"/>
              </w:rPr>
              <w:t>Why do they not have access?</w:t>
            </w:r>
          </w:p>
          <w:p w14:paraId="23047C2D" w14:textId="77777777" w:rsidR="00F35D3A" w:rsidRPr="007C3C66" w:rsidRDefault="00F35D3A" w:rsidP="007C3C66">
            <w:pPr>
              <w:rPr>
                <w:rFonts w:asciiTheme="majorHAnsi" w:hAnsiTheme="majorHAnsi" w:cs="Arial"/>
                <w:color w:val="1A1A1A"/>
                <w:sz w:val="20"/>
                <w:szCs w:val="20"/>
              </w:rPr>
            </w:pPr>
          </w:p>
          <w:p w14:paraId="7E1C8324" w14:textId="77777777" w:rsidR="00F35D3A" w:rsidRPr="007C3C66" w:rsidRDefault="00F35D3A" w:rsidP="007C3C66">
            <w:pPr>
              <w:rPr>
                <w:rFonts w:asciiTheme="majorHAnsi" w:hAnsiTheme="majorHAnsi" w:cs="Arial"/>
                <w:color w:val="1A1A1A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i/>
                <w:sz w:val="20"/>
                <w:szCs w:val="20"/>
              </w:rPr>
              <w:t>Select all that apply.</w:t>
            </w: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6DFF025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1=They are not “notables” within the community</w:t>
            </w:r>
          </w:p>
          <w:p w14:paraId="780C7CDA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2=They are women</w:t>
            </w:r>
          </w:p>
          <w:p w14:paraId="121EA6FE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3=They belong to an ethnic minority, tribe, indigenous people</w:t>
            </w:r>
          </w:p>
          <w:p w14:paraId="3CF9120D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4=They are migrants (from other regions of the country or other countries)</w:t>
            </w:r>
          </w:p>
          <w:p w14:paraId="3A3643E8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5=They are landless</w:t>
            </w:r>
          </w:p>
          <w:p w14:paraId="4ED7E430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6=They are illiterate</w:t>
            </w:r>
          </w:p>
          <w:p w14:paraId="4B59D529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7=They are poor</w:t>
            </w:r>
          </w:p>
          <w:p w14:paraId="505369EC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 xml:space="preserve">8= Other, specify: </w:t>
            </w:r>
          </w:p>
          <w:p w14:paraId="2B136F62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888=Don’t know</w:t>
            </w:r>
          </w:p>
          <w:p w14:paraId="23A4C49E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999=Preferred not to answer</w:t>
            </w:r>
          </w:p>
        </w:tc>
        <w:tc>
          <w:tcPr>
            <w:tcW w:w="81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31795DA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i/>
                <w:color w:val="A6A6A6"/>
                <w:sz w:val="20"/>
                <w:szCs w:val="20"/>
              </w:rPr>
            </w:pPr>
          </w:p>
        </w:tc>
      </w:tr>
      <w:tr w:rsidR="00F35D3A" w:rsidRPr="007C3C66" w14:paraId="67323354" w14:textId="77777777" w:rsidTr="00F35D3A">
        <w:trPr>
          <w:trHeight w:val="20"/>
        </w:trPr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53155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724D9E" w14:textId="77777777" w:rsidR="00F35D3A" w:rsidRPr="007C3C66" w:rsidRDefault="00F35D3A" w:rsidP="007C3C66">
            <w:pPr>
              <w:rPr>
                <w:rFonts w:asciiTheme="majorHAnsi" w:hAnsiTheme="majorHAnsi" w:cs="Arial"/>
                <w:color w:val="1A1A1A"/>
                <w:sz w:val="20"/>
                <w:szCs w:val="20"/>
              </w:rPr>
            </w:pPr>
            <w:r w:rsidRPr="007C3C66">
              <w:rPr>
                <w:rFonts w:asciiTheme="majorHAnsi" w:hAnsiTheme="majorHAnsi" w:cs="Arial"/>
                <w:color w:val="1A1A1A"/>
                <w:sz w:val="20"/>
                <w:szCs w:val="20"/>
              </w:rPr>
              <w:t xml:space="preserve">What groups in the community are not currently allocated land for household use? </w:t>
            </w:r>
          </w:p>
          <w:p w14:paraId="091861AC" w14:textId="77777777" w:rsidR="00F35D3A" w:rsidRPr="007C3C66" w:rsidRDefault="00F35D3A" w:rsidP="007C3C66">
            <w:pPr>
              <w:rPr>
                <w:rFonts w:asciiTheme="majorHAnsi" w:hAnsiTheme="majorHAnsi" w:cs="Arial"/>
                <w:color w:val="1A1A1A"/>
                <w:sz w:val="20"/>
                <w:szCs w:val="20"/>
              </w:rPr>
            </w:pPr>
          </w:p>
          <w:p w14:paraId="0767AA9A" w14:textId="77777777" w:rsidR="00F35D3A" w:rsidRPr="007C3C66" w:rsidRDefault="00F35D3A" w:rsidP="007C3C66">
            <w:pPr>
              <w:rPr>
                <w:rFonts w:asciiTheme="majorHAnsi" w:hAnsiTheme="majorHAnsi" w:cs="Arial"/>
                <w:color w:val="1A1A1A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i/>
                <w:sz w:val="20"/>
                <w:szCs w:val="20"/>
              </w:rPr>
              <w:t>Select all that apply.</w:t>
            </w: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F088261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1= Women</w:t>
            </w:r>
          </w:p>
          <w:p w14:paraId="747E920F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2= Minorities/indigenous peoples</w:t>
            </w:r>
          </w:p>
          <w:p w14:paraId="36B64CF3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3=  Non-locals</w:t>
            </w:r>
          </w:p>
          <w:p w14:paraId="0AB2D7BA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4= The poor</w:t>
            </w:r>
          </w:p>
          <w:p w14:paraId="0A0ABF0F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5= Other</w:t>
            </w:r>
          </w:p>
          <w:p w14:paraId="595056AC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888=Don’t know</w:t>
            </w:r>
          </w:p>
          <w:p w14:paraId="7A19F579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999=Preferred not to answer</w:t>
            </w:r>
          </w:p>
        </w:tc>
        <w:tc>
          <w:tcPr>
            <w:tcW w:w="81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0EB1FDD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i/>
                <w:color w:val="A6A6A6"/>
                <w:sz w:val="20"/>
                <w:szCs w:val="20"/>
              </w:rPr>
            </w:pPr>
          </w:p>
        </w:tc>
      </w:tr>
      <w:tr w:rsidR="00F35D3A" w:rsidRPr="007C3C66" w14:paraId="37640ADC" w14:textId="77777777" w:rsidTr="00F35D3A">
        <w:trPr>
          <w:trHeight w:val="20"/>
        </w:trPr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819C0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30945E" w14:textId="77777777" w:rsidR="00F35D3A" w:rsidRPr="007C3C66" w:rsidRDefault="00F35D3A" w:rsidP="007C3C66">
            <w:pPr>
              <w:rPr>
                <w:rFonts w:asciiTheme="majorHAnsi" w:hAnsiTheme="majorHAnsi" w:cs="Arial"/>
                <w:color w:val="1A1A1A"/>
                <w:sz w:val="20"/>
                <w:szCs w:val="20"/>
              </w:rPr>
            </w:pPr>
            <w:r w:rsidRPr="007C3C66">
              <w:rPr>
                <w:rFonts w:asciiTheme="majorHAnsi" w:hAnsiTheme="majorHAnsi" w:cs="Arial"/>
                <w:color w:val="1A1A1A"/>
                <w:sz w:val="20"/>
                <w:szCs w:val="20"/>
              </w:rPr>
              <w:t>Why are the groups not allocated land?</w:t>
            </w:r>
          </w:p>
          <w:p w14:paraId="7CB8CE22" w14:textId="77777777" w:rsidR="00F35D3A" w:rsidRPr="007C3C66" w:rsidRDefault="00F35D3A" w:rsidP="007C3C66">
            <w:pPr>
              <w:rPr>
                <w:rFonts w:asciiTheme="majorHAnsi" w:hAnsiTheme="majorHAnsi" w:cs="Arial"/>
                <w:color w:val="1A1A1A"/>
                <w:sz w:val="20"/>
                <w:szCs w:val="20"/>
              </w:rPr>
            </w:pPr>
          </w:p>
          <w:p w14:paraId="58C8F572" w14:textId="77777777" w:rsidR="00F35D3A" w:rsidRPr="007C3C66" w:rsidRDefault="00F35D3A" w:rsidP="007C3C66">
            <w:pPr>
              <w:rPr>
                <w:rFonts w:asciiTheme="majorHAnsi" w:hAnsiTheme="majorHAnsi" w:cs="Arial"/>
                <w:color w:val="1A1A1A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i/>
                <w:sz w:val="20"/>
                <w:szCs w:val="20"/>
              </w:rPr>
              <w:t>Select all that apply.</w:t>
            </w: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07D0370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lastRenderedPageBreak/>
              <w:t xml:space="preserve">1=They are not “notables” within the </w:t>
            </w: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lastRenderedPageBreak/>
              <w:t>community</w:t>
            </w:r>
          </w:p>
          <w:p w14:paraId="46F99E2D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2=They are women</w:t>
            </w:r>
          </w:p>
          <w:p w14:paraId="713610EB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3=They belong to an ethnic minority, tribe, indigenous people</w:t>
            </w:r>
          </w:p>
          <w:p w14:paraId="4233E8C7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4=They are migrants (from other regions of the country or other countries)</w:t>
            </w:r>
          </w:p>
          <w:p w14:paraId="5C75F93A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5=They are landless</w:t>
            </w:r>
          </w:p>
          <w:p w14:paraId="34E7053B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6=They are illiterate</w:t>
            </w:r>
          </w:p>
          <w:p w14:paraId="1DC07623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7=They are poor</w:t>
            </w:r>
          </w:p>
          <w:p w14:paraId="7B80DE0D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 xml:space="preserve">8= Other, specify: </w:t>
            </w:r>
          </w:p>
          <w:p w14:paraId="19D3818D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888=Don’t know</w:t>
            </w:r>
          </w:p>
          <w:p w14:paraId="621DB631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999=Preferred not to answer</w:t>
            </w:r>
          </w:p>
        </w:tc>
        <w:tc>
          <w:tcPr>
            <w:tcW w:w="81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8E369F1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i/>
                <w:color w:val="A6A6A6"/>
                <w:sz w:val="20"/>
                <w:szCs w:val="20"/>
              </w:rPr>
            </w:pPr>
          </w:p>
        </w:tc>
      </w:tr>
    </w:tbl>
    <w:p w14:paraId="276716A2" w14:textId="370B9DED" w:rsidR="001A407C" w:rsidRPr="007C3C66" w:rsidRDefault="001A407C" w:rsidP="007C3C66">
      <w:pPr>
        <w:rPr>
          <w:ins w:id="1" w:author="Aleta Haflett" w:date="2014-11-05T08:45:00Z"/>
          <w:rFonts w:asciiTheme="majorHAnsi" w:hAnsiTheme="majorHAnsi"/>
          <w:color w:val="000000" w:themeColor="text1"/>
          <w:sz w:val="20"/>
          <w:szCs w:val="20"/>
        </w:rPr>
      </w:pPr>
    </w:p>
    <w:p w14:paraId="2B857683" w14:textId="77777777" w:rsidR="00156308" w:rsidRPr="007C3C66" w:rsidRDefault="00156308" w:rsidP="007C3C66">
      <w:pPr>
        <w:rPr>
          <w:ins w:id="2" w:author="Aleta Haflett" w:date="2014-11-05T08:45:00Z"/>
          <w:rFonts w:asciiTheme="majorHAnsi" w:hAnsiTheme="majorHAnsi"/>
          <w:color w:val="000000" w:themeColor="text1"/>
          <w:sz w:val="20"/>
          <w:szCs w:val="20"/>
        </w:rPr>
      </w:pPr>
    </w:p>
    <w:p w14:paraId="28727486" w14:textId="77777777" w:rsidR="00F35D3A" w:rsidRPr="007C3C66" w:rsidRDefault="00156308" w:rsidP="007C3C66">
      <w:pPr>
        <w:widowControl w:val="0"/>
        <w:autoSpaceDE w:val="0"/>
        <w:autoSpaceDN w:val="0"/>
        <w:adjustRightInd w:val="0"/>
        <w:rPr>
          <w:rFonts w:asciiTheme="majorHAnsi" w:hAnsiTheme="majorHAnsi" w:cs="Arial"/>
          <w:b/>
          <w:color w:val="1A1A1A"/>
          <w:sz w:val="20"/>
          <w:szCs w:val="20"/>
          <w:u w:val="single"/>
        </w:rPr>
      </w:pPr>
      <w:ins w:id="3" w:author="Aleta Haflett" w:date="2014-11-05T08:46:00Z">
        <w:r w:rsidRPr="007C3C66">
          <w:rPr>
            <w:rFonts w:asciiTheme="majorHAnsi" w:hAnsiTheme="majorHAnsi"/>
            <w:color w:val="000000" w:themeColor="text1"/>
            <w:sz w:val="20"/>
            <w:szCs w:val="20"/>
          </w:rPr>
          <w:t xml:space="preserve"> </w:t>
        </w:r>
      </w:ins>
      <w:r w:rsidR="00F35D3A" w:rsidRPr="007C3C66">
        <w:rPr>
          <w:rFonts w:asciiTheme="majorHAnsi" w:hAnsiTheme="majorHAnsi" w:cs="Arial"/>
          <w:b/>
          <w:color w:val="1A1A1A"/>
          <w:sz w:val="20"/>
          <w:szCs w:val="20"/>
          <w:u w:val="single"/>
        </w:rPr>
        <w:t>Customary use of natural resources</w:t>
      </w:r>
    </w:p>
    <w:p w14:paraId="49ECF273" w14:textId="77777777" w:rsidR="00F35D3A" w:rsidRPr="007C3C66" w:rsidRDefault="00F35D3A" w:rsidP="007C3C66">
      <w:pPr>
        <w:widowControl w:val="0"/>
        <w:autoSpaceDE w:val="0"/>
        <w:autoSpaceDN w:val="0"/>
        <w:adjustRightInd w:val="0"/>
        <w:rPr>
          <w:rFonts w:asciiTheme="majorHAnsi" w:hAnsiTheme="majorHAnsi" w:cs="Arial"/>
          <w:i/>
          <w:color w:val="1A1A1A"/>
          <w:sz w:val="20"/>
          <w:szCs w:val="20"/>
        </w:rPr>
      </w:pPr>
      <w:r w:rsidRPr="007C3C66">
        <w:rPr>
          <w:rFonts w:asciiTheme="majorHAnsi" w:hAnsiTheme="majorHAnsi" w:cs="Arial"/>
          <w:i/>
          <w:color w:val="1A1A1A"/>
          <w:sz w:val="20"/>
          <w:szCs w:val="20"/>
        </w:rPr>
        <w:t xml:space="preserve">Now I would like to ask you about the traditional forest practices in your community. </w:t>
      </w:r>
    </w:p>
    <w:p w14:paraId="221E0158" w14:textId="77777777" w:rsidR="00F35D3A" w:rsidRPr="007C3C66" w:rsidRDefault="00F35D3A" w:rsidP="007C3C66">
      <w:pPr>
        <w:widowControl w:val="0"/>
        <w:autoSpaceDE w:val="0"/>
        <w:autoSpaceDN w:val="0"/>
        <w:adjustRightInd w:val="0"/>
        <w:rPr>
          <w:rFonts w:asciiTheme="majorHAnsi" w:hAnsiTheme="majorHAnsi" w:cs="Arial"/>
          <w:b/>
          <w:i/>
          <w:color w:val="1A1A1A"/>
          <w:sz w:val="20"/>
          <w:szCs w:val="20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5"/>
        <w:gridCol w:w="1744"/>
        <w:gridCol w:w="1825"/>
        <w:gridCol w:w="1825"/>
        <w:gridCol w:w="1647"/>
        <w:gridCol w:w="1524"/>
      </w:tblGrid>
      <w:tr w:rsidR="00F35D3A" w:rsidRPr="007C3C66" w14:paraId="243EE034" w14:textId="77777777" w:rsidTr="00F35D3A">
        <w:tc>
          <w:tcPr>
            <w:tcW w:w="1225" w:type="dxa"/>
          </w:tcPr>
          <w:p w14:paraId="74263F18" w14:textId="77777777" w:rsidR="00F35D3A" w:rsidRPr="007C3C66" w:rsidRDefault="00F35D3A" w:rsidP="007C3C6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="Arial"/>
                <w:color w:val="1A1A1A"/>
                <w:sz w:val="20"/>
                <w:szCs w:val="20"/>
              </w:rPr>
            </w:pPr>
            <w:r w:rsidRPr="007C3C66">
              <w:rPr>
                <w:rFonts w:asciiTheme="majorHAnsi" w:hAnsiTheme="majorHAnsi" w:cs="Arial"/>
                <w:color w:val="1A1A1A"/>
                <w:sz w:val="20"/>
                <w:szCs w:val="20"/>
              </w:rPr>
              <w:t>Forest Practice</w:t>
            </w:r>
          </w:p>
        </w:tc>
        <w:tc>
          <w:tcPr>
            <w:tcW w:w="1744" w:type="dxa"/>
          </w:tcPr>
          <w:p w14:paraId="7A4F6969" w14:textId="77777777" w:rsidR="00F35D3A" w:rsidRPr="007C3C66" w:rsidRDefault="00F35D3A" w:rsidP="007C3C6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="Arial"/>
                <w:color w:val="1A1A1A"/>
                <w:sz w:val="20"/>
                <w:szCs w:val="20"/>
              </w:rPr>
            </w:pPr>
            <w:r w:rsidRPr="007C3C66">
              <w:rPr>
                <w:rFonts w:asciiTheme="majorHAnsi" w:hAnsiTheme="majorHAnsi" w:cs="Arial"/>
                <w:color w:val="1A1A1A"/>
                <w:sz w:val="20"/>
                <w:szCs w:val="20"/>
              </w:rPr>
              <w:t>Is the following a traditional forest-practice that has been used for a long time in your community?</w:t>
            </w:r>
          </w:p>
          <w:p w14:paraId="538BDE59" w14:textId="77777777" w:rsidR="00F35D3A" w:rsidRPr="007C3C66" w:rsidRDefault="00F35D3A" w:rsidP="007C3C6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="Arial"/>
                <w:color w:val="1A1A1A"/>
                <w:sz w:val="20"/>
                <w:szCs w:val="20"/>
              </w:rPr>
            </w:pPr>
          </w:p>
          <w:p w14:paraId="37DDEA41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1=No</w:t>
            </w:r>
          </w:p>
          <w:p w14:paraId="577084FF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 xml:space="preserve">2=Yes </w:t>
            </w:r>
          </w:p>
          <w:p w14:paraId="12AB0C1F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888=Don’t know</w:t>
            </w:r>
          </w:p>
          <w:p w14:paraId="46FCC0CD" w14:textId="77777777" w:rsidR="00F35D3A" w:rsidRPr="007C3C66" w:rsidRDefault="00F35D3A" w:rsidP="007C3C6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="Arial"/>
                <w:b/>
                <w:i/>
                <w:color w:val="1A1A1A"/>
                <w:sz w:val="20"/>
                <w:szCs w:val="20"/>
                <w:u w:val="single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1825" w:type="dxa"/>
          </w:tcPr>
          <w:p w14:paraId="697D5382" w14:textId="77777777" w:rsidR="00F35D3A" w:rsidRPr="007C3C66" w:rsidRDefault="00F35D3A" w:rsidP="007C3C6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="Arial"/>
                <w:color w:val="1A1A1A"/>
                <w:sz w:val="20"/>
                <w:szCs w:val="20"/>
              </w:rPr>
            </w:pPr>
            <w:r w:rsidRPr="007C3C66">
              <w:rPr>
                <w:rFonts w:asciiTheme="majorHAnsi" w:hAnsiTheme="majorHAnsi" w:cs="Arial"/>
                <w:color w:val="1A1A1A"/>
                <w:sz w:val="20"/>
                <w:szCs w:val="20"/>
              </w:rPr>
              <w:t>Do you think [practice] contributes to the preservation of natural/forest resources?</w:t>
            </w:r>
          </w:p>
          <w:p w14:paraId="07F996AB" w14:textId="77777777" w:rsidR="00F35D3A" w:rsidRPr="007C3C66" w:rsidRDefault="00F35D3A" w:rsidP="007C3C6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="Arial"/>
                <w:color w:val="1A1A1A"/>
                <w:sz w:val="20"/>
                <w:szCs w:val="20"/>
              </w:rPr>
            </w:pPr>
          </w:p>
          <w:p w14:paraId="0D15DBF1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1=No</w:t>
            </w:r>
          </w:p>
          <w:p w14:paraId="1AA35A69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 xml:space="preserve">2=Yes </w:t>
            </w:r>
          </w:p>
          <w:p w14:paraId="07D027EB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888=Don’t know</w:t>
            </w:r>
          </w:p>
          <w:p w14:paraId="57981792" w14:textId="77777777" w:rsidR="00F35D3A" w:rsidRPr="007C3C66" w:rsidRDefault="00F35D3A" w:rsidP="007C3C6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="Arial"/>
                <w:b/>
                <w:i/>
                <w:color w:val="1A1A1A"/>
                <w:sz w:val="20"/>
                <w:szCs w:val="20"/>
                <w:u w:val="single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1825" w:type="dxa"/>
          </w:tcPr>
          <w:p w14:paraId="00CD1489" w14:textId="77777777" w:rsidR="00F35D3A" w:rsidRPr="007C3C66" w:rsidRDefault="00F35D3A" w:rsidP="007C3C6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="Arial"/>
                <w:color w:val="1A1A1A"/>
                <w:sz w:val="20"/>
                <w:szCs w:val="20"/>
              </w:rPr>
            </w:pPr>
            <w:r w:rsidRPr="007C3C66">
              <w:rPr>
                <w:rFonts w:asciiTheme="majorHAnsi" w:hAnsiTheme="majorHAnsi" w:cs="Arial"/>
                <w:color w:val="1A1A1A"/>
                <w:sz w:val="20"/>
                <w:szCs w:val="20"/>
              </w:rPr>
              <w:t xml:space="preserve">Do you think [practice] contribute to deforestation and degradation of natural/forest resources? </w:t>
            </w:r>
          </w:p>
          <w:p w14:paraId="56996CBD" w14:textId="77777777" w:rsidR="00F35D3A" w:rsidRPr="007C3C66" w:rsidRDefault="00F35D3A" w:rsidP="007C3C6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="Arial"/>
                <w:color w:val="1A1A1A"/>
                <w:sz w:val="20"/>
                <w:szCs w:val="20"/>
              </w:rPr>
            </w:pPr>
          </w:p>
          <w:p w14:paraId="56ED6581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1=No</w:t>
            </w:r>
          </w:p>
          <w:p w14:paraId="6C5BD8CE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 xml:space="preserve">2=Yes </w:t>
            </w:r>
          </w:p>
          <w:p w14:paraId="1A9959F7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888=Don’t know</w:t>
            </w:r>
          </w:p>
          <w:p w14:paraId="081D0744" w14:textId="77777777" w:rsidR="00F35D3A" w:rsidRPr="007C3C66" w:rsidRDefault="00F35D3A" w:rsidP="007C3C6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="Arial"/>
                <w:b/>
                <w:i/>
                <w:color w:val="1A1A1A"/>
                <w:sz w:val="20"/>
                <w:szCs w:val="20"/>
                <w:u w:val="single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1647" w:type="dxa"/>
          </w:tcPr>
          <w:p w14:paraId="5CAC6776" w14:textId="77777777" w:rsidR="00F35D3A" w:rsidRPr="007C3C66" w:rsidRDefault="00F35D3A" w:rsidP="007C3C6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="Arial"/>
                <w:color w:val="1A1A1A"/>
                <w:sz w:val="20"/>
                <w:szCs w:val="20"/>
              </w:rPr>
            </w:pPr>
            <w:r w:rsidRPr="007C3C66">
              <w:rPr>
                <w:rFonts w:asciiTheme="majorHAnsi" w:hAnsiTheme="majorHAnsi" w:cs="Arial"/>
                <w:color w:val="1A1A1A"/>
                <w:sz w:val="20"/>
                <w:szCs w:val="20"/>
              </w:rPr>
              <w:t>Do you consider it a good thing positive to continue engaging with [practice]?</w:t>
            </w:r>
          </w:p>
          <w:p w14:paraId="5D09F6B4" w14:textId="77777777" w:rsidR="00F35D3A" w:rsidRPr="007C3C66" w:rsidRDefault="00F35D3A" w:rsidP="007C3C6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="Arial"/>
                <w:color w:val="1A1A1A"/>
                <w:sz w:val="20"/>
                <w:szCs w:val="20"/>
              </w:rPr>
            </w:pPr>
          </w:p>
          <w:p w14:paraId="624A3340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1=No</w:t>
            </w:r>
          </w:p>
          <w:p w14:paraId="539D129D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 xml:space="preserve">2=Yes </w:t>
            </w:r>
          </w:p>
          <w:p w14:paraId="4BDFEE3F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888=Don’t know</w:t>
            </w:r>
          </w:p>
          <w:p w14:paraId="68C3BF3A" w14:textId="77777777" w:rsidR="00F35D3A" w:rsidRPr="007C3C66" w:rsidRDefault="00F35D3A" w:rsidP="007C3C6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="Arial"/>
                <w:color w:val="1A1A1A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1524" w:type="dxa"/>
          </w:tcPr>
          <w:p w14:paraId="388BF3D4" w14:textId="77777777" w:rsidR="00F35D3A" w:rsidRPr="007C3C66" w:rsidRDefault="00F35D3A" w:rsidP="007C3C6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="Arial"/>
                <w:color w:val="1A1A1A"/>
                <w:sz w:val="20"/>
                <w:szCs w:val="20"/>
              </w:rPr>
            </w:pPr>
            <w:r w:rsidRPr="007C3C66">
              <w:rPr>
                <w:rFonts w:asciiTheme="majorHAnsi" w:hAnsiTheme="majorHAnsi" w:cs="Arial"/>
                <w:color w:val="1A1A1A"/>
                <w:sz w:val="20"/>
                <w:szCs w:val="20"/>
              </w:rPr>
              <w:t>Is [practice] in agreement with legal regulations?</w:t>
            </w:r>
          </w:p>
          <w:p w14:paraId="6C15EB19" w14:textId="77777777" w:rsidR="00F35D3A" w:rsidRPr="007C3C66" w:rsidRDefault="00F35D3A" w:rsidP="007C3C6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="Arial"/>
                <w:color w:val="1A1A1A"/>
                <w:sz w:val="20"/>
                <w:szCs w:val="20"/>
              </w:rPr>
            </w:pPr>
          </w:p>
          <w:p w14:paraId="1FE90B2E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1=No</w:t>
            </w:r>
          </w:p>
          <w:p w14:paraId="4A5EA92B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 xml:space="preserve">2=Yes </w:t>
            </w:r>
          </w:p>
          <w:p w14:paraId="2C8CBF13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888=Don’t know</w:t>
            </w:r>
          </w:p>
          <w:p w14:paraId="2E8AF752" w14:textId="77777777" w:rsidR="00F35D3A" w:rsidRPr="007C3C66" w:rsidRDefault="00F35D3A" w:rsidP="007C3C6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="Arial"/>
                <w:color w:val="1A1A1A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999=Prefer not to respond</w:t>
            </w:r>
          </w:p>
        </w:tc>
      </w:tr>
      <w:tr w:rsidR="00F35D3A" w:rsidRPr="007C3C66" w14:paraId="51F10229" w14:textId="77777777" w:rsidTr="00F35D3A">
        <w:tc>
          <w:tcPr>
            <w:tcW w:w="1225" w:type="dxa"/>
          </w:tcPr>
          <w:p w14:paraId="1B2BF572" w14:textId="4BDC92B6" w:rsidR="00F35D3A" w:rsidRPr="007C3C66" w:rsidRDefault="00A4095B" w:rsidP="007C3C6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="Arial"/>
                <w:b/>
                <w:i/>
                <w:color w:val="1A1A1A"/>
                <w:sz w:val="20"/>
                <w:szCs w:val="20"/>
                <w:u w:val="single"/>
              </w:rPr>
            </w:pPr>
            <w:r w:rsidRPr="007C3C66">
              <w:rPr>
                <w:rFonts w:asciiTheme="majorHAnsi" w:hAnsiTheme="majorHAnsi" w:cs="Arial"/>
                <w:b/>
                <w:i/>
                <w:color w:val="1A1A1A"/>
                <w:sz w:val="20"/>
                <w:szCs w:val="20"/>
                <w:u w:val="single"/>
              </w:rPr>
              <w:t>List here</w:t>
            </w:r>
          </w:p>
        </w:tc>
        <w:tc>
          <w:tcPr>
            <w:tcW w:w="1744" w:type="dxa"/>
          </w:tcPr>
          <w:p w14:paraId="0073E5FE" w14:textId="77777777" w:rsidR="00F35D3A" w:rsidRPr="007C3C66" w:rsidRDefault="00F35D3A" w:rsidP="007C3C6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="Arial"/>
                <w:b/>
                <w:i/>
                <w:color w:val="1A1A1A"/>
                <w:sz w:val="20"/>
                <w:szCs w:val="20"/>
                <w:u w:val="single"/>
              </w:rPr>
            </w:pPr>
          </w:p>
        </w:tc>
        <w:tc>
          <w:tcPr>
            <w:tcW w:w="1825" w:type="dxa"/>
          </w:tcPr>
          <w:p w14:paraId="794AF100" w14:textId="77777777" w:rsidR="00F35D3A" w:rsidRPr="007C3C66" w:rsidRDefault="00F35D3A" w:rsidP="007C3C6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="Arial"/>
                <w:b/>
                <w:i/>
                <w:color w:val="1A1A1A"/>
                <w:sz w:val="20"/>
                <w:szCs w:val="20"/>
                <w:u w:val="single"/>
              </w:rPr>
            </w:pPr>
          </w:p>
        </w:tc>
        <w:tc>
          <w:tcPr>
            <w:tcW w:w="1825" w:type="dxa"/>
          </w:tcPr>
          <w:p w14:paraId="4B0C81E4" w14:textId="77777777" w:rsidR="00F35D3A" w:rsidRPr="007C3C66" w:rsidRDefault="00F35D3A" w:rsidP="007C3C6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="Arial"/>
                <w:b/>
                <w:i/>
                <w:color w:val="1A1A1A"/>
                <w:sz w:val="20"/>
                <w:szCs w:val="20"/>
                <w:u w:val="single"/>
              </w:rPr>
            </w:pPr>
          </w:p>
        </w:tc>
        <w:tc>
          <w:tcPr>
            <w:tcW w:w="1647" w:type="dxa"/>
          </w:tcPr>
          <w:p w14:paraId="39DFD4A1" w14:textId="77777777" w:rsidR="00F35D3A" w:rsidRPr="007C3C66" w:rsidRDefault="00F35D3A" w:rsidP="007C3C6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="Arial"/>
                <w:b/>
                <w:i/>
                <w:color w:val="1A1A1A"/>
                <w:sz w:val="20"/>
                <w:szCs w:val="20"/>
                <w:u w:val="single"/>
              </w:rPr>
            </w:pPr>
          </w:p>
        </w:tc>
        <w:tc>
          <w:tcPr>
            <w:tcW w:w="1524" w:type="dxa"/>
          </w:tcPr>
          <w:p w14:paraId="5AED054B" w14:textId="77777777" w:rsidR="00F35D3A" w:rsidRPr="007C3C66" w:rsidRDefault="00F35D3A" w:rsidP="007C3C6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="Arial"/>
                <w:b/>
                <w:i/>
                <w:color w:val="1A1A1A"/>
                <w:sz w:val="20"/>
                <w:szCs w:val="20"/>
                <w:u w:val="single"/>
              </w:rPr>
            </w:pPr>
          </w:p>
        </w:tc>
      </w:tr>
      <w:tr w:rsidR="00F35D3A" w:rsidRPr="007C3C66" w14:paraId="72E77C57" w14:textId="77777777" w:rsidTr="00F35D3A">
        <w:tc>
          <w:tcPr>
            <w:tcW w:w="1225" w:type="dxa"/>
          </w:tcPr>
          <w:p w14:paraId="25ECB8A9" w14:textId="77777777" w:rsidR="00F35D3A" w:rsidRPr="007C3C66" w:rsidRDefault="00F35D3A" w:rsidP="007C3C6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="Arial"/>
                <w:b/>
                <w:i/>
                <w:color w:val="1A1A1A"/>
                <w:sz w:val="20"/>
                <w:szCs w:val="20"/>
                <w:u w:val="single"/>
              </w:rPr>
            </w:pPr>
          </w:p>
        </w:tc>
        <w:tc>
          <w:tcPr>
            <w:tcW w:w="1744" w:type="dxa"/>
          </w:tcPr>
          <w:p w14:paraId="0574F61A" w14:textId="77777777" w:rsidR="00F35D3A" w:rsidRPr="007C3C66" w:rsidRDefault="00F35D3A" w:rsidP="007C3C6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="Arial"/>
                <w:b/>
                <w:i/>
                <w:color w:val="1A1A1A"/>
                <w:sz w:val="20"/>
                <w:szCs w:val="20"/>
                <w:u w:val="single"/>
              </w:rPr>
            </w:pPr>
          </w:p>
        </w:tc>
        <w:tc>
          <w:tcPr>
            <w:tcW w:w="1825" w:type="dxa"/>
          </w:tcPr>
          <w:p w14:paraId="7311FA97" w14:textId="77777777" w:rsidR="00F35D3A" w:rsidRPr="007C3C66" w:rsidRDefault="00F35D3A" w:rsidP="007C3C6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="Arial"/>
                <w:b/>
                <w:i/>
                <w:color w:val="1A1A1A"/>
                <w:sz w:val="20"/>
                <w:szCs w:val="20"/>
                <w:u w:val="single"/>
              </w:rPr>
            </w:pPr>
          </w:p>
        </w:tc>
        <w:tc>
          <w:tcPr>
            <w:tcW w:w="1825" w:type="dxa"/>
          </w:tcPr>
          <w:p w14:paraId="13C76713" w14:textId="77777777" w:rsidR="00F35D3A" w:rsidRPr="007C3C66" w:rsidRDefault="00F35D3A" w:rsidP="007C3C6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="Arial"/>
                <w:b/>
                <w:i/>
                <w:color w:val="1A1A1A"/>
                <w:sz w:val="20"/>
                <w:szCs w:val="20"/>
                <w:u w:val="single"/>
              </w:rPr>
            </w:pPr>
          </w:p>
        </w:tc>
        <w:tc>
          <w:tcPr>
            <w:tcW w:w="1647" w:type="dxa"/>
          </w:tcPr>
          <w:p w14:paraId="63C9ECE3" w14:textId="77777777" w:rsidR="00F35D3A" w:rsidRPr="007C3C66" w:rsidRDefault="00F35D3A" w:rsidP="007C3C6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="Arial"/>
                <w:b/>
                <w:i/>
                <w:color w:val="1A1A1A"/>
                <w:sz w:val="20"/>
                <w:szCs w:val="20"/>
                <w:u w:val="single"/>
              </w:rPr>
            </w:pPr>
          </w:p>
        </w:tc>
        <w:tc>
          <w:tcPr>
            <w:tcW w:w="1524" w:type="dxa"/>
          </w:tcPr>
          <w:p w14:paraId="5491A804" w14:textId="77777777" w:rsidR="00F35D3A" w:rsidRPr="007C3C66" w:rsidRDefault="00F35D3A" w:rsidP="007C3C6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="Arial"/>
                <w:b/>
                <w:i/>
                <w:color w:val="1A1A1A"/>
                <w:sz w:val="20"/>
                <w:szCs w:val="20"/>
                <w:u w:val="single"/>
              </w:rPr>
            </w:pPr>
          </w:p>
        </w:tc>
      </w:tr>
      <w:tr w:rsidR="00F35D3A" w:rsidRPr="007C3C66" w14:paraId="7954E47A" w14:textId="77777777" w:rsidTr="00F35D3A">
        <w:tc>
          <w:tcPr>
            <w:tcW w:w="1225" w:type="dxa"/>
          </w:tcPr>
          <w:p w14:paraId="3599FC1C" w14:textId="77777777" w:rsidR="00F35D3A" w:rsidRPr="007C3C66" w:rsidRDefault="00F35D3A" w:rsidP="007C3C6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="Arial"/>
                <w:b/>
                <w:i/>
                <w:color w:val="1A1A1A"/>
                <w:sz w:val="20"/>
                <w:szCs w:val="20"/>
                <w:u w:val="single"/>
              </w:rPr>
            </w:pPr>
          </w:p>
        </w:tc>
        <w:tc>
          <w:tcPr>
            <w:tcW w:w="1744" w:type="dxa"/>
          </w:tcPr>
          <w:p w14:paraId="6F69843A" w14:textId="77777777" w:rsidR="00F35D3A" w:rsidRPr="007C3C66" w:rsidRDefault="00F35D3A" w:rsidP="007C3C6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="Arial"/>
                <w:b/>
                <w:i/>
                <w:color w:val="1A1A1A"/>
                <w:sz w:val="20"/>
                <w:szCs w:val="20"/>
                <w:u w:val="single"/>
              </w:rPr>
            </w:pPr>
          </w:p>
        </w:tc>
        <w:tc>
          <w:tcPr>
            <w:tcW w:w="1825" w:type="dxa"/>
          </w:tcPr>
          <w:p w14:paraId="3E029EE7" w14:textId="77777777" w:rsidR="00F35D3A" w:rsidRPr="007C3C66" w:rsidRDefault="00F35D3A" w:rsidP="007C3C6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="Arial"/>
                <w:b/>
                <w:i/>
                <w:color w:val="1A1A1A"/>
                <w:sz w:val="20"/>
                <w:szCs w:val="20"/>
                <w:u w:val="single"/>
              </w:rPr>
            </w:pPr>
          </w:p>
        </w:tc>
        <w:tc>
          <w:tcPr>
            <w:tcW w:w="1825" w:type="dxa"/>
          </w:tcPr>
          <w:p w14:paraId="0596EB19" w14:textId="77777777" w:rsidR="00F35D3A" w:rsidRPr="007C3C66" w:rsidRDefault="00F35D3A" w:rsidP="007C3C6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="Arial"/>
                <w:b/>
                <w:i/>
                <w:color w:val="1A1A1A"/>
                <w:sz w:val="20"/>
                <w:szCs w:val="20"/>
                <w:u w:val="single"/>
              </w:rPr>
            </w:pPr>
          </w:p>
        </w:tc>
        <w:tc>
          <w:tcPr>
            <w:tcW w:w="1647" w:type="dxa"/>
          </w:tcPr>
          <w:p w14:paraId="09C5D622" w14:textId="77777777" w:rsidR="00F35D3A" w:rsidRPr="007C3C66" w:rsidRDefault="00F35D3A" w:rsidP="007C3C6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="Arial"/>
                <w:b/>
                <w:i/>
                <w:color w:val="1A1A1A"/>
                <w:sz w:val="20"/>
                <w:szCs w:val="20"/>
                <w:u w:val="single"/>
              </w:rPr>
            </w:pPr>
          </w:p>
        </w:tc>
        <w:tc>
          <w:tcPr>
            <w:tcW w:w="1524" w:type="dxa"/>
          </w:tcPr>
          <w:p w14:paraId="05B484BC" w14:textId="77777777" w:rsidR="00F35D3A" w:rsidRPr="007C3C66" w:rsidRDefault="00F35D3A" w:rsidP="007C3C6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="Arial"/>
                <w:b/>
                <w:i/>
                <w:color w:val="1A1A1A"/>
                <w:sz w:val="20"/>
                <w:szCs w:val="20"/>
                <w:u w:val="single"/>
              </w:rPr>
            </w:pPr>
          </w:p>
        </w:tc>
      </w:tr>
      <w:tr w:rsidR="00F35D3A" w:rsidRPr="007C3C66" w14:paraId="3F4D8B68" w14:textId="77777777" w:rsidTr="00F35D3A">
        <w:tc>
          <w:tcPr>
            <w:tcW w:w="1225" w:type="dxa"/>
          </w:tcPr>
          <w:p w14:paraId="48CE27C3" w14:textId="77777777" w:rsidR="00F35D3A" w:rsidRPr="007C3C66" w:rsidRDefault="00F35D3A" w:rsidP="007C3C6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="Arial"/>
                <w:b/>
                <w:i/>
                <w:color w:val="1A1A1A"/>
                <w:sz w:val="20"/>
                <w:szCs w:val="20"/>
                <w:u w:val="single"/>
              </w:rPr>
            </w:pPr>
          </w:p>
        </w:tc>
        <w:tc>
          <w:tcPr>
            <w:tcW w:w="1744" w:type="dxa"/>
          </w:tcPr>
          <w:p w14:paraId="27D83F08" w14:textId="77777777" w:rsidR="00F35D3A" w:rsidRPr="007C3C66" w:rsidRDefault="00F35D3A" w:rsidP="007C3C6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="Arial"/>
                <w:b/>
                <w:i/>
                <w:color w:val="1A1A1A"/>
                <w:sz w:val="20"/>
                <w:szCs w:val="20"/>
                <w:u w:val="single"/>
              </w:rPr>
            </w:pPr>
          </w:p>
        </w:tc>
        <w:tc>
          <w:tcPr>
            <w:tcW w:w="1825" w:type="dxa"/>
          </w:tcPr>
          <w:p w14:paraId="2DF6CB8E" w14:textId="77777777" w:rsidR="00F35D3A" w:rsidRPr="007C3C66" w:rsidRDefault="00F35D3A" w:rsidP="007C3C6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="Arial"/>
                <w:b/>
                <w:i/>
                <w:color w:val="1A1A1A"/>
                <w:sz w:val="20"/>
                <w:szCs w:val="20"/>
                <w:u w:val="single"/>
              </w:rPr>
            </w:pPr>
          </w:p>
        </w:tc>
        <w:tc>
          <w:tcPr>
            <w:tcW w:w="1825" w:type="dxa"/>
          </w:tcPr>
          <w:p w14:paraId="6FEBE285" w14:textId="77777777" w:rsidR="00F35D3A" w:rsidRPr="007C3C66" w:rsidRDefault="00F35D3A" w:rsidP="007C3C6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="Arial"/>
                <w:b/>
                <w:i/>
                <w:color w:val="1A1A1A"/>
                <w:sz w:val="20"/>
                <w:szCs w:val="20"/>
                <w:u w:val="single"/>
              </w:rPr>
            </w:pPr>
          </w:p>
        </w:tc>
        <w:tc>
          <w:tcPr>
            <w:tcW w:w="1647" w:type="dxa"/>
          </w:tcPr>
          <w:p w14:paraId="475E03A6" w14:textId="77777777" w:rsidR="00F35D3A" w:rsidRPr="007C3C66" w:rsidRDefault="00F35D3A" w:rsidP="007C3C6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="Arial"/>
                <w:b/>
                <w:i/>
                <w:color w:val="1A1A1A"/>
                <w:sz w:val="20"/>
                <w:szCs w:val="20"/>
                <w:u w:val="single"/>
              </w:rPr>
            </w:pPr>
          </w:p>
        </w:tc>
        <w:tc>
          <w:tcPr>
            <w:tcW w:w="1524" w:type="dxa"/>
          </w:tcPr>
          <w:p w14:paraId="7CBED064" w14:textId="77777777" w:rsidR="00F35D3A" w:rsidRPr="007C3C66" w:rsidRDefault="00F35D3A" w:rsidP="007C3C6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="Arial"/>
                <w:b/>
                <w:i/>
                <w:color w:val="1A1A1A"/>
                <w:sz w:val="20"/>
                <w:szCs w:val="20"/>
                <w:u w:val="single"/>
              </w:rPr>
            </w:pPr>
          </w:p>
        </w:tc>
      </w:tr>
      <w:tr w:rsidR="00F35D3A" w:rsidRPr="007C3C66" w14:paraId="1FBF8AB8" w14:textId="77777777" w:rsidTr="00F35D3A">
        <w:tc>
          <w:tcPr>
            <w:tcW w:w="1225" w:type="dxa"/>
          </w:tcPr>
          <w:p w14:paraId="1CE9F105" w14:textId="77777777" w:rsidR="00F35D3A" w:rsidRPr="007C3C66" w:rsidRDefault="00F35D3A" w:rsidP="007C3C6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="Arial"/>
                <w:b/>
                <w:i/>
                <w:color w:val="1A1A1A"/>
                <w:sz w:val="20"/>
                <w:szCs w:val="20"/>
                <w:u w:val="single"/>
              </w:rPr>
            </w:pPr>
          </w:p>
        </w:tc>
        <w:tc>
          <w:tcPr>
            <w:tcW w:w="1744" w:type="dxa"/>
          </w:tcPr>
          <w:p w14:paraId="55D0174B" w14:textId="77777777" w:rsidR="00F35D3A" w:rsidRPr="007C3C66" w:rsidRDefault="00F35D3A" w:rsidP="007C3C6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="Arial"/>
                <w:b/>
                <w:i/>
                <w:color w:val="1A1A1A"/>
                <w:sz w:val="20"/>
                <w:szCs w:val="20"/>
                <w:u w:val="single"/>
              </w:rPr>
            </w:pPr>
          </w:p>
        </w:tc>
        <w:tc>
          <w:tcPr>
            <w:tcW w:w="1825" w:type="dxa"/>
          </w:tcPr>
          <w:p w14:paraId="2B1A8737" w14:textId="77777777" w:rsidR="00F35D3A" w:rsidRPr="007C3C66" w:rsidRDefault="00F35D3A" w:rsidP="007C3C6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="Arial"/>
                <w:b/>
                <w:i/>
                <w:color w:val="1A1A1A"/>
                <w:sz w:val="20"/>
                <w:szCs w:val="20"/>
                <w:u w:val="single"/>
              </w:rPr>
            </w:pPr>
          </w:p>
        </w:tc>
        <w:tc>
          <w:tcPr>
            <w:tcW w:w="1825" w:type="dxa"/>
          </w:tcPr>
          <w:p w14:paraId="33C22332" w14:textId="77777777" w:rsidR="00F35D3A" w:rsidRPr="007C3C66" w:rsidRDefault="00F35D3A" w:rsidP="007C3C6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="Arial"/>
                <w:b/>
                <w:i/>
                <w:color w:val="1A1A1A"/>
                <w:sz w:val="20"/>
                <w:szCs w:val="20"/>
                <w:u w:val="single"/>
              </w:rPr>
            </w:pPr>
          </w:p>
        </w:tc>
        <w:tc>
          <w:tcPr>
            <w:tcW w:w="1647" w:type="dxa"/>
          </w:tcPr>
          <w:p w14:paraId="39CD0351" w14:textId="77777777" w:rsidR="00F35D3A" w:rsidRPr="007C3C66" w:rsidRDefault="00F35D3A" w:rsidP="007C3C6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="Arial"/>
                <w:b/>
                <w:i/>
                <w:color w:val="1A1A1A"/>
                <w:sz w:val="20"/>
                <w:szCs w:val="20"/>
                <w:u w:val="single"/>
              </w:rPr>
            </w:pPr>
          </w:p>
        </w:tc>
        <w:tc>
          <w:tcPr>
            <w:tcW w:w="1524" w:type="dxa"/>
          </w:tcPr>
          <w:p w14:paraId="0904FF37" w14:textId="77777777" w:rsidR="00F35D3A" w:rsidRPr="007C3C66" w:rsidRDefault="00F35D3A" w:rsidP="007C3C6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="Arial"/>
                <w:b/>
                <w:i/>
                <w:color w:val="1A1A1A"/>
                <w:sz w:val="20"/>
                <w:szCs w:val="20"/>
                <w:u w:val="single"/>
              </w:rPr>
            </w:pPr>
          </w:p>
        </w:tc>
      </w:tr>
    </w:tbl>
    <w:p w14:paraId="12396EFE" w14:textId="77777777" w:rsidR="00F35D3A" w:rsidRPr="007C3C66" w:rsidRDefault="00F35D3A" w:rsidP="007C3C66">
      <w:pPr>
        <w:widowControl w:val="0"/>
        <w:autoSpaceDE w:val="0"/>
        <w:autoSpaceDN w:val="0"/>
        <w:adjustRightInd w:val="0"/>
        <w:rPr>
          <w:rFonts w:asciiTheme="majorHAnsi" w:hAnsiTheme="majorHAnsi" w:cs="Arial"/>
          <w:b/>
          <w:i/>
          <w:color w:val="1A1A1A"/>
          <w:sz w:val="20"/>
          <w:szCs w:val="20"/>
          <w:u w:val="single"/>
        </w:rPr>
      </w:pP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0"/>
        <w:gridCol w:w="4950"/>
        <w:gridCol w:w="3420"/>
        <w:gridCol w:w="980"/>
      </w:tblGrid>
      <w:tr w:rsidR="00F35D3A" w:rsidRPr="007C3C66" w14:paraId="7EF87413" w14:textId="77777777" w:rsidTr="00F35D3A">
        <w:trPr>
          <w:trHeight w:val="2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3B7F4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94CF86" w14:textId="77777777" w:rsidR="00F35D3A" w:rsidRPr="007C3C66" w:rsidRDefault="00F35D3A" w:rsidP="007C3C6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="Arial"/>
                <w:color w:val="1A1A1A"/>
                <w:sz w:val="20"/>
                <w:szCs w:val="20"/>
              </w:rPr>
            </w:pPr>
            <w:r w:rsidRPr="007C3C66">
              <w:rPr>
                <w:rFonts w:asciiTheme="majorHAnsi" w:hAnsiTheme="majorHAnsi" w:cs="Arial"/>
                <w:color w:val="1A1A1A"/>
                <w:sz w:val="20"/>
                <w:szCs w:val="20"/>
              </w:rPr>
              <w:t>If you cannot use a resource because the law or a government decision prevents you to do so, but according the community rules it is possible to use the resource, what rule would most likely follow</w:t>
            </w: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3EA3740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1= Government law</w:t>
            </w:r>
          </w:p>
          <w:p w14:paraId="4B56577C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2= Community rules</w:t>
            </w:r>
          </w:p>
          <w:p w14:paraId="4A670397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 xml:space="preserve">888= Don’t know </w:t>
            </w:r>
          </w:p>
          <w:p w14:paraId="6D01A5FF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999= Prefer not to respond</w:t>
            </w:r>
          </w:p>
        </w:tc>
        <w:tc>
          <w:tcPr>
            <w:tcW w:w="9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34A2849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i/>
                <w:color w:val="A6A6A6"/>
                <w:sz w:val="20"/>
                <w:szCs w:val="20"/>
              </w:rPr>
            </w:pPr>
          </w:p>
        </w:tc>
      </w:tr>
    </w:tbl>
    <w:p w14:paraId="1C89EAF9" w14:textId="77777777" w:rsidR="00F35D3A" w:rsidRPr="007C3C66" w:rsidRDefault="00F35D3A" w:rsidP="007C3C66">
      <w:pPr>
        <w:widowControl w:val="0"/>
        <w:autoSpaceDE w:val="0"/>
        <w:autoSpaceDN w:val="0"/>
        <w:adjustRightInd w:val="0"/>
        <w:rPr>
          <w:rFonts w:asciiTheme="majorHAnsi" w:hAnsiTheme="majorHAnsi" w:cs="Arial"/>
          <w:b/>
          <w:i/>
          <w:color w:val="1A1A1A"/>
          <w:sz w:val="20"/>
          <w:szCs w:val="20"/>
          <w:u w:val="single"/>
        </w:rPr>
      </w:pPr>
    </w:p>
    <w:p w14:paraId="720825D9" w14:textId="77777777" w:rsidR="00F35D3A" w:rsidRPr="007C3C66" w:rsidRDefault="00F35D3A" w:rsidP="007C3C66">
      <w:pPr>
        <w:widowControl w:val="0"/>
        <w:autoSpaceDE w:val="0"/>
        <w:autoSpaceDN w:val="0"/>
        <w:adjustRightInd w:val="0"/>
        <w:rPr>
          <w:rFonts w:asciiTheme="majorHAnsi" w:hAnsiTheme="majorHAnsi" w:cs="Arial"/>
          <w:color w:val="1A1A1A"/>
          <w:sz w:val="20"/>
          <w:szCs w:val="20"/>
        </w:rPr>
      </w:pPr>
    </w:p>
    <w:p w14:paraId="3DA0FC67" w14:textId="77777777" w:rsidR="00F35D3A" w:rsidRPr="007C3C66" w:rsidRDefault="00F35D3A" w:rsidP="007C3C66">
      <w:pPr>
        <w:rPr>
          <w:rFonts w:asciiTheme="majorHAnsi" w:hAnsiTheme="majorHAnsi"/>
          <w:color w:val="000000" w:themeColor="text1"/>
          <w:sz w:val="20"/>
          <w:szCs w:val="20"/>
        </w:rPr>
      </w:pPr>
      <w:r w:rsidRPr="007C3C66">
        <w:rPr>
          <w:rFonts w:asciiTheme="majorHAnsi" w:hAnsiTheme="majorHAnsi"/>
          <w:b/>
          <w:color w:val="000000" w:themeColor="text1"/>
          <w:sz w:val="20"/>
          <w:szCs w:val="20"/>
          <w:u w:val="single"/>
        </w:rPr>
        <w:t xml:space="preserve">Local Governance: Traditional Community rules </w:t>
      </w:r>
    </w:p>
    <w:p w14:paraId="63FFDDF2" w14:textId="77777777" w:rsidR="00F35D3A" w:rsidRPr="007C3C66" w:rsidRDefault="00F35D3A" w:rsidP="007C3C66">
      <w:pPr>
        <w:pStyle w:val="ListParagraph"/>
        <w:spacing w:after="0" w:line="240" w:lineRule="auto"/>
        <w:ind w:left="360"/>
        <w:rPr>
          <w:rFonts w:asciiTheme="majorHAnsi" w:hAnsiTheme="majorHAnsi"/>
          <w:color w:val="000000" w:themeColor="text1"/>
          <w:sz w:val="20"/>
          <w:szCs w:val="20"/>
        </w:rPr>
      </w:pP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0"/>
        <w:gridCol w:w="4950"/>
        <w:gridCol w:w="3420"/>
        <w:gridCol w:w="980"/>
      </w:tblGrid>
      <w:tr w:rsidR="00F35D3A" w:rsidRPr="007C3C66" w14:paraId="3EE10266" w14:textId="77777777" w:rsidTr="00F35D3A">
        <w:trPr>
          <w:trHeight w:val="2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287A5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4AB304" w14:textId="77777777" w:rsidR="00F35D3A" w:rsidRPr="007C3C66" w:rsidRDefault="00F35D3A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Currently, how are your community’s forest/wooded areas managed? </w:t>
            </w: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4C24D6A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1=Headman</w:t>
            </w:r>
          </w:p>
          <w:p w14:paraId="2D208E63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2=Induna</w:t>
            </w:r>
          </w:p>
          <w:p w14:paraId="55032C41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3=Chief</w:t>
            </w:r>
          </w:p>
          <w:p w14:paraId="75C58D9B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4=Elders</w:t>
            </w:r>
          </w:p>
          <w:p w14:paraId="36D664E7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5=Community Resource Board</w:t>
            </w:r>
          </w:p>
          <w:p w14:paraId="59E9B37B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6=Local government</w:t>
            </w:r>
          </w:p>
          <w:p w14:paraId="75974D0C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7=DFO</w:t>
            </w:r>
          </w:p>
          <w:p w14:paraId="4873BD9E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97=Other, please specify</w:t>
            </w:r>
          </w:p>
        </w:tc>
        <w:tc>
          <w:tcPr>
            <w:tcW w:w="9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B3E44C5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i/>
                <w:color w:val="A6A6A6"/>
                <w:sz w:val="20"/>
                <w:szCs w:val="20"/>
              </w:rPr>
            </w:pPr>
          </w:p>
        </w:tc>
      </w:tr>
      <w:tr w:rsidR="00F35D3A" w:rsidRPr="007C3C66" w14:paraId="7AF7EBD9" w14:textId="77777777" w:rsidTr="00F35D3A">
        <w:trPr>
          <w:trHeight w:val="2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5CBCF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08AC5A" w14:textId="77777777" w:rsidR="00F35D3A" w:rsidRPr="007C3C66" w:rsidRDefault="00F35D3A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Who makes/adjusts rules about what community members can and cannot do in forests/wooded areas?</w:t>
            </w:r>
          </w:p>
          <w:p w14:paraId="59C8BE9A" w14:textId="77777777" w:rsidR="00F35D3A" w:rsidRPr="007C3C66" w:rsidRDefault="00F35D3A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54505D9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1=Headman</w:t>
            </w:r>
          </w:p>
          <w:p w14:paraId="43FDF886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2=Induna</w:t>
            </w:r>
          </w:p>
          <w:p w14:paraId="01340A58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3=Chief</w:t>
            </w:r>
          </w:p>
          <w:p w14:paraId="447D8765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4=Elders</w:t>
            </w:r>
          </w:p>
          <w:p w14:paraId="1EBFF4BA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5=Community Resource Board</w:t>
            </w:r>
          </w:p>
          <w:p w14:paraId="451C4A01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lastRenderedPageBreak/>
              <w:t>6=Local government</w:t>
            </w:r>
          </w:p>
          <w:p w14:paraId="694FD84F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7=DFO</w:t>
            </w:r>
          </w:p>
          <w:p w14:paraId="372A47A2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97=Other, please specify</w:t>
            </w:r>
          </w:p>
        </w:tc>
        <w:tc>
          <w:tcPr>
            <w:tcW w:w="9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C0AF222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i/>
                <w:color w:val="A6A6A6"/>
                <w:sz w:val="20"/>
                <w:szCs w:val="20"/>
              </w:rPr>
            </w:pPr>
          </w:p>
        </w:tc>
      </w:tr>
    </w:tbl>
    <w:p w14:paraId="141FDA72" w14:textId="77777777" w:rsidR="00F35D3A" w:rsidRPr="007C3C66" w:rsidRDefault="00F35D3A" w:rsidP="007C3C66">
      <w:pPr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3240"/>
        <w:gridCol w:w="2250"/>
        <w:gridCol w:w="2790"/>
      </w:tblGrid>
      <w:tr w:rsidR="00F35D3A" w:rsidRPr="007C3C66" w14:paraId="19FAD7D4" w14:textId="77777777" w:rsidTr="00F35D3A">
        <w:tc>
          <w:tcPr>
            <w:tcW w:w="1458" w:type="dxa"/>
          </w:tcPr>
          <w:p w14:paraId="250C0F92" w14:textId="77777777" w:rsidR="00F35D3A" w:rsidRPr="007C3C66" w:rsidRDefault="00F35D3A" w:rsidP="007C3C66">
            <w:pPr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Activity</w:t>
            </w:r>
          </w:p>
        </w:tc>
        <w:tc>
          <w:tcPr>
            <w:tcW w:w="3240" w:type="dxa"/>
          </w:tcPr>
          <w:p w14:paraId="5ABE2ACE" w14:textId="77777777" w:rsidR="00F35D3A" w:rsidRPr="007C3C66" w:rsidRDefault="00F35D3A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Are there traditional community rules in this village that regulate or restrict the following activity in forest/wooded areas? </w:t>
            </w:r>
          </w:p>
          <w:p w14:paraId="4C7D07B6" w14:textId="77777777" w:rsidR="00F35D3A" w:rsidRPr="007C3C66" w:rsidRDefault="00F35D3A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  <w:p w14:paraId="739DBA04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1=No</w:t>
            </w:r>
          </w:p>
          <w:p w14:paraId="04F610AF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 xml:space="preserve">2=Yes </w:t>
            </w:r>
          </w:p>
          <w:p w14:paraId="6EEACC55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888=Don’t know</w:t>
            </w:r>
          </w:p>
          <w:p w14:paraId="40ADD303" w14:textId="77777777" w:rsidR="00F35D3A" w:rsidRPr="007C3C66" w:rsidRDefault="00F35D3A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999=Prefer not to respond</w:t>
            </w:r>
          </w:p>
          <w:p w14:paraId="6784F6C6" w14:textId="77777777" w:rsidR="00F35D3A" w:rsidRPr="007C3C66" w:rsidRDefault="00F35D3A" w:rsidP="007C3C66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250" w:type="dxa"/>
          </w:tcPr>
          <w:p w14:paraId="72FBFE37" w14:textId="77777777" w:rsidR="00F35D3A" w:rsidRPr="007C3C66" w:rsidRDefault="00F35D3A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Have these rules changes over the past # years? </w:t>
            </w:r>
          </w:p>
          <w:p w14:paraId="48548096" w14:textId="77777777" w:rsidR="00F35D3A" w:rsidRPr="007C3C66" w:rsidRDefault="00F35D3A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  <w:p w14:paraId="6CD5D707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1=No</w:t>
            </w:r>
          </w:p>
          <w:p w14:paraId="62A70DE5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 xml:space="preserve">2=Yes </w:t>
            </w:r>
          </w:p>
          <w:p w14:paraId="3DCCE8AD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888=Don’t know</w:t>
            </w:r>
          </w:p>
          <w:p w14:paraId="7907108F" w14:textId="77777777" w:rsidR="00F35D3A" w:rsidRPr="007C3C66" w:rsidRDefault="00F35D3A" w:rsidP="007C3C66">
            <w:pPr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2790" w:type="dxa"/>
          </w:tcPr>
          <w:p w14:paraId="1F132461" w14:textId="77777777" w:rsidR="00F35D3A" w:rsidRPr="007C3C66" w:rsidRDefault="00F35D3A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Are the community rules regarding [activity] respected by the community members?</w:t>
            </w:r>
          </w:p>
          <w:p w14:paraId="3C675C67" w14:textId="77777777" w:rsidR="00F35D3A" w:rsidRPr="007C3C66" w:rsidRDefault="00F35D3A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  <w:p w14:paraId="6450B9FA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1=No</w:t>
            </w:r>
          </w:p>
          <w:p w14:paraId="07FB8E81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 xml:space="preserve">2=Yes </w:t>
            </w:r>
          </w:p>
          <w:p w14:paraId="5896A6CE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888=Don’t know</w:t>
            </w:r>
          </w:p>
          <w:p w14:paraId="268A12AA" w14:textId="77777777" w:rsidR="00F35D3A" w:rsidRPr="007C3C66" w:rsidRDefault="00F35D3A" w:rsidP="007C3C66">
            <w:pPr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999=Prefer not to respond</w:t>
            </w:r>
          </w:p>
        </w:tc>
      </w:tr>
      <w:tr w:rsidR="00F35D3A" w:rsidRPr="007C3C66" w14:paraId="559357DA" w14:textId="77777777" w:rsidTr="00F35D3A">
        <w:tc>
          <w:tcPr>
            <w:tcW w:w="1458" w:type="dxa"/>
          </w:tcPr>
          <w:p w14:paraId="4736B236" w14:textId="77777777" w:rsidR="00F35D3A" w:rsidRPr="007C3C66" w:rsidRDefault="00F35D3A" w:rsidP="007C3C66">
            <w:pPr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Agriculture</w:t>
            </w:r>
          </w:p>
        </w:tc>
        <w:tc>
          <w:tcPr>
            <w:tcW w:w="3240" w:type="dxa"/>
          </w:tcPr>
          <w:p w14:paraId="185FA56D" w14:textId="77777777" w:rsidR="00F35D3A" w:rsidRPr="007C3C66" w:rsidRDefault="00F35D3A" w:rsidP="007C3C66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250" w:type="dxa"/>
          </w:tcPr>
          <w:p w14:paraId="2859F7FA" w14:textId="77777777" w:rsidR="00F35D3A" w:rsidRPr="007C3C66" w:rsidRDefault="00F35D3A" w:rsidP="007C3C66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790" w:type="dxa"/>
          </w:tcPr>
          <w:p w14:paraId="1E8B0033" w14:textId="77777777" w:rsidR="00F35D3A" w:rsidRPr="007C3C66" w:rsidRDefault="00F35D3A" w:rsidP="007C3C66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F35D3A" w:rsidRPr="007C3C66" w14:paraId="4C46A41E" w14:textId="77777777" w:rsidTr="00F35D3A">
        <w:tc>
          <w:tcPr>
            <w:tcW w:w="1458" w:type="dxa"/>
          </w:tcPr>
          <w:p w14:paraId="109E304C" w14:textId="77777777" w:rsidR="00F35D3A" w:rsidRPr="007C3C66" w:rsidRDefault="00F35D3A" w:rsidP="007C3C66">
            <w:pPr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Hunting</w:t>
            </w:r>
          </w:p>
        </w:tc>
        <w:tc>
          <w:tcPr>
            <w:tcW w:w="3240" w:type="dxa"/>
          </w:tcPr>
          <w:p w14:paraId="1FAF8EE1" w14:textId="77777777" w:rsidR="00F35D3A" w:rsidRPr="007C3C66" w:rsidRDefault="00F35D3A" w:rsidP="007C3C66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250" w:type="dxa"/>
          </w:tcPr>
          <w:p w14:paraId="2D091B37" w14:textId="77777777" w:rsidR="00F35D3A" w:rsidRPr="007C3C66" w:rsidRDefault="00F35D3A" w:rsidP="007C3C66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790" w:type="dxa"/>
          </w:tcPr>
          <w:p w14:paraId="5165DFC7" w14:textId="77777777" w:rsidR="00F35D3A" w:rsidRPr="007C3C66" w:rsidRDefault="00F35D3A" w:rsidP="007C3C66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F35D3A" w:rsidRPr="007C3C66" w14:paraId="7BCCA43B" w14:textId="77777777" w:rsidTr="00F35D3A">
        <w:tc>
          <w:tcPr>
            <w:tcW w:w="1458" w:type="dxa"/>
          </w:tcPr>
          <w:p w14:paraId="4D12F009" w14:textId="77777777" w:rsidR="00F35D3A" w:rsidRPr="007C3C66" w:rsidRDefault="00F35D3A" w:rsidP="007C3C66">
            <w:pPr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Gathering</w:t>
            </w:r>
          </w:p>
        </w:tc>
        <w:tc>
          <w:tcPr>
            <w:tcW w:w="3240" w:type="dxa"/>
          </w:tcPr>
          <w:p w14:paraId="6A8F5AA4" w14:textId="77777777" w:rsidR="00F35D3A" w:rsidRPr="007C3C66" w:rsidRDefault="00F35D3A" w:rsidP="007C3C66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250" w:type="dxa"/>
          </w:tcPr>
          <w:p w14:paraId="18952976" w14:textId="77777777" w:rsidR="00F35D3A" w:rsidRPr="007C3C66" w:rsidRDefault="00F35D3A" w:rsidP="007C3C66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790" w:type="dxa"/>
          </w:tcPr>
          <w:p w14:paraId="2D644C37" w14:textId="77777777" w:rsidR="00F35D3A" w:rsidRPr="007C3C66" w:rsidRDefault="00F35D3A" w:rsidP="007C3C66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F35D3A" w:rsidRPr="007C3C66" w14:paraId="73D8B3C4" w14:textId="77777777" w:rsidTr="00F35D3A">
        <w:tc>
          <w:tcPr>
            <w:tcW w:w="1458" w:type="dxa"/>
          </w:tcPr>
          <w:p w14:paraId="74C56BDC" w14:textId="77777777" w:rsidR="00F35D3A" w:rsidRPr="007C3C66" w:rsidRDefault="00F35D3A" w:rsidP="007C3C66">
            <w:pPr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Logging</w:t>
            </w:r>
          </w:p>
        </w:tc>
        <w:tc>
          <w:tcPr>
            <w:tcW w:w="3240" w:type="dxa"/>
          </w:tcPr>
          <w:p w14:paraId="54C7BD7F" w14:textId="77777777" w:rsidR="00F35D3A" w:rsidRPr="007C3C66" w:rsidRDefault="00F35D3A" w:rsidP="007C3C66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250" w:type="dxa"/>
          </w:tcPr>
          <w:p w14:paraId="0DBDA49B" w14:textId="77777777" w:rsidR="00F35D3A" w:rsidRPr="007C3C66" w:rsidRDefault="00F35D3A" w:rsidP="007C3C66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790" w:type="dxa"/>
          </w:tcPr>
          <w:p w14:paraId="3F607E43" w14:textId="77777777" w:rsidR="00F35D3A" w:rsidRPr="007C3C66" w:rsidRDefault="00F35D3A" w:rsidP="007C3C66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F35D3A" w:rsidRPr="007C3C66" w14:paraId="4650BDB1" w14:textId="77777777" w:rsidTr="00F35D3A">
        <w:tc>
          <w:tcPr>
            <w:tcW w:w="1458" w:type="dxa"/>
          </w:tcPr>
          <w:p w14:paraId="5B7567D4" w14:textId="77777777" w:rsidR="00F35D3A" w:rsidRPr="007C3C66" w:rsidRDefault="00F35D3A" w:rsidP="007C3C66">
            <w:pPr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Collecting wood for fuel</w:t>
            </w:r>
          </w:p>
        </w:tc>
        <w:tc>
          <w:tcPr>
            <w:tcW w:w="3240" w:type="dxa"/>
          </w:tcPr>
          <w:p w14:paraId="421D12FF" w14:textId="77777777" w:rsidR="00F35D3A" w:rsidRPr="007C3C66" w:rsidRDefault="00F35D3A" w:rsidP="007C3C66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250" w:type="dxa"/>
          </w:tcPr>
          <w:p w14:paraId="706E9873" w14:textId="77777777" w:rsidR="00F35D3A" w:rsidRPr="007C3C66" w:rsidRDefault="00F35D3A" w:rsidP="007C3C66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790" w:type="dxa"/>
          </w:tcPr>
          <w:p w14:paraId="5DDB6F7C" w14:textId="77777777" w:rsidR="00F35D3A" w:rsidRPr="007C3C66" w:rsidRDefault="00F35D3A" w:rsidP="007C3C66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</w:tr>
    </w:tbl>
    <w:p w14:paraId="2289FA62" w14:textId="77777777" w:rsidR="00F35D3A" w:rsidRPr="007C3C66" w:rsidRDefault="00F35D3A" w:rsidP="007C3C66">
      <w:pPr>
        <w:rPr>
          <w:rFonts w:asciiTheme="majorHAnsi" w:hAnsiTheme="majorHAnsi"/>
          <w:sz w:val="20"/>
          <w:szCs w:val="20"/>
        </w:rPr>
      </w:pPr>
    </w:p>
    <w:p w14:paraId="2257353B" w14:textId="77777777" w:rsidR="00F35D3A" w:rsidRPr="007C3C66" w:rsidRDefault="00F35D3A" w:rsidP="007C3C66">
      <w:pPr>
        <w:rPr>
          <w:rFonts w:asciiTheme="majorHAnsi" w:hAnsiTheme="majorHAnsi"/>
          <w:sz w:val="20"/>
          <w:szCs w:val="20"/>
        </w:rPr>
      </w:pP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0"/>
        <w:gridCol w:w="4950"/>
        <w:gridCol w:w="3420"/>
        <w:gridCol w:w="980"/>
      </w:tblGrid>
      <w:tr w:rsidR="00F35D3A" w:rsidRPr="007C3C66" w14:paraId="5E4A6594" w14:textId="77777777" w:rsidTr="00F35D3A">
        <w:trPr>
          <w:trHeight w:val="2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1D1AF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F5D15D" w14:textId="77777777" w:rsidR="00F35D3A" w:rsidRPr="007C3C66" w:rsidRDefault="00F35D3A" w:rsidP="007C3C66">
            <w:pPr>
              <w:rPr>
                <w:rFonts w:asciiTheme="majorHAnsi" w:eastAsia="Calibri" w:hAnsiTheme="majorHAnsi" w:cs="Times New Roman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color w:val="000000" w:themeColor="text1"/>
                <w:sz w:val="20"/>
                <w:szCs w:val="20"/>
              </w:rPr>
              <w:t xml:space="preserve">Who is primarily responsible for the enforcement of rules related to forest/wooded land? </w:t>
            </w:r>
          </w:p>
          <w:p w14:paraId="596D8565" w14:textId="77777777" w:rsidR="00F35D3A" w:rsidRPr="007C3C66" w:rsidRDefault="00F35D3A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9A35EC3" w14:textId="77777777" w:rsidR="00F35D3A" w:rsidRPr="007C3C66" w:rsidRDefault="00F35D3A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1=Headman</w:t>
            </w:r>
          </w:p>
          <w:p w14:paraId="6B774E55" w14:textId="77777777" w:rsidR="00F35D3A" w:rsidRPr="007C3C66" w:rsidRDefault="00F35D3A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2=Induna</w:t>
            </w:r>
          </w:p>
          <w:p w14:paraId="5B04F782" w14:textId="77777777" w:rsidR="00F35D3A" w:rsidRPr="007C3C66" w:rsidRDefault="00F35D3A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3=Chief</w:t>
            </w:r>
          </w:p>
          <w:p w14:paraId="68980DF7" w14:textId="77777777" w:rsidR="00F35D3A" w:rsidRPr="007C3C66" w:rsidRDefault="00F35D3A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4=Elders</w:t>
            </w:r>
          </w:p>
          <w:p w14:paraId="2C5CB178" w14:textId="77777777" w:rsidR="00F35D3A" w:rsidRPr="007C3C66" w:rsidRDefault="00F35D3A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5=Community Resource Board</w:t>
            </w:r>
          </w:p>
          <w:p w14:paraId="7B112248" w14:textId="77777777" w:rsidR="00F35D3A" w:rsidRPr="007C3C66" w:rsidRDefault="00F35D3A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6=Local government</w:t>
            </w:r>
          </w:p>
          <w:p w14:paraId="5B5D0E41" w14:textId="77777777" w:rsidR="00F35D3A" w:rsidRPr="007C3C66" w:rsidRDefault="00F35D3A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7=DFO</w:t>
            </w:r>
          </w:p>
          <w:p w14:paraId="1BF8B53F" w14:textId="77777777" w:rsidR="00F35D3A" w:rsidRPr="007C3C66" w:rsidRDefault="00F35D3A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97=Other, please specify</w:t>
            </w:r>
          </w:p>
        </w:tc>
        <w:tc>
          <w:tcPr>
            <w:tcW w:w="9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F4DFF5D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i/>
                <w:color w:val="A6A6A6"/>
                <w:sz w:val="20"/>
                <w:szCs w:val="20"/>
              </w:rPr>
            </w:pPr>
          </w:p>
        </w:tc>
      </w:tr>
      <w:tr w:rsidR="00F35D3A" w:rsidRPr="007C3C66" w14:paraId="3F90468C" w14:textId="77777777" w:rsidTr="00F35D3A">
        <w:trPr>
          <w:trHeight w:val="2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7D3F4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FB14C6" w14:textId="77777777" w:rsidR="00F35D3A" w:rsidRPr="007C3C66" w:rsidRDefault="00F35D3A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color w:val="000000" w:themeColor="text1"/>
                <w:sz w:val="20"/>
                <w:szCs w:val="20"/>
              </w:rPr>
              <w:t>Do you think these rules are effectively enforced?</w:t>
            </w:r>
          </w:p>
          <w:p w14:paraId="2458E7AB" w14:textId="77777777" w:rsidR="00F35D3A" w:rsidRPr="007C3C66" w:rsidRDefault="00F35D3A" w:rsidP="007C3C66">
            <w:pPr>
              <w:rPr>
                <w:rFonts w:asciiTheme="majorHAnsi" w:eastAsia="Calibri" w:hAnsiTheme="majorHAnsi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1BC48A4" w14:textId="77777777" w:rsidR="00F35D3A" w:rsidRPr="007C3C66" w:rsidRDefault="00F35D3A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1=No</w:t>
            </w:r>
          </w:p>
          <w:p w14:paraId="2F3B73ED" w14:textId="77777777" w:rsidR="00F35D3A" w:rsidRPr="007C3C66" w:rsidRDefault="00F35D3A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2=Yes </w:t>
            </w:r>
          </w:p>
          <w:p w14:paraId="16DB155B" w14:textId="77777777" w:rsidR="00F35D3A" w:rsidRPr="007C3C66" w:rsidRDefault="00F35D3A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888=Don’t know</w:t>
            </w:r>
          </w:p>
          <w:p w14:paraId="6DCF0EC2" w14:textId="77777777" w:rsidR="00F35D3A" w:rsidRPr="007C3C66" w:rsidRDefault="00F35D3A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999=Prefer not to respond</w:t>
            </w:r>
          </w:p>
        </w:tc>
        <w:tc>
          <w:tcPr>
            <w:tcW w:w="9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B762C5A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i/>
                <w:color w:val="A6A6A6"/>
                <w:sz w:val="20"/>
                <w:szCs w:val="20"/>
              </w:rPr>
            </w:pPr>
          </w:p>
        </w:tc>
      </w:tr>
      <w:tr w:rsidR="00F35D3A" w:rsidRPr="007C3C66" w14:paraId="3C03A4EF" w14:textId="77777777" w:rsidTr="00F35D3A">
        <w:trPr>
          <w:trHeight w:val="2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F3823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4950F0" w14:textId="77777777" w:rsidR="00F35D3A" w:rsidRPr="007C3C66" w:rsidRDefault="00F35D3A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color w:val="000000" w:themeColor="text1"/>
                <w:sz w:val="20"/>
                <w:szCs w:val="20"/>
              </w:rPr>
              <w:t xml:space="preserve">Do you think these rules are fair? </w:t>
            </w: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7B2BFD6" w14:textId="77777777" w:rsidR="00F35D3A" w:rsidRPr="007C3C66" w:rsidRDefault="00F35D3A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1=No</w:t>
            </w:r>
          </w:p>
          <w:p w14:paraId="5F763481" w14:textId="77777777" w:rsidR="00F35D3A" w:rsidRPr="007C3C66" w:rsidRDefault="00F35D3A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2=Yes </w:t>
            </w:r>
          </w:p>
          <w:p w14:paraId="54C928CE" w14:textId="77777777" w:rsidR="00F35D3A" w:rsidRPr="007C3C66" w:rsidRDefault="00F35D3A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888=Don’t know</w:t>
            </w:r>
          </w:p>
          <w:p w14:paraId="442F4EE9" w14:textId="77777777" w:rsidR="00F35D3A" w:rsidRPr="007C3C66" w:rsidRDefault="00F35D3A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999=Prefer not to respond</w:t>
            </w:r>
          </w:p>
        </w:tc>
        <w:tc>
          <w:tcPr>
            <w:tcW w:w="9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5F325F2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i/>
                <w:color w:val="A6A6A6"/>
                <w:sz w:val="20"/>
                <w:szCs w:val="20"/>
              </w:rPr>
            </w:pPr>
          </w:p>
        </w:tc>
      </w:tr>
    </w:tbl>
    <w:p w14:paraId="72DB2D80" w14:textId="77777777" w:rsidR="00F35D3A" w:rsidRPr="007C3C66" w:rsidRDefault="00F35D3A" w:rsidP="007C3C66">
      <w:pPr>
        <w:rPr>
          <w:rFonts w:asciiTheme="majorHAnsi" w:eastAsia="Calibri" w:hAnsiTheme="majorHAnsi" w:cs="Times New Roman"/>
          <w:color w:val="000000" w:themeColor="text1"/>
          <w:sz w:val="20"/>
          <w:szCs w:val="20"/>
        </w:rPr>
      </w:pPr>
    </w:p>
    <w:p w14:paraId="5D6D8F0B" w14:textId="77777777" w:rsidR="00F35D3A" w:rsidRPr="007C3C66" w:rsidRDefault="00F35D3A" w:rsidP="007C3C66">
      <w:pPr>
        <w:rPr>
          <w:rFonts w:asciiTheme="majorHAnsi" w:eastAsia="Calibri" w:hAnsiTheme="majorHAnsi" w:cs="Times New Roman"/>
          <w:b/>
          <w:color w:val="000000" w:themeColor="text1"/>
          <w:sz w:val="20"/>
          <w:szCs w:val="20"/>
          <w:u w:val="single"/>
        </w:rPr>
      </w:pPr>
      <w:proofErr w:type="gramStart"/>
      <w:r w:rsidRPr="007C3C66">
        <w:rPr>
          <w:rFonts w:asciiTheme="majorHAnsi" w:eastAsia="Calibri" w:hAnsiTheme="majorHAnsi" w:cs="Times New Roman"/>
          <w:b/>
          <w:color w:val="000000" w:themeColor="text1"/>
          <w:sz w:val="20"/>
          <w:szCs w:val="20"/>
          <w:u w:val="single"/>
        </w:rPr>
        <w:t>Legal regulations and decision on natural resources management.</w:t>
      </w:r>
      <w:proofErr w:type="gramEnd"/>
    </w:p>
    <w:p w14:paraId="4F158976" w14:textId="77777777" w:rsidR="00F35D3A" w:rsidRPr="007C3C66" w:rsidRDefault="00F35D3A" w:rsidP="007C3C66">
      <w:pPr>
        <w:rPr>
          <w:rFonts w:asciiTheme="majorHAnsi" w:hAnsiTheme="majorHAnsi"/>
          <w:b/>
          <w:sz w:val="20"/>
          <w:szCs w:val="20"/>
          <w:u w:val="single"/>
        </w:rPr>
      </w:pP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0"/>
        <w:gridCol w:w="4950"/>
        <w:gridCol w:w="3420"/>
        <w:gridCol w:w="980"/>
      </w:tblGrid>
      <w:tr w:rsidR="00F35D3A" w:rsidRPr="007C3C66" w14:paraId="064BEEE5" w14:textId="77777777" w:rsidTr="00F35D3A">
        <w:trPr>
          <w:trHeight w:val="2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7665D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E9FE1" w14:textId="77777777" w:rsidR="00F35D3A" w:rsidRPr="007C3C66" w:rsidRDefault="00F35D3A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What is the typical official penalty for breaking the rules? </w:t>
            </w:r>
          </w:p>
          <w:p w14:paraId="35B84704" w14:textId="77777777" w:rsidR="00F35D3A" w:rsidRPr="007C3C66" w:rsidRDefault="00F35D3A" w:rsidP="007C3C66">
            <w:pPr>
              <w:rPr>
                <w:rFonts w:asciiTheme="majorHAnsi" w:eastAsia="Calibri" w:hAnsiTheme="majorHAnsi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9893AD8" w14:textId="77777777" w:rsidR="00F35D3A" w:rsidRPr="007C3C66" w:rsidRDefault="00F35D3A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1=</w:t>
            </w:r>
          </w:p>
          <w:p w14:paraId="20A35ADF" w14:textId="77777777" w:rsidR="00F35D3A" w:rsidRPr="007C3C66" w:rsidRDefault="00F35D3A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2=</w:t>
            </w:r>
          </w:p>
          <w:p w14:paraId="35E1CDCA" w14:textId="77777777" w:rsidR="00F35D3A" w:rsidRPr="007C3C66" w:rsidRDefault="00F35D3A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3=</w:t>
            </w:r>
          </w:p>
          <w:p w14:paraId="32A0A1BD" w14:textId="77777777" w:rsidR="00F35D3A" w:rsidRPr="007C3C66" w:rsidRDefault="00F35D3A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4=</w:t>
            </w:r>
          </w:p>
          <w:p w14:paraId="5769A3F4" w14:textId="77777777" w:rsidR="00F35D3A" w:rsidRPr="007C3C66" w:rsidRDefault="00F35D3A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5=</w:t>
            </w:r>
          </w:p>
          <w:p w14:paraId="0AC3AEBF" w14:textId="77777777" w:rsidR="00F35D3A" w:rsidRPr="007C3C66" w:rsidRDefault="00F35D3A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888=Don’t know</w:t>
            </w:r>
          </w:p>
          <w:p w14:paraId="10138678" w14:textId="77777777" w:rsidR="00F35D3A" w:rsidRPr="007C3C66" w:rsidRDefault="00F35D3A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999=Prefer not to respond</w:t>
            </w:r>
          </w:p>
        </w:tc>
        <w:tc>
          <w:tcPr>
            <w:tcW w:w="9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81A5C18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i/>
                <w:color w:val="A6A6A6"/>
                <w:sz w:val="20"/>
                <w:szCs w:val="20"/>
              </w:rPr>
            </w:pPr>
          </w:p>
        </w:tc>
      </w:tr>
      <w:tr w:rsidR="00F35D3A" w:rsidRPr="007C3C66" w14:paraId="575D1449" w14:textId="77777777" w:rsidTr="00F35D3A">
        <w:trPr>
          <w:trHeight w:val="2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8896E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5D0A52" w14:textId="77777777" w:rsidR="00F35D3A" w:rsidRPr="007C3C66" w:rsidRDefault="00F35D3A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Are the penalties enforced equally across different groups in your community?</w:t>
            </w: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E619899" w14:textId="77777777" w:rsidR="00F35D3A" w:rsidRPr="007C3C66" w:rsidRDefault="00F35D3A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1=No</w:t>
            </w:r>
          </w:p>
          <w:p w14:paraId="7127F0E2" w14:textId="77777777" w:rsidR="00F35D3A" w:rsidRPr="007C3C66" w:rsidRDefault="00F35D3A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2=Yes </w:t>
            </w:r>
          </w:p>
          <w:p w14:paraId="2450FCFF" w14:textId="77777777" w:rsidR="00F35D3A" w:rsidRPr="007C3C66" w:rsidRDefault="00F35D3A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888=Don’t know</w:t>
            </w:r>
          </w:p>
          <w:p w14:paraId="520695E2" w14:textId="77777777" w:rsidR="00F35D3A" w:rsidRPr="007C3C66" w:rsidRDefault="00F35D3A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999=Prefer not to respond</w:t>
            </w:r>
          </w:p>
        </w:tc>
        <w:tc>
          <w:tcPr>
            <w:tcW w:w="9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1B0D15F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i/>
                <w:color w:val="A6A6A6"/>
                <w:sz w:val="20"/>
                <w:szCs w:val="20"/>
              </w:rPr>
            </w:pPr>
          </w:p>
        </w:tc>
      </w:tr>
      <w:tr w:rsidR="00F35D3A" w:rsidRPr="007C3C66" w14:paraId="6AEEEB10" w14:textId="77777777" w:rsidTr="00F35D3A">
        <w:trPr>
          <w:trHeight w:val="2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00824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A51BD4" w14:textId="77777777" w:rsidR="00F35D3A" w:rsidRPr="007C3C66" w:rsidRDefault="00F35D3A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Do you think these penalties are fair?</w:t>
            </w:r>
          </w:p>
          <w:p w14:paraId="1A296A30" w14:textId="77777777" w:rsidR="00F35D3A" w:rsidRPr="007C3C66" w:rsidRDefault="00F35D3A" w:rsidP="007C3C66">
            <w:pPr>
              <w:rPr>
                <w:rFonts w:asciiTheme="majorHAnsi" w:eastAsia="Calibri" w:hAnsiTheme="majorHAnsi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1DB6291" w14:textId="77777777" w:rsidR="00F35D3A" w:rsidRPr="007C3C66" w:rsidRDefault="00F35D3A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1=No</w:t>
            </w:r>
          </w:p>
          <w:p w14:paraId="1861382F" w14:textId="77777777" w:rsidR="00F35D3A" w:rsidRPr="007C3C66" w:rsidRDefault="00F35D3A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2=Yes </w:t>
            </w:r>
          </w:p>
          <w:p w14:paraId="64B51EF1" w14:textId="77777777" w:rsidR="00F35D3A" w:rsidRPr="007C3C66" w:rsidRDefault="00F35D3A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888=Don’t know</w:t>
            </w:r>
          </w:p>
          <w:p w14:paraId="1370E26A" w14:textId="77777777" w:rsidR="00F35D3A" w:rsidRPr="007C3C66" w:rsidRDefault="00F35D3A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999=Prefer not to respond</w:t>
            </w:r>
          </w:p>
        </w:tc>
        <w:tc>
          <w:tcPr>
            <w:tcW w:w="9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CAAAE55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i/>
                <w:color w:val="A6A6A6"/>
                <w:sz w:val="20"/>
                <w:szCs w:val="20"/>
              </w:rPr>
            </w:pPr>
          </w:p>
        </w:tc>
      </w:tr>
    </w:tbl>
    <w:p w14:paraId="2A077382" w14:textId="71E4B022" w:rsidR="00436ACA" w:rsidRDefault="00436ACA" w:rsidP="007C3C66">
      <w:pPr>
        <w:rPr>
          <w:rFonts w:asciiTheme="majorHAnsi" w:hAnsiTheme="majorHAnsi"/>
          <w:b/>
          <w:sz w:val="20"/>
          <w:szCs w:val="20"/>
        </w:rPr>
      </w:pPr>
      <w:r w:rsidRPr="007C3C66">
        <w:rPr>
          <w:rFonts w:asciiTheme="majorHAnsi" w:hAnsiTheme="majorHAnsi"/>
          <w:b/>
          <w:sz w:val="20"/>
          <w:szCs w:val="20"/>
        </w:rPr>
        <w:lastRenderedPageBreak/>
        <w:t>FOREST CONSERVATION AND RESOURCE VALUATION</w:t>
      </w:r>
    </w:p>
    <w:p w14:paraId="6D45FC6A" w14:textId="77777777" w:rsidR="007C3C66" w:rsidRPr="007C3C66" w:rsidRDefault="007C3C66" w:rsidP="007C3C66">
      <w:pPr>
        <w:rPr>
          <w:rFonts w:asciiTheme="majorHAnsi" w:hAnsiTheme="majorHAnsi"/>
          <w:b/>
          <w:sz w:val="20"/>
          <w:szCs w:val="20"/>
        </w:rPr>
      </w:pPr>
    </w:p>
    <w:p w14:paraId="7AE6FCD1" w14:textId="77777777" w:rsidR="00436ACA" w:rsidRPr="007C3C66" w:rsidRDefault="00436ACA" w:rsidP="007C3C66">
      <w:pPr>
        <w:contextualSpacing/>
        <w:rPr>
          <w:rFonts w:asciiTheme="majorHAnsi" w:hAnsiTheme="majorHAnsi"/>
          <w:b/>
          <w:sz w:val="20"/>
          <w:szCs w:val="20"/>
        </w:rPr>
      </w:pPr>
      <w:r w:rsidRPr="007C3C66">
        <w:rPr>
          <w:rFonts w:asciiTheme="majorHAnsi" w:eastAsia="Calibri" w:hAnsiTheme="majorHAnsi" w:cs="Times New Roman"/>
          <w:sz w:val="20"/>
          <w:szCs w:val="20"/>
        </w:rPr>
        <w:t>I would like to ask questions about the conditions and access to each of these forests. Let’s start with the largest forest</w:t>
      </w:r>
      <w:r w:rsidRPr="007C3C66">
        <w:rPr>
          <w:rFonts w:asciiTheme="majorHAnsi" w:hAnsiTheme="majorHAnsi"/>
          <w:b/>
          <w:sz w:val="20"/>
          <w:szCs w:val="20"/>
        </w:rPr>
        <w:tab/>
      </w:r>
    </w:p>
    <w:tbl>
      <w:tblPr>
        <w:tblStyle w:val="TableGrid"/>
        <w:tblpPr w:leftFromText="180" w:rightFromText="180" w:vertAnchor="text" w:horzAnchor="page" w:tblpX="139" w:tblpY="3"/>
        <w:tblW w:w="12720" w:type="dxa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714"/>
        <w:gridCol w:w="1046"/>
        <w:gridCol w:w="1329"/>
        <w:gridCol w:w="2160"/>
        <w:gridCol w:w="1440"/>
        <w:gridCol w:w="1440"/>
        <w:gridCol w:w="1350"/>
        <w:gridCol w:w="1730"/>
        <w:gridCol w:w="1511"/>
      </w:tblGrid>
      <w:tr w:rsidR="00F35D3A" w:rsidRPr="007C3C66" w14:paraId="1061EF75" w14:textId="77777777" w:rsidTr="00F35D3A">
        <w:trPr>
          <w:trHeight w:val="20"/>
        </w:trPr>
        <w:tc>
          <w:tcPr>
            <w:tcW w:w="714" w:type="dxa"/>
          </w:tcPr>
          <w:p w14:paraId="76764ACE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046" w:type="dxa"/>
          </w:tcPr>
          <w:p w14:paraId="3320B2A7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D.1</w:t>
            </w:r>
          </w:p>
        </w:tc>
        <w:tc>
          <w:tcPr>
            <w:tcW w:w="1329" w:type="dxa"/>
          </w:tcPr>
          <w:p w14:paraId="08728737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D.2</w:t>
            </w:r>
          </w:p>
        </w:tc>
        <w:tc>
          <w:tcPr>
            <w:tcW w:w="2160" w:type="dxa"/>
          </w:tcPr>
          <w:p w14:paraId="2CB9F497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eastAsia="Calibri" w:hAnsiTheme="majorHAnsi" w:cs="Arial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Arial"/>
                <w:sz w:val="20"/>
                <w:szCs w:val="20"/>
              </w:rPr>
              <w:t>D.3</w:t>
            </w:r>
          </w:p>
        </w:tc>
        <w:tc>
          <w:tcPr>
            <w:tcW w:w="1440" w:type="dxa"/>
          </w:tcPr>
          <w:p w14:paraId="74E913C1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eastAsia="Calibri" w:hAnsiTheme="majorHAnsi" w:cs="Arial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Arial"/>
                <w:sz w:val="20"/>
                <w:szCs w:val="20"/>
              </w:rPr>
              <w:t>D.4</w:t>
            </w:r>
          </w:p>
        </w:tc>
        <w:tc>
          <w:tcPr>
            <w:tcW w:w="1440" w:type="dxa"/>
          </w:tcPr>
          <w:p w14:paraId="2CA7B738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eastAsia="Calibri" w:hAnsiTheme="majorHAnsi" w:cs="Arial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Arial"/>
                <w:sz w:val="20"/>
                <w:szCs w:val="20"/>
              </w:rPr>
              <w:t>D.5</w:t>
            </w:r>
          </w:p>
        </w:tc>
        <w:tc>
          <w:tcPr>
            <w:tcW w:w="1350" w:type="dxa"/>
          </w:tcPr>
          <w:p w14:paraId="392CAC98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eastAsia="Calibri" w:hAnsiTheme="majorHAnsi" w:cs="Arial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Arial"/>
                <w:sz w:val="20"/>
                <w:szCs w:val="20"/>
              </w:rPr>
              <w:t>D.6</w:t>
            </w:r>
          </w:p>
        </w:tc>
        <w:tc>
          <w:tcPr>
            <w:tcW w:w="1730" w:type="dxa"/>
          </w:tcPr>
          <w:p w14:paraId="01E6277A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eastAsia="Calibri" w:hAnsiTheme="majorHAnsi" w:cs="Arial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Arial"/>
                <w:sz w:val="20"/>
                <w:szCs w:val="20"/>
              </w:rPr>
              <w:t>D.7</w:t>
            </w:r>
          </w:p>
        </w:tc>
        <w:tc>
          <w:tcPr>
            <w:tcW w:w="1511" w:type="dxa"/>
          </w:tcPr>
          <w:p w14:paraId="75852824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D.8</w:t>
            </w:r>
          </w:p>
        </w:tc>
      </w:tr>
      <w:tr w:rsidR="00F35D3A" w:rsidRPr="007C3C66" w14:paraId="279B1A89" w14:textId="77777777" w:rsidTr="00F35D3A">
        <w:trPr>
          <w:trHeight w:val="20"/>
        </w:trPr>
        <w:tc>
          <w:tcPr>
            <w:tcW w:w="714" w:type="dxa"/>
          </w:tcPr>
          <w:p w14:paraId="182C2802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7C3C66">
              <w:rPr>
                <w:rFonts w:asciiTheme="majorHAnsi" w:hAnsiTheme="majorHAnsi"/>
                <w:b/>
                <w:sz w:val="20"/>
                <w:szCs w:val="20"/>
              </w:rPr>
              <w:t>Forest</w:t>
            </w:r>
          </w:p>
          <w:p w14:paraId="710799A8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7C3C66">
              <w:rPr>
                <w:rFonts w:asciiTheme="majorHAnsi" w:hAnsiTheme="majorHAnsi"/>
                <w:b/>
                <w:sz w:val="20"/>
                <w:szCs w:val="20"/>
              </w:rPr>
              <w:t>code</w:t>
            </w:r>
          </w:p>
        </w:tc>
        <w:tc>
          <w:tcPr>
            <w:tcW w:w="1046" w:type="dxa"/>
          </w:tcPr>
          <w:p w14:paraId="4B9EC66E" w14:textId="77777777" w:rsidR="00F35D3A" w:rsidRPr="007C3C66" w:rsidRDefault="00F35D3A" w:rsidP="007C3C66">
            <w:pPr>
              <w:contextualSpacing/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Name of the forest</w:t>
            </w:r>
          </w:p>
        </w:tc>
        <w:tc>
          <w:tcPr>
            <w:tcW w:w="1329" w:type="dxa"/>
          </w:tcPr>
          <w:p w14:paraId="252F424E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In your view, how do you describe the overall condition of this forest?</w:t>
            </w:r>
          </w:p>
          <w:p w14:paraId="210F63BC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</w:p>
          <w:p w14:paraId="6671DC04" w14:textId="77777777" w:rsidR="00F35D3A" w:rsidRPr="007C3C66" w:rsidRDefault="00F35D3A" w:rsidP="007C3C66">
            <w:pPr>
              <w:contextualSpacing/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1=Very Good</w:t>
            </w:r>
          </w:p>
          <w:p w14:paraId="3912728D" w14:textId="77777777" w:rsidR="00F35D3A" w:rsidRPr="007C3C66" w:rsidRDefault="00F35D3A" w:rsidP="007C3C66">
            <w:pPr>
              <w:contextualSpacing/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 xml:space="preserve">2=Good </w:t>
            </w:r>
          </w:p>
          <w:p w14:paraId="13C150AF" w14:textId="77777777" w:rsidR="00F35D3A" w:rsidRPr="007C3C66" w:rsidRDefault="00F35D3A" w:rsidP="007C3C66">
            <w:pPr>
              <w:contextualSpacing/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3=Neutral</w:t>
            </w:r>
          </w:p>
          <w:p w14:paraId="7A410BA8" w14:textId="77777777" w:rsidR="00F35D3A" w:rsidRPr="007C3C66" w:rsidRDefault="00F35D3A" w:rsidP="007C3C66">
            <w:pPr>
              <w:contextualSpacing/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4=Bad</w:t>
            </w:r>
          </w:p>
          <w:p w14:paraId="2C69342D" w14:textId="77777777" w:rsidR="00F35D3A" w:rsidRPr="007C3C66" w:rsidRDefault="00F35D3A" w:rsidP="007C3C66">
            <w:pPr>
              <w:contextualSpacing/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5=Very Bad</w:t>
            </w:r>
          </w:p>
        </w:tc>
        <w:tc>
          <w:tcPr>
            <w:tcW w:w="2160" w:type="dxa"/>
          </w:tcPr>
          <w:p w14:paraId="5B037DD5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Arial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Arial"/>
                <w:sz w:val="20"/>
                <w:szCs w:val="20"/>
              </w:rPr>
              <w:t>In your own view, compared to 5 years ago, has the overall condition of the forest worsened or improved?</w:t>
            </w:r>
          </w:p>
          <w:p w14:paraId="2FFF4C44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Arial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Arial"/>
                <w:sz w:val="20"/>
                <w:szCs w:val="20"/>
              </w:rPr>
              <w:t>1=Worsened</w:t>
            </w:r>
          </w:p>
          <w:p w14:paraId="701D9827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Arial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Arial"/>
                <w:sz w:val="20"/>
                <w:szCs w:val="20"/>
              </w:rPr>
              <w:t>2=Remained the same</w:t>
            </w:r>
          </w:p>
          <w:p w14:paraId="3A630D00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Arial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Arial"/>
                <w:sz w:val="20"/>
                <w:szCs w:val="20"/>
              </w:rPr>
              <w:t>3=Improved</w:t>
            </w:r>
          </w:p>
          <w:p w14:paraId="04F68402" w14:textId="77777777" w:rsidR="00F35D3A" w:rsidRPr="007C3C66" w:rsidRDefault="00F35D3A" w:rsidP="007C3C66">
            <w:pPr>
              <w:contextualSpacing/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888=Don’t know</w:t>
            </w:r>
          </w:p>
          <w:p w14:paraId="0032ED63" w14:textId="77777777" w:rsidR="00F35D3A" w:rsidRPr="007C3C66" w:rsidRDefault="00F35D3A" w:rsidP="007C3C66">
            <w:pPr>
              <w:contextualSpacing/>
              <w:rPr>
                <w:rFonts w:asciiTheme="majorHAnsi" w:hAnsiTheme="majorHAnsi"/>
                <w:i/>
                <w:sz w:val="20"/>
                <w:szCs w:val="20"/>
              </w:rPr>
            </w:pPr>
            <w:r w:rsidRPr="007C3C66">
              <w:rPr>
                <w:rFonts w:asciiTheme="majorHAnsi" w:hAnsiTheme="majorHAnsi"/>
                <w:i/>
                <w:sz w:val="20"/>
                <w:szCs w:val="20"/>
              </w:rPr>
              <w:t>If 1, ask D.5</w:t>
            </w:r>
          </w:p>
          <w:p w14:paraId="3CC9AC55" w14:textId="77777777" w:rsidR="00F35D3A" w:rsidRPr="007C3C66" w:rsidRDefault="00F35D3A" w:rsidP="007C3C66">
            <w:pPr>
              <w:contextualSpacing/>
              <w:rPr>
                <w:rFonts w:asciiTheme="majorHAnsi" w:hAnsiTheme="majorHAnsi"/>
                <w:i/>
                <w:sz w:val="20"/>
                <w:szCs w:val="20"/>
              </w:rPr>
            </w:pPr>
            <w:r w:rsidRPr="007C3C66">
              <w:rPr>
                <w:rFonts w:asciiTheme="majorHAnsi" w:hAnsiTheme="majorHAnsi"/>
                <w:i/>
                <w:sz w:val="20"/>
                <w:szCs w:val="20"/>
              </w:rPr>
              <w:t>If 3, ask D.4</w:t>
            </w:r>
          </w:p>
          <w:p w14:paraId="1FE509A8" w14:textId="77777777" w:rsidR="00F35D3A" w:rsidRPr="007C3C66" w:rsidRDefault="00F35D3A" w:rsidP="007C3C66">
            <w:pPr>
              <w:contextualSpacing/>
              <w:rPr>
                <w:rFonts w:asciiTheme="majorHAnsi" w:hAnsiTheme="majorHAnsi"/>
                <w:i/>
                <w:sz w:val="20"/>
                <w:szCs w:val="20"/>
              </w:rPr>
            </w:pPr>
            <w:r w:rsidRPr="007C3C66">
              <w:rPr>
                <w:rFonts w:asciiTheme="majorHAnsi" w:hAnsiTheme="majorHAnsi"/>
                <w:i/>
                <w:sz w:val="20"/>
                <w:szCs w:val="20"/>
              </w:rPr>
              <w:t>If 2 or 888, skip to D6</w:t>
            </w:r>
          </w:p>
        </w:tc>
        <w:tc>
          <w:tcPr>
            <w:tcW w:w="1440" w:type="dxa"/>
          </w:tcPr>
          <w:p w14:paraId="30B02C8D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Arial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Arial"/>
                <w:sz w:val="20"/>
                <w:szCs w:val="20"/>
              </w:rPr>
              <w:t xml:space="preserve">Why do you think conditions improved? </w:t>
            </w:r>
          </w:p>
          <w:p w14:paraId="71A9F1BD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Arial"/>
                <w:i/>
                <w:sz w:val="20"/>
                <w:szCs w:val="20"/>
              </w:rPr>
            </w:pPr>
          </w:p>
          <w:p w14:paraId="1FABDBAB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Arial"/>
                <w:i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Arial"/>
                <w:i/>
                <w:sz w:val="20"/>
                <w:szCs w:val="20"/>
              </w:rPr>
              <w:t>See codes 105.</w:t>
            </w:r>
          </w:p>
          <w:p w14:paraId="1F16FA47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Arial"/>
                <w:i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Arial"/>
                <w:i/>
                <w:sz w:val="20"/>
                <w:szCs w:val="20"/>
              </w:rPr>
              <w:t xml:space="preserve"> Probe and code, select all that apply </w:t>
            </w:r>
          </w:p>
        </w:tc>
        <w:tc>
          <w:tcPr>
            <w:tcW w:w="1440" w:type="dxa"/>
          </w:tcPr>
          <w:p w14:paraId="4F8C3063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Arial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Arial"/>
                <w:sz w:val="20"/>
                <w:szCs w:val="20"/>
              </w:rPr>
              <w:t>Why do you think conditions worsened?</w:t>
            </w:r>
          </w:p>
          <w:p w14:paraId="50292174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Arial"/>
                <w:sz w:val="20"/>
                <w:szCs w:val="20"/>
              </w:rPr>
            </w:pPr>
          </w:p>
          <w:p w14:paraId="54F530A9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Arial"/>
                <w:i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Arial"/>
                <w:i/>
                <w:sz w:val="20"/>
                <w:szCs w:val="20"/>
              </w:rPr>
              <w:t xml:space="preserve">See codes 106. </w:t>
            </w:r>
          </w:p>
          <w:p w14:paraId="5D58B536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Arial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Arial"/>
                <w:i/>
                <w:sz w:val="20"/>
                <w:szCs w:val="20"/>
              </w:rPr>
              <w:t xml:space="preserve"> Probe and code, select all that apply </w:t>
            </w:r>
            <w:r w:rsidRPr="007C3C66">
              <w:rPr>
                <w:rFonts w:asciiTheme="majorHAnsi" w:eastAsia="Calibri" w:hAnsiTheme="majorHAnsi" w:cs="Arial"/>
                <w:sz w:val="20"/>
                <w:szCs w:val="20"/>
              </w:rPr>
              <w:t xml:space="preserve"> </w:t>
            </w:r>
          </w:p>
        </w:tc>
        <w:tc>
          <w:tcPr>
            <w:tcW w:w="1350" w:type="dxa"/>
          </w:tcPr>
          <w:p w14:paraId="2F2CAF16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Arial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Arial"/>
                <w:sz w:val="20"/>
                <w:szCs w:val="20"/>
              </w:rPr>
              <w:t xml:space="preserve">During the last 5 years, has there been any change to the size/area of the forest? </w:t>
            </w:r>
          </w:p>
          <w:p w14:paraId="6045A9FE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Arial"/>
                <w:sz w:val="20"/>
                <w:szCs w:val="20"/>
              </w:rPr>
            </w:pPr>
          </w:p>
          <w:p w14:paraId="6B976EA8" w14:textId="77777777" w:rsidR="00F35D3A" w:rsidRPr="007C3C66" w:rsidRDefault="00F35D3A" w:rsidP="007C3C66">
            <w:pPr>
              <w:rPr>
                <w:rFonts w:asciiTheme="majorHAnsi" w:hAnsiTheme="majorHAnsi"/>
                <w:sz w:val="20"/>
                <w:szCs w:val="20"/>
                <w:lang w:eastAsia="zh-CN"/>
              </w:rPr>
            </w:pPr>
            <w:r w:rsidRPr="007C3C66">
              <w:rPr>
                <w:rFonts w:asciiTheme="majorHAnsi" w:hAnsiTheme="majorHAnsi"/>
                <w:sz w:val="20"/>
                <w:szCs w:val="20"/>
                <w:lang w:eastAsia="zh-CN"/>
              </w:rPr>
              <w:t>0=No</w:t>
            </w:r>
          </w:p>
          <w:p w14:paraId="2B7D06C3" w14:textId="77777777" w:rsidR="00F35D3A" w:rsidRPr="007C3C66" w:rsidRDefault="00F35D3A" w:rsidP="007C3C66">
            <w:pPr>
              <w:rPr>
                <w:rFonts w:asciiTheme="majorHAnsi" w:hAnsiTheme="majorHAnsi"/>
                <w:sz w:val="20"/>
                <w:szCs w:val="20"/>
                <w:lang w:eastAsia="zh-CN"/>
              </w:rPr>
            </w:pPr>
            <w:r w:rsidRPr="007C3C66">
              <w:rPr>
                <w:rFonts w:asciiTheme="majorHAnsi" w:hAnsiTheme="majorHAnsi"/>
                <w:sz w:val="20"/>
                <w:szCs w:val="20"/>
                <w:lang w:eastAsia="zh-CN"/>
              </w:rPr>
              <w:t>1=Yes</w:t>
            </w:r>
            <w:r w:rsidRPr="007C3C66" w:rsidDel="00226116">
              <w:rPr>
                <w:rFonts w:asciiTheme="majorHAnsi" w:hAnsiTheme="majorHAnsi"/>
                <w:sz w:val="20"/>
                <w:szCs w:val="20"/>
                <w:lang w:eastAsia="zh-CN"/>
              </w:rPr>
              <w:t xml:space="preserve"> </w:t>
            </w:r>
          </w:p>
          <w:p w14:paraId="767937AF" w14:textId="77777777" w:rsidR="00F35D3A" w:rsidRPr="007C3C66" w:rsidRDefault="00F35D3A" w:rsidP="007C3C66">
            <w:pPr>
              <w:rPr>
                <w:rFonts w:asciiTheme="majorHAnsi" w:hAnsiTheme="majorHAnsi"/>
                <w:sz w:val="20"/>
                <w:szCs w:val="20"/>
                <w:lang w:eastAsia="zh-CN"/>
              </w:rPr>
            </w:pPr>
            <w:r w:rsidRPr="007C3C66">
              <w:rPr>
                <w:rFonts w:asciiTheme="majorHAnsi" w:hAnsiTheme="majorHAnsi"/>
                <w:sz w:val="20"/>
                <w:szCs w:val="20"/>
                <w:lang w:eastAsia="zh-CN"/>
              </w:rPr>
              <w:t>888=Don’t know</w:t>
            </w:r>
          </w:p>
          <w:p w14:paraId="235A3467" w14:textId="77777777" w:rsidR="00F35D3A" w:rsidRPr="007C3C66" w:rsidRDefault="00F35D3A" w:rsidP="007C3C66">
            <w:pPr>
              <w:contextualSpacing/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  <w:lang w:eastAsia="zh-CN"/>
              </w:rPr>
              <w:t>999=Prefer not to respond</w:t>
            </w:r>
          </w:p>
        </w:tc>
        <w:tc>
          <w:tcPr>
            <w:tcW w:w="1730" w:type="dxa"/>
          </w:tcPr>
          <w:p w14:paraId="5699289C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Arial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Arial"/>
                <w:sz w:val="20"/>
                <w:szCs w:val="20"/>
              </w:rPr>
              <w:t>If yes, has it decreased or increased greatly?</w:t>
            </w:r>
          </w:p>
          <w:p w14:paraId="4CB7D6AB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Arial"/>
                <w:sz w:val="20"/>
                <w:szCs w:val="20"/>
              </w:rPr>
            </w:pPr>
          </w:p>
          <w:p w14:paraId="43B32A79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Arial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Arial"/>
                <w:sz w:val="20"/>
                <w:szCs w:val="20"/>
              </w:rPr>
              <w:t>1=Increased greatly</w:t>
            </w:r>
          </w:p>
          <w:p w14:paraId="4B714151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Arial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Arial"/>
                <w:sz w:val="20"/>
                <w:szCs w:val="20"/>
              </w:rPr>
              <w:t>2=Increased slightly</w:t>
            </w:r>
          </w:p>
          <w:p w14:paraId="52E3A6B4" w14:textId="77777777" w:rsidR="00F35D3A" w:rsidRPr="007C3C66" w:rsidRDefault="00F35D3A" w:rsidP="007C3C66">
            <w:pPr>
              <w:contextualSpacing/>
              <w:rPr>
                <w:rFonts w:asciiTheme="majorHAnsi" w:eastAsia="Calibri" w:hAnsiTheme="majorHAnsi" w:cs="Arial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Arial"/>
                <w:sz w:val="20"/>
                <w:szCs w:val="20"/>
              </w:rPr>
              <w:t>3=Stayed the same</w:t>
            </w:r>
          </w:p>
          <w:p w14:paraId="027F1EE9" w14:textId="77777777" w:rsidR="00F35D3A" w:rsidRPr="007C3C66" w:rsidRDefault="00F35D3A" w:rsidP="007C3C66">
            <w:pPr>
              <w:contextualSpacing/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4=Decreased slightly</w:t>
            </w:r>
          </w:p>
          <w:p w14:paraId="61D18A1D" w14:textId="77777777" w:rsidR="00F35D3A" w:rsidRPr="007C3C66" w:rsidRDefault="00F35D3A" w:rsidP="007C3C66">
            <w:pPr>
              <w:contextualSpacing/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5=Decreased greatly</w:t>
            </w:r>
          </w:p>
          <w:p w14:paraId="3EAC6097" w14:textId="77777777" w:rsidR="00F35D3A" w:rsidRPr="007C3C66" w:rsidRDefault="00F35D3A" w:rsidP="007C3C66">
            <w:pPr>
              <w:contextualSpacing/>
              <w:rPr>
                <w:rFonts w:asciiTheme="majorHAnsi" w:hAnsiTheme="majorHAnsi"/>
                <w:i/>
                <w:sz w:val="20"/>
                <w:szCs w:val="20"/>
              </w:rPr>
            </w:pPr>
            <w:r w:rsidRPr="007C3C66">
              <w:rPr>
                <w:rFonts w:asciiTheme="majorHAnsi" w:hAnsiTheme="majorHAnsi"/>
                <w:i/>
                <w:sz w:val="20"/>
                <w:szCs w:val="20"/>
              </w:rPr>
              <w:t xml:space="preserve">If 3, skip D.8 </w:t>
            </w:r>
          </w:p>
        </w:tc>
        <w:tc>
          <w:tcPr>
            <w:tcW w:w="1511" w:type="dxa"/>
          </w:tcPr>
          <w:p w14:paraId="76025A77" w14:textId="77777777" w:rsidR="00F35D3A" w:rsidRPr="007C3C66" w:rsidRDefault="00F35D3A" w:rsidP="007C3C66">
            <w:pPr>
              <w:contextualSpacing/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If it’s increased or decreased, tell me why?</w:t>
            </w:r>
          </w:p>
          <w:p w14:paraId="535590B9" w14:textId="77777777" w:rsidR="00F35D3A" w:rsidRPr="007C3C66" w:rsidRDefault="00F35D3A" w:rsidP="007C3C66">
            <w:pPr>
              <w:contextualSpacing/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1=Logging</w:t>
            </w:r>
          </w:p>
          <w:p w14:paraId="149DEF0A" w14:textId="77777777" w:rsidR="00F35D3A" w:rsidRPr="007C3C66" w:rsidRDefault="00F35D3A" w:rsidP="007C3C66">
            <w:pPr>
              <w:contextualSpacing/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2=Charcoaling</w:t>
            </w:r>
          </w:p>
          <w:p w14:paraId="09E80058" w14:textId="77777777" w:rsidR="00F35D3A" w:rsidRPr="007C3C66" w:rsidRDefault="00F35D3A" w:rsidP="007C3C66">
            <w:pPr>
              <w:contextualSpacing/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3=Land clearing for agriculture</w:t>
            </w:r>
          </w:p>
          <w:p w14:paraId="2461DBCE" w14:textId="77777777" w:rsidR="00F35D3A" w:rsidRPr="007C3C66" w:rsidRDefault="00F35D3A" w:rsidP="007C3C66">
            <w:pPr>
              <w:contextualSpacing/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4=Change in access restrictions</w:t>
            </w:r>
          </w:p>
          <w:p w14:paraId="593A2B47" w14:textId="77777777" w:rsidR="00F35D3A" w:rsidRPr="007C3C66" w:rsidRDefault="00F35D3A" w:rsidP="007C3C66">
            <w:pPr>
              <w:contextualSpacing/>
              <w:rPr>
                <w:rFonts w:asciiTheme="majorHAnsi" w:hAnsiTheme="majorHAnsi"/>
                <w:i/>
                <w:sz w:val="20"/>
                <w:szCs w:val="20"/>
              </w:rPr>
            </w:pPr>
            <w:r w:rsidRPr="007C3C66">
              <w:rPr>
                <w:rFonts w:asciiTheme="majorHAnsi" w:hAnsiTheme="majorHAnsi"/>
                <w:i/>
                <w:sz w:val="20"/>
                <w:szCs w:val="20"/>
              </w:rPr>
              <w:t>Select all that apply</w:t>
            </w:r>
          </w:p>
        </w:tc>
      </w:tr>
      <w:tr w:rsidR="00F35D3A" w:rsidRPr="007C3C66" w14:paraId="5C02131C" w14:textId="77777777" w:rsidTr="00F35D3A">
        <w:trPr>
          <w:trHeight w:val="20"/>
        </w:trPr>
        <w:tc>
          <w:tcPr>
            <w:tcW w:w="714" w:type="dxa"/>
          </w:tcPr>
          <w:p w14:paraId="0455C826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046" w:type="dxa"/>
          </w:tcPr>
          <w:p w14:paraId="69EC0D21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329" w:type="dxa"/>
          </w:tcPr>
          <w:p w14:paraId="1FC09517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160" w:type="dxa"/>
          </w:tcPr>
          <w:p w14:paraId="3A244EA0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440" w:type="dxa"/>
          </w:tcPr>
          <w:p w14:paraId="1DE91D9A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440" w:type="dxa"/>
          </w:tcPr>
          <w:p w14:paraId="13216FBE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350" w:type="dxa"/>
          </w:tcPr>
          <w:p w14:paraId="04C89ADA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730" w:type="dxa"/>
          </w:tcPr>
          <w:p w14:paraId="1EE953F8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511" w:type="dxa"/>
          </w:tcPr>
          <w:p w14:paraId="78472276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F35D3A" w:rsidRPr="007C3C66" w14:paraId="6E4E08E2" w14:textId="77777777" w:rsidTr="00F35D3A">
        <w:trPr>
          <w:trHeight w:val="20"/>
        </w:trPr>
        <w:tc>
          <w:tcPr>
            <w:tcW w:w="714" w:type="dxa"/>
          </w:tcPr>
          <w:p w14:paraId="56A3F7F5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7C3C66">
              <w:rPr>
                <w:rFonts w:asciiTheme="majorHAnsi" w:hAnsiTheme="majorHAnsi"/>
                <w:b/>
                <w:sz w:val="20"/>
                <w:szCs w:val="20"/>
              </w:rPr>
              <w:t>1</w:t>
            </w:r>
          </w:p>
        </w:tc>
        <w:tc>
          <w:tcPr>
            <w:tcW w:w="1046" w:type="dxa"/>
          </w:tcPr>
          <w:p w14:paraId="6B6C4339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329" w:type="dxa"/>
          </w:tcPr>
          <w:p w14:paraId="335BDE04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160" w:type="dxa"/>
          </w:tcPr>
          <w:p w14:paraId="6661001D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440" w:type="dxa"/>
          </w:tcPr>
          <w:p w14:paraId="324E4F5F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440" w:type="dxa"/>
          </w:tcPr>
          <w:p w14:paraId="0147CC80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350" w:type="dxa"/>
          </w:tcPr>
          <w:p w14:paraId="3A7D0DF0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730" w:type="dxa"/>
          </w:tcPr>
          <w:p w14:paraId="6A8C75F2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511" w:type="dxa"/>
          </w:tcPr>
          <w:p w14:paraId="2995AE57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F35D3A" w:rsidRPr="007C3C66" w14:paraId="5FF242F1" w14:textId="77777777" w:rsidTr="00F35D3A">
        <w:trPr>
          <w:trHeight w:val="20"/>
        </w:trPr>
        <w:tc>
          <w:tcPr>
            <w:tcW w:w="714" w:type="dxa"/>
          </w:tcPr>
          <w:p w14:paraId="42B7B8AB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7C3C66">
              <w:rPr>
                <w:rFonts w:asciiTheme="majorHAnsi" w:hAnsiTheme="majorHAnsi"/>
                <w:b/>
                <w:sz w:val="20"/>
                <w:szCs w:val="20"/>
              </w:rPr>
              <w:t>2</w:t>
            </w:r>
          </w:p>
        </w:tc>
        <w:tc>
          <w:tcPr>
            <w:tcW w:w="1046" w:type="dxa"/>
          </w:tcPr>
          <w:p w14:paraId="1D34479F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329" w:type="dxa"/>
          </w:tcPr>
          <w:p w14:paraId="79AC6DE2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160" w:type="dxa"/>
          </w:tcPr>
          <w:p w14:paraId="6700701C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440" w:type="dxa"/>
          </w:tcPr>
          <w:p w14:paraId="16D9C980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440" w:type="dxa"/>
          </w:tcPr>
          <w:p w14:paraId="3C13F97C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350" w:type="dxa"/>
          </w:tcPr>
          <w:p w14:paraId="6556D68C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730" w:type="dxa"/>
          </w:tcPr>
          <w:p w14:paraId="4F71A428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511" w:type="dxa"/>
          </w:tcPr>
          <w:p w14:paraId="55B37091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F35D3A" w:rsidRPr="007C3C66" w14:paraId="013463ED" w14:textId="77777777" w:rsidTr="00F35D3A">
        <w:trPr>
          <w:trHeight w:val="20"/>
        </w:trPr>
        <w:tc>
          <w:tcPr>
            <w:tcW w:w="714" w:type="dxa"/>
          </w:tcPr>
          <w:p w14:paraId="6BFEF057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7C3C66">
              <w:rPr>
                <w:rFonts w:asciiTheme="majorHAnsi" w:hAnsiTheme="majorHAnsi"/>
                <w:b/>
                <w:sz w:val="20"/>
                <w:szCs w:val="20"/>
              </w:rPr>
              <w:t>3</w:t>
            </w:r>
          </w:p>
        </w:tc>
        <w:tc>
          <w:tcPr>
            <w:tcW w:w="1046" w:type="dxa"/>
          </w:tcPr>
          <w:p w14:paraId="2E571CD0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329" w:type="dxa"/>
          </w:tcPr>
          <w:p w14:paraId="5EF91DEB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160" w:type="dxa"/>
          </w:tcPr>
          <w:p w14:paraId="15FDAFB8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440" w:type="dxa"/>
          </w:tcPr>
          <w:p w14:paraId="404AD62C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440" w:type="dxa"/>
          </w:tcPr>
          <w:p w14:paraId="120735E5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350" w:type="dxa"/>
          </w:tcPr>
          <w:p w14:paraId="39AB58D9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730" w:type="dxa"/>
          </w:tcPr>
          <w:p w14:paraId="7D7C61AF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511" w:type="dxa"/>
          </w:tcPr>
          <w:p w14:paraId="27BC6326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F35D3A" w:rsidRPr="007C3C66" w14:paraId="4C494C3B" w14:textId="77777777" w:rsidTr="00F35D3A">
        <w:trPr>
          <w:trHeight w:val="20"/>
        </w:trPr>
        <w:tc>
          <w:tcPr>
            <w:tcW w:w="714" w:type="dxa"/>
          </w:tcPr>
          <w:p w14:paraId="51EA3AA3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7C3C66">
              <w:rPr>
                <w:rFonts w:asciiTheme="majorHAnsi" w:hAnsiTheme="majorHAnsi"/>
                <w:b/>
                <w:sz w:val="20"/>
                <w:szCs w:val="20"/>
              </w:rPr>
              <w:t>4</w:t>
            </w:r>
          </w:p>
        </w:tc>
        <w:tc>
          <w:tcPr>
            <w:tcW w:w="1046" w:type="dxa"/>
          </w:tcPr>
          <w:p w14:paraId="21D85A42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329" w:type="dxa"/>
          </w:tcPr>
          <w:p w14:paraId="040B4928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160" w:type="dxa"/>
          </w:tcPr>
          <w:p w14:paraId="40023955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440" w:type="dxa"/>
          </w:tcPr>
          <w:p w14:paraId="305E3564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440" w:type="dxa"/>
          </w:tcPr>
          <w:p w14:paraId="29330A0E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350" w:type="dxa"/>
          </w:tcPr>
          <w:p w14:paraId="261594ED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730" w:type="dxa"/>
          </w:tcPr>
          <w:p w14:paraId="24FF19C5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511" w:type="dxa"/>
          </w:tcPr>
          <w:p w14:paraId="698C73F4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F35D3A" w:rsidRPr="007C3C66" w14:paraId="0789E05F" w14:textId="77777777" w:rsidTr="00F35D3A">
        <w:trPr>
          <w:trHeight w:val="20"/>
        </w:trPr>
        <w:tc>
          <w:tcPr>
            <w:tcW w:w="714" w:type="dxa"/>
          </w:tcPr>
          <w:p w14:paraId="32FE3F30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7C3C66">
              <w:rPr>
                <w:rFonts w:asciiTheme="majorHAnsi" w:hAnsiTheme="majorHAnsi"/>
                <w:b/>
                <w:sz w:val="20"/>
                <w:szCs w:val="20"/>
              </w:rPr>
              <w:t>5</w:t>
            </w:r>
          </w:p>
        </w:tc>
        <w:tc>
          <w:tcPr>
            <w:tcW w:w="1046" w:type="dxa"/>
          </w:tcPr>
          <w:p w14:paraId="5ECAE06A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329" w:type="dxa"/>
          </w:tcPr>
          <w:p w14:paraId="28102364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160" w:type="dxa"/>
          </w:tcPr>
          <w:p w14:paraId="0E2A87DA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440" w:type="dxa"/>
          </w:tcPr>
          <w:p w14:paraId="10AA657A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440" w:type="dxa"/>
          </w:tcPr>
          <w:p w14:paraId="7403C465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350" w:type="dxa"/>
          </w:tcPr>
          <w:p w14:paraId="4F92570B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730" w:type="dxa"/>
          </w:tcPr>
          <w:p w14:paraId="3C2220AE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511" w:type="dxa"/>
          </w:tcPr>
          <w:p w14:paraId="044C8B55" w14:textId="77777777" w:rsidR="00F35D3A" w:rsidRPr="007C3C66" w:rsidRDefault="00F35D3A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</w:tbl>
    <w:p w14:paraId="2BE295EC" w14:textId="77777777" w:rsidR="00436ACA" w:rsidRPr="007C3C66" w:rsidRDefault="00436ACA" w:rsidP="007C3C66">
      <w:pPr>
        <w:contextualSpacing/>
        <w:rPr>
          <w:rFonts w:asciiTheme="majorHAnsi" w:hAnsiTheme="majorHAnsi"/>
          <w:b/>
          <w:sz w:val="20"/>
          <w:szCs w:val="20"/>
        </w:rPr>
      </w:pPr>
    </w:p>
    <w:tbl>
      <w:tblPr>
        <w:tblStyle w:val="TableGrid"/>
        <w:tblW w:w="11070" w:type="dxa"/>
        <w:tblInd w:w="29" w:type="dxa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1157"/>
        <w:gridCol w:w="2066"/>
        <w:gridCol w:w="3887"/>
        <w:gridCol w:w="3960"/>
      </w:tblGrid>
      <w:tr w:rsidR="00436ACA" w:rsidRPr="007C3C66" w14:paraId="50B4A290" w14:textId="77777777" w:rsidTr="00AD3137">
        <w:trPr>
          <w:trHeight w:val="20"/>
        </w:trPr>
        <w:tc>
          <w:tcPr>
            <w:tcW w:w="1157" w:type="dxa"/>
          </w:tcPr>
          <w:p w14:paraId="2E9E4C5D" w14:textId="77777777" w:rsidR="00436ACA" w:rsidRPr="007C3C66" w:rsidRDefault="00436ACA" w:rsidP="007C3C66">
            <w:pPr>
              <w:ind w:left="1227"/>
              <w:contextualSpacing/>
              <w:jc w:val="center"/>
              <w:rPr>
                <w:rFonts w:asciiTheme="majorHAnsi" w:eastAsia="Calibri" w:hAnsiTheme="majorHAnsi" w:cs="Arial"/>
                <w:sz w:val="20"/>
                <w:szCs w:val="20"/>
              </w:rPr>
            </w:pPr>
          </w:p>
        </w:tc>
        <w:tc>
          <w:tcPr>
            <w:tcW w:w="2066" w:type="dxa"/>
          </w:tcPr>
          <w:p w14:paraId="09E44628" w14:textId="77777777" w:rsidR="00436ACA" w:rsidRPr="007C3C66" w:rsidRDefault="00436ACA" w:rsidP="007C3C66">
            <w:pPr>
              <w:ind w:left="-33"/>
              <w:contextualSpacing/>
              <w:jc w:val="center"/>
              <w:rPr>
                <w:rFonts w:asciiTheme="majorHAnsi" w:eastAsia="Calibri" w:hAnsiTheme="majorHAnsi" w:cs="Arial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Arial"/>
                <w:sz w:val="20"/>
                <w:szCs w:val="20"/>
              </w:rPr>
              <w:t xml:space="preserve">D.9 </w:t>
            </w:r>
          </w:p>
        </w:tc>
        <w:tc>
          <w:tcPr>
            <w:tcW w:w="3887" w:type="dxa"/>
          </w:tcPr>
          <w:p w14:paraId="1564331E" w14:textId="77777777" w:rsidR="00436ACA" w:rsidRPr="007C3C66" w:rsidRDefault="00436ACA" w:rsidP="007C3C66">
            <w:pPr>
              <w:contextualSpacing/>
              <w:jc w:val="center"/>
              <w:rPr>
                <w:rFonts w:asciiTheme="majorHAnsi" w:eastAsia="Calibri" w:hAnsiTheme="majorHAnsi" w:cs="Arial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Arial"/>
                <w:sz w:val="20"/>
                <w:szCs w:val="20"/>
              </w:rPr>
              <w:t>D.10</w:t>
            </w:r>
          </w:p>
        </w:tc>
        <w:tc>
          <w:tcPr>
            <w:tcW w:w="3960" w:type="dxa"/>
          </w:tcPr>
          <w:p w14:paraId="4009BD6C" w14:textId="77777777" w:rsidR="00436ACA" w:rsidRPr="007C3C66" w:rsidRDefault="00436ACA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D.11</w:t>
            </w:r>
          </w:p>
        </w:tc>
      </w:tr>
      <w:tr w:rsidR="00436ACA" w:rsidRPr="007C3C66" w14:paraId="7CF8EA0E" w14:textId="77777777" w:rsidTr="00AD3137">
        <w:trPr>
          <w:trHeight w:val="20"/>
        </w:trPr>
        <w:tc>
          <w:tcPr>
            <w:tcW w:w="1157" w:type="dxa"/>
          </w:tcPr>
          <w:p w14:paraId="3CCD4F58" w14:textId="77777777" w:rsidR="00436ACA" w:rsidRPr="007C3C66" w:rsidRDefault="00436ACA" w:rsidP="007C3C66">
            <w:pPr>
              <w:ind w:left="1227"/>
              <w:contextualSpacing/>
              <w:jc w:val="center"/>
              <w:rPr>
                <w:rFonts w:asciiTheme="majorHAnsi" w:eastAsia="Calibri" w:hAnsiTheme="majorHAnsi" w:cs="Arial"/>
                <w:sz w:val="20"/>
                <w:szCs w:val="20"/>
              </w:rPr>
            </w:pPr>
          </w:p>
        </w:tc>
        <w:tc>
          <w:tcPr>
            <w:tcW w:w="2066" w:type="dxa"/>
          </w:tcPr>
          <w:p w14:paraId="2B69C56D" w14:textId="77777777" w:rsidR="00436ACA" w:rsidRPr="007C3C66" w:rsidRDefault="00436ACA" w:rsidP="007C3C66">
            <w:pPr>
              <w:ind w:left="-33"/>
              <w:contextualSpacing/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Arial"/>
                <w:sz w:val="20"/>
                <w:szCs w:val="20"/>
              </w:rPr>
              <w:t>During the last 5 years, has there been any change in the thickness/amount of trees in the forest?</w:t>
            </w:r>
          </w:p>
        </w:tc>
        <w:tc>
          <w:tcPr>
            <w:tcW w:w="3887" w:type="dxa"/>
          </w:tcPr>
          <w:p w14:paraId="13C7B400" w14:textId="77777777" w:rsidR="00436ACA" w:rsidRPr="007C3C66" w:rsidRDefault="00436ACA" w:rsidP="007C3C66">
            <w:pPr>
              <w:contextualSpacing/>
              <w:rPr>
                <w:rFonts w:asciiTheme="majorHAnsi" w:eastAsia="Calibri" w:hAnsiTheme="majorHAnsi" w:cs="Arial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Arial"/>
                <w:sz w:val="20"/>
                <w:szCs w:val="20"/>
              </w:rPr>
              <w:t>If yes, has it decreased or increased greatly?</w:t>
            </w:r>
          </w:p>
          <w:p w14:paraId="6F512FD3" w14:textId="77777777" w:rsidR="00436ACA" w:rsidRPr="007C3C66" w:rsidRDefault="00436ACA" w:rsidP="007C3C66">
            <w:pPr>
              <w:contextualSpacing/>
              <w:rPr>
                <w:rFonts w:asciiTheme="majorHAnsi" w:eastAsia="Calibri" w:hAnsiTheme="majorHAnsi" w:cs="Arial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Arial"/>
                <w:sz w:val="20"/>
                <w:szCs w:val="20"/>
              </w:rPr>
              <w:t>1=Increased greatly</w:t>
            </w:r>
          </w:p>
          <w:p w14:paraId="18A4AAF7" w14:textId="77777777" w:rsidR="00436ACA" w:rsidRPr="007C3C66" w:rsidRDefault="00436ACA" w:rsidP="007C3C66">
            <w:pPr>
              <w:contextualSpacing/>
              <w:rPr>
                <w:rFonts w:asciiTheme="majorHAnsi" w:eastAsia="Calibri" w:hAnsiTheme="majorHAnsi" w:cs="Arial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Arial"/>
                <w:sz w:val="20"/>
                <w:szCs w:val="20"/>
              </w:rPr>
              <w:t>2=Increased slightly</w:t>
            </w:r>
          </w:p>
          <w:p w14:paraId="003F7C35" w14:textId="77777777" w:rsidR="00436ACA" w:rsidRPr="007C3C66" w:rsidRDefault="00436ACA" w:rsidP="007C3C66">
            <w:pPr>
              <w:contextualSpacing/>
              <w:rPr>
                <w:rFonts w:asciiTheme="majorHAnsi" w:eastAsia="Calibri" w:hAnsiTheme="majorHAnsi" w:cs="Arial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Arial"/>
                <w:sz w:val="20"/>
                <w:szCs w:val="20"/>
              </w:rPr>
              <w:t>3=Stayed the same</w:t>
            </w:r>
          </w:p>
          <w:p w14:paraId="1E8CB2C1" w14:textId="77777777" w:rsidR="00436ACA" w:rsidRPr="007C3C66" w:rsidRDefault="00436ACA" w:rsidP="007C3C66">
            <w:pPr>
              <w:contextualSpacing/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4=Decreased slightly</w:t>
            </w:r>
          </w:p>
          <w:p w14:paraId="16B2641E" w14:textId="77777777" w:rsidR="00436ACA" w:rsidRPr="007C3C66" w:rsidRDefault="00436ACA" w:rsidP="007C3C66">
            <w:pPr>
              <w:contextualSpacing/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5=Decreased greatly</w:t>
            </w:r>
          </w:p>
          <w:p w14:paraId="54B79822" w14:textId="77777777" w:rsidR="00436ACA" w:rsidRPr="007C3C66" w:rsidRDefault="00436ACA" w:rsidP="007C3C66">
            <w:pPr>
              <w:contextualSpacing/>
              <w:rPr>
                <w:rFonts w:asciiTheme="majorHAnsi" w:hAnsiTheme="majorHAnsi"/>
                <w:i/>
                <w:sz w:val="20"/>
                <w:szCs w:val="20"/>
              </w:rPr>
            </w:pPr>
            <w:r w:rsidRPr="007C3C66">
              <w:rPr>
                <w:rFonts w:asciiTheme="majorHAnsi" w:hAnsiTheme="majorHAnsi"/>
                <w:i/>
                <w:sz w:val="20"/>
                <w:szCs w:val="20"/>
              </w:rPr>
              <w:t>If 3, skip to D.12</w:t>
            </w:r>
          </w:p>
        </w:tc>
        <w:tc>
          <w:tcPr>
            <w:tcW w:w="3960" w:type="dxa"/>
          </w:tcPr>
          <w:p w14:paraId="225423E6" w14:textId="77777777" w:rsidR="00436ACA" w:rsidRPr="007C3C66" w:rsidRDefault="00436ACA" w:rsidP="007C3C66">
            <w:pPr>
              <w:contextualSpacing/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If it’s increased or decreased, tell me why?</w:t>
            </w:r>
          </w:p>
          <w:p w14:paraId="10F1F657" w14:textId="77777777" w:rsidR="00436ACA" w:rsidRPr="007C3C66" w:rsidRDefault="00436ACA" w:rsidP="007C3C66">
            <w:pPr>
              <w:contextualSpacing/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1=Logging</w:t>
            </w:r>
          </w:p>
          <w:p w14:paraId="2D841B88" w14:textId="77777777" w:rsidR="00436ACA" w:rsidRPr="007C3C66" w:rsidRDefault="00436ACA" w:rsidP="007C3C66">
            <w:pPr>
              <w:contextualSpacing/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2=Charcoaling</w:t>
            </w:r>
          </w:p>
          <w:p w14:paraId="40210586" w14:textId="77777777" w:rsidR="00436ACA" w:rsidRPr="007C3C66" w:rsidRDefault="00436ACA" w:rsidP="007C3C66">
            <w:pPr>
              <w:contextualSpacing/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3=Land clearing for agriculture</w:t>
            </w:r>
          </w:p>
          <w:p w14:paraId="4DDDCCB5" w14:textId="77777777" w:rsidR="00436ACA" w:rsidRPr="007C3C66" w:rsidRDefault="00436ACA" w:rsidP="007C3C66">
            <w:pPr>
              <w:contextualSpacing/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4=Change in access restrictions</w:t>
            </w:r>
          </w:p>
          <w:p w14:paraId="51030C3A" w14:textId="77777777" w:rsidR="00436ACA" w:rsidRPr="007C3C66" w:rsidRDefault="00436ACA" w:rsidP="007C3C66">
            <w:pPr>
              <w:contextualSpacing/>
              <w:rPr>
                <w:rFonts w:asciiTheme="majorHAnsi" w:hAnsiTheme="majorHAnsi"/>
                <w:i/>
                <w:sz w:val="20"/>
                <w:szCs w:val="20"/>
              </w:rPr>
            </w:pPr>
            <w:r w:rsidRPr="007C3C66">
              <w:rPr>
                <w:rFonts w:asciiTheme="majorHAnsi" w:hAnsiTheme="majorHAnsi"/>
                <w:i/>
                <w:sz w:val="20"/>
                <w:szCs w:val="20"/>
              </w:rPr>
              <w:t xml:space="preserve">Select all that apply </w:t>
            </w:r>
          </w:p>
        </w:tc>
      </w:tr>
      <w:tr w:rsidR="00436ACA" w:rsidRPr="007C3C66" w14:paraId="43C83AAC" w14:textId="77777777" w:rsidTr="00AD3137">
        <w:trPr>
          <w:trHeight w:val="20"/>
        </w:trPr>
        <w:tc>
          <w:tcPr>
            <w:tcW w:w="1157" w:type="dxa"/>
          </w:tcPr>
          <w:p w14:paraId="743804E2" w14:textId="77777777" w:rsidR="00436ACA" w:rsidRPr="007C3C66" w:rsidRDefault="00436ACA" w:rsidP="007C3C66">
            <w:pPr>
              <w:tabs>
                <w:tab w:val="left" w:pos="307"/>
              </w:tabs>
              <w:contextualSpacing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066" w:type="dxa"/>
          </w:tcPr>
          <w:p w14:paraId="24203E3A" w14:textId="77777777" w:rsidR="00436ACA" w:rsidRPr="007C3C66" w:rsidRDefault="00436ACA" w:rsidP="007C3C66">
            <w:pPr>
              <w:tabs>
                <w:tab w:val="left" w:pos="307"/>
              </w:tabs>
              <w:contextualSpacing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887" w:type="dxa"/>
          </w:tcPr>
          <w:p w14:paraId="03FFEEBF" w14:textId="77777777" w:rsidR="00436ACA" w:rsidRPr="007C3C66" w:rsidRDefault="00436ACA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960" w:type="dxa"/>
          </w:tcPr>
          <w:p w14:paraId="0C76C74B" w14:textId="77777777" w:rsidR="00436ACA" w:rsidRPr="007C3C66" w:rsidRDefault="00436ACA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436ACA" w:rsidRPr="007C3C66" w14:paraId="3303DC7A" w14:textId="77777777" w:rsidTr="00AD3137">
        <w:trPr>
          <w:trHeight w:val="20"/>
        </w:trPr>
        <w:tc>
          <w:tcPr>
            <w:tcW w:w="1157" w:type="dxa"/>
          </w:tcPr>
          <w:p w14:paraId="737FBBB0" w14:textId="77777777" w:rsidR="00436ACA" w:rsidRPr="007C3C66" w:rsidRDefault="00436ACA" w:rsidP="007C3C66">
            <w:pPr>
              <w:contextualSpacing/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  <w:tc>
          <w:tcPr>
            <w:tcW w:w="2066" w:type="dxa"/>
          </w:tcPr>
          <w:p w14:paraId="06503BAA" w14:textId="77777777" w:rsidR="00436ACA" w:rsidRPr="007C3C66" w:rsidRDefault="00436ACA" w:rsidP="007C3C66">
            <w:pPr>
              <w:contextualSpacing/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ab/>
            </w:r>
          </w:p>
        </w:tc>
        <w:tc>
          <w:tcPr>
            <w:tcW w:w="3887" w:type="dxa"/>
          </w:tcPr>
          <w:p w14:paraId="4F0D8B73" w14:textId="77777777" w:rsidR="00436ACA" w:rsidRPr="007C3C66" w:rsidRDefault="00436ACA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960" w:type="dxa"/>
          </w:tcPr>
          <w:p w14:paraId="55AB9870" w14:textId="77777777" w:rsidR="00436ACA" w:rsidRPr="007C3C66" w:rsidRDefault="00436ACA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436ACA" w:rsidRPr="007C3C66" w14:paraId="158D338E" w14:textId="77777777" w:rsidTr="00AD3137">
        <w:trPr>
          <w:trHeight w:val="20"/>
        </w:trPr>
        <w:tc>
          <w:tcPr>
            <w:tcW w:w="1157" w:type="dxa"/>
          </w:tcPr>
          <w:p w14:paraId="362DFB5A" w14:textId="77777777" w:rsidR="00436ACA" w:rsidRPr="007C3C66" w:rsidRDefault="00436ACA" w:rsidP="007C3C66">
            <w:pPr>
              <w:tabs>
                <w:tab w:val="left" w:pos="333"/>
              </w:tabs>
              <w:contextualSpacing/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2</w:t>
            </w:r>
          </w:p>
        </w:tc>
        <w:tc>
          <w:tcPr>
            <w:tcW w:w="2066" w:type="dxa"/>
          </w:tcPr>
          <w:p w14:paraId="1D108D08" w14:textId="77777777" w:rsidR="00436ACA" w:rsidRPr="007C3C66" w:rsidRDefault="00436ACA" w:rsidP="007C3C66">
            <w:pPr>
              <w:tabs>
                <w:tab w:val="left" w:pos="333"/>
              </w:tabs>
              <w:contextualSpacing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887" w:type="dxa"/>
          </w:tcPr>
          <w:p w14:paraId="1EFF1D83" w14:textId="77777777" w:rsidR="00436ACA" w:rsidRPr="007C3C66" w:rsidRDefault="00436ACA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960" w:type="dxa"/>
          </w:tcPr>
          <w:p w14:paraId="3C1BE782" w14:textId="77777777" w:rsidR="00436ACA" w:rsidRPr="007C3C66" w:rsidRDefault="00436ACA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436ACA" w:rsidRPr="007C3C66" w14:paraId="2E051B5E" w14:textId="77777777" w:rsidTr="00AD3137">
        <w:trPr>
          <w:trHeight w:val="20"/>
        </w:trPr>
        <w:tc>
          <w:tcPr>
            <w:tcW w:w="1157" w:type="dxa"/>
          </w:tcPr>
          <w:p w14:paraId="64FF9371" w14:textId="77777777" w:rsidR="00436ACA" w:rsidRPr="007C3C66" w:rsidRDefault="00436ACA" w:rsidP="007C3C66">
            <w:pPr>
              <w:tabs>
                <w:tab w:val="left" w:pos="333"/>
              </w:tabs>
              <w:contextualSpacing/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3</w:t>
            </w:r>
          </w:p>
        </w:tc>
        <w:tc>
          <w:tcPr>
            <w:tcW w:w="2066" w:type="dxa"/>
          </w:tcPr>
          <w:p w14:paraId="3BC8537B" w14:textId="77777777" w:rsidR="00436ACA" w:rsidRPr="007C3C66" w:rsidRDefault="00436ACA" w:rsidP="007C3C66">
            <w:pPr>
              <w:tabs>
                <w:tab w:val="left" w:pos="333"/>
              </w:tabs>
              <w:contextualSpacing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887" w:type="dxa"/>
          </w:tcPr>
          <w:p w14:paraId="0F377213" w14:textId="77777777" w:rsidR="00436ACA" w:rsidRPr="007C3C66" w:rsidRDefault="00436ACA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960" w:type="dxa"/>
          </w:tcPr>
          <w:p w14:paraId="5D1FF4F4" w14:textId="77777777" w:rsidR="00436ACA" w:rsidRPr="007C3C66" w:rsidRDefault="00436ACA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436ACA" w:rsidRPr="007C3C66" w14:paraId="65FBA4C8" w14:textId="77777777" w:rsidTr="00AD3137">
        <w:trPr>
          <w:trHeight w:val="20"/>
        </w:trPr>
        <w:tc>
          <w:tcPr>
            <w:tcW w:w="1157" w:type="dxa"/>
          </w:tcPr>
          <w:p w14:paraId="14F7C01D" w14:textId="77777777" w:rsidR="00436ACA" w:rsidRPr="007C3C66" w:rsidRDefault="00436ACA" w:rsidP="007C3C66">
            <w:pPr>
              <w:tabs>
                <w:tab w:val="left" w:pos="320"/>
              </w:tabs>
              <w:contextualSpacing/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4</w:t>
            </w:r>
          </w:p>
        </w:tc>
        <w:tc>
          <w:tcPr>
            <w:tcW w:w="2066" w:type="dxa"/>
          </w:tcPr>
          <w:p w14:paraId="7F91DFA3" w14:textId="77777777" w:rsidR="00436ACA" w:rsidRPr="007C3C66" w:rsidRDefault="00436ACA" w:rsidP="007C3C66">
            <w:pPr>
              <w:tabs>
                <w:tab w:val="left" w:pos="320"/>
              </w:tabs>
              <w:contextualSpacing/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ab/>
            </w:r>
          </w:p>
        </w:tc>
        <w:tc>
          <w:tcPr>
            <w:tcW w:w="3887" w:type="dxa"/>
          </w:tcPr>
          <w:p w14:paraId="1A3D7EE2" w14:textId="77777777" w:rsidR="00436ACA" w:rsidRPr="007C3C66" w:rsidRDefault="00436ACA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960" w:type="dxa"/>
          </w:tcPr>
          <w:p w14:paraId="44395195" w14:textId="77777777" w:rsidR="00436ACA" w:rsidRPr="007C3C66" w:rsidRDefault="00436ACA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436ACA" w:rsidRPr="007C3C66" w14:paraId="696F41B6" w14:textId="77777777" w:rsidTr="00AD3137">
        <w:trPr>
          <w:trHeight w:val="20"/>
        </w:trPr>
        <w:tc>
          <w:tcPr>
            <w:tcW w:w="1157" w:type="dxa"/>
          </w:tcPr>
          <w:p w14:paraId="01ED7CD4" w14:textId="77777777" w:rsidR="00436ACA" w:rsidRPr="007C3C66" w:rsidRDefault="00436ACA" w:rsidP="007C3C66">
            <w:pPr>
              <w:tabs>
                <w:tab w:val="left" w:pos="267"/>
                <w:tab w:val="center" w:pos="2520"/>
              </w:tabs>
              <w:contextualSpacing/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5</w:t>
            </w:r>
          </w:p>
        </w:tc>
        <w:tc>
          <w:tcPr>
            <w:tcW w:w="2066" w:type="dxa"/>
          </w:tcPr>
          <w:p w14:paraId="0EDA8146" w14:textId="77777777" w:rsidR="00436ACA" w:rsidRPr="007C3C66" w:rsidRDefault="00436ACA" w:rsidP="007C3C66">
            <w:pPr>
              <w:tabs>
                <w:tab w:val="left" w:pos="267"/>
                <w:tab w:val="center" w:pos="2520"/>
              </w:tabs>
              <w:contextualSpacing/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ab/>
            </w:r>
            <w:r w:rsidRPr="007C3C66">
              <w:rPr>
                <w:rFonts w:asciiTheme="majorHAnsi" w:hAnsiTheme="majorHAnsi"/>
                <w:sz w:val="20"/>
                <w:szCs w:val="20"/>
              </w:rPr>
              <w:tab/>
            </w:r>
            <w:r w:rsidRPr="007C3C66">
              <w:rPr>
                <w:rFonts w:asciiTheme="majorHAnsi" w:hAnsiTheme="majorHAnsi"/>
                <w:sz w:val="20"/>
                <w:szCs w:val="20"/>
              </w:rPr>
              <w:tab/>
            </w:r>
          </w:p>
        </w:tc>
        <w:tc>
          <w:tcPr>
            <w:tcW w:w="3887" w:type="dxa"/>
          </w:tcPr>
          <w:p w14:paraId="6F9E0D02" w14:textId="77777777" w:rsidR="00436ACA" w:rsidRPr="007C3C66" w:rsidRDefault="00436ACA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960" w:type="dxa"/>
          </w:tcPr>
          <w:p w14:paraId="1D65E783" w14:textId="77777777" w:rsidR="00436ACA" w:rsidRPr="007C3C66" w:rsidRDefault="00436ACA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</w:tbl>
    <w:p w14:paraId="6C38DB00" w14:textId="77777777" w:rsidR="00436ACA" w:rsidRPr="007C3C66" w:rsidRDefault="00436ACA" w:rsidP="007C3C66">
      <w:pPr>
        <w:rPr>
          <w:rFonts w:asciiTheme="majorHAnsi" w:hAnsiTheme="majorHAnsi"/>
          <w:sz w:val="20"/>
          <w:szCs w:val="20"/>
        </w:rPr>
      </w:pPr>
    </w:p>
    <w:p w14:paraId="61236D9B" w14:textId="77777777" w:rsidR="00F35D3A" w:rsidRPr="007C3C66" w:rsidRDefault="00F35D3A" w:rsidP="007C3C66">
      <w:pPr>
        <w:rPr>
          <w:rFonts w:asciiTheme="majorHAnsi" w:hAnsiTheme="majorHAnsi"/>
          <w:color w:val="000000" w:themeColor="text1"/>
          <w:sz w:val="20"/>
          <w:szCs w:val="20"/>
        </w:rPr>
      </w:pPr>
      <w:r w:rsidRPr="007C3C66">
        <w:rPr>
          <w:rFonts w:asciiTheme="majorHAnsi" w:hAnsiTheme="majorHAnsi"/>
          <w:color w:val="000000" w:themeColor="text1"/>
          <w:sz w:val="20"/>
          <w:szCs w:val="20"/>
        </w:rPr>
        <w:br w:type="page"/>
      </w:r>
    </w:p>
    <w:p w14:paraId="62B111DD" w14:textId="77777777" w:rsidR="00F35D3A" w:rsidRPr="007C3C66" w:rsidRDefault="00F35D3A" w:rsidP="007C3C66">
      <w:pPr>
        <w:rPr>
          <w:rFonts w:asciiTheme="majorHAnsi" w:hAnsiTheme="majorHAnsi"/>
          <w:sz w:val="20"/>
          <w:szCs w:val="20"/>
        </w:rPr>
      </w:pPr>
    </w:p>
    <w:tbl>
      <w:tblPr>
        <w:tblStyle w:val="TableGrid"/>
        <w:tblpPr w:leftFromText="180" w:rightFromText="180" w:vertAnchor="text" w:horzAnchor="page" w:tblpX="139" w:tblpY="3"/>
        <w:tblW w:w="12179" w:type="dxa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714"/>
        <w:gridCol w:w="1046"/>
        <w:gridCol w:w="1869"/>
        <w:gridCol w:w="2070"/>
        <w:gridCol w:w="3240"/>
        <w:gridCol w:w="3240"/>
      </w:tblGrid>
      <w:tr w:rsidR="007C3C66" w:rsidRPr="007C3C66" w14:paraId="7FE574D8" w14:textId="5F8EF020" w:rsidTr="007C3C66">
        <w:trPr>
          <w:trHeight w:val="20"/>
        </w:trPr>
        <w:tc>
          <w:tcPr>
            <w:tcW w:w="714" w:type="dxa"/>
          </w:tcPr>
          <w:p w14:paraId="1B965E08" w14:textId="77777777" w:rsidR="007C3C66" w:rsidRPr="007C3C66" w:rsidRDefault="007C3C66" w:rsidP="007C3C66">
            <w:pPr>
              <w:contextualSpacing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7C3C66">
              <w:rPr>
                <w:rFonts w:asciiTheme="majorHAnsi" w:hAnsiTheme="majorHAnsi"/>
                <w:b/>
                <w:sz w:val="20"/>
                <w:szCs w:val="20"/>
              </w:rPr>
              <w:t>Forest</w:t>
            </w:r>
          </w:p>
          <w:p w14:paraId="72A20A5B" w14:textId="77777777" w:rsidR="007C3C66" w:rsidRPr="007C3C66" w:rsidRDefault="007C3C66" w:rsidP="007C3C66">
            <w:pPr>
              <w:contextualSpacing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7C3C66">
              <w:rPr>
                <w:rFonts w:asciiTheme="majorHAnsi" w:hAnsiTheme="majorHAnsi"/>
                <w:b/>
                <w:sz w:val="20"/>
                <w:szCs w:val="20"/>
              </w:rPr>
              <w:t>code</w:t>
            </w:r>
          </w:p>
        </w:tc>
        <w:tc>
          <w:tcPr>
            <w:tcW w:w="1046" w:type="dxa"/>
          </w:tcPr>
          <w:p w14:paraId="4D7440C4" w14:textId="77777777" w:rsidR="007C3C66" w:rsidRPr="007C3C66" w:rsidRDefault="007C3C66" w:rsidP="007C3C66">
            <w:pPr>
              <w:contextualSpacing/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Name of the forest</w:t>
            </w:r>
          </w:p>
        </w:tc>
        <w:tc>
          <w:tcPr>
            <w:tcW w:w="1869" w:type="dxa"/>
          </w:tcPr>
          <w:p w14:paraId="331F5DC7" w14:textId="77777777" w:rsidR="007C3C66" w:rsidRPr="007C3C66" w:rsidRDefault="007C3C66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During the last 5 years, has there been any chance in the access to the forest/wooded land?</w:t>
            </w:r>
          </w:p>
          <w:p w14:paraId="7C359899" w14:textId="77777777" w:rsidR="007C3C66" w:rsidRPr="007C3C66" w:rsidRDefault="007C3C66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  <w:p w14:paraId="79790637" w14:textId="2F2C300D" w:rsidR="007C3C66" w:rsidRPr="007C3C66" w:rsidRDefault="007C3C66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0=No</w:t>
            </w:r>
          </w:p>
          <w:p w14:paraId="32F0728E" w14:textId="77777777" w:rsidR="007C3C66" w:rsidRPr="007C3C66" w:rsidRDefault="007C3C66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1=Yes </w:t>
            </w:r>
          </w:p>
          <w:p w14:paraId="4D676DC1" w14:textId="77777777" w:rsidR="007C3C66" w:rsidRPr="007C3C66" w:rsidRDefault="007C3C66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888=Don’t know</w:t>
            </w:r>
          </w:p>
          <w:p w14:paraId="789574F1" w14:textId="13EA597C" w:rsidR="007C3C66" w:rsidRPr="007C3C66" w:rsidRDefault="007C3C66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999=Prefer not to respond</w:t>
            </w:r>
          </w:p>
          <w:p w14:paraId="2CA07322" w14:textId="77777777" w:rsidR="007C3C66" w:rsidRPr="007C3C66" w:rsidRDefault="007C3C66" w:rsidP="007C3C66">
            <w:pPr>
              <w:contextualSpacing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070" w:type="dxa"/>
          </w:tcPr>
          <w:p w14:paraId="24B49D64" w14:textId="77777777" w:rsidR="007C3C66" w:rsidRPr="007C3C66" w:rsidRDefault="007C3C66" w:rsidP="007C3C66">
            <w:pPr>
              <w:contextualSpacing/>
              <w:rPr>
                <w:rFonts w:asciiTheme="majorHAnsi" w:eastAsia="Calibri" w:hAnsiTheme="majorHAnsi" w:cs="Arial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Arial"/>
                <w:sz w:val="20"/>
                <w:szCs w:val="20"/>
              </w:rPr>
              <w:t>If yes, has it decreased or increased greatly?</w:t>
            </w:r>
          </w:p>
          <w:p w14:paraId="4006BCD7" w14:textId="77777777" w:rsidR="007C3C66" w:rsidRPr="007C3C66" w:rsidRDefault="007C3C66" w:rsidP="007C3C66">
            <w:pPr>
              <w:contextualSpacing/>
              <w:rPr>
                <w:rFonts w:asciiTheme="majorHAnsi" w:eastAsia="Calibri" w:hAnsiTheme="majorHAnsi" w:cs="Arial"/>
                <w:sz w:val="20"/>
                <w:szCs w:val="20"/>
              </w:rPr>
            </w:pPr>
          </w:p>
          <w:p w14:paraId="5D87658C" w14:textId="77777777" w:rsidR="007C3C66" w:rsidRPr="007C3C66" w:rsidRDefault="007C3C66" w:rsidP="007C3C66">
            <w:pPr>
              <w:contextualSpacing/>
              <w:rPr>
                <w:rFonts w:asciiTheme="majorHAnsi" w:eastAsia="Calibri" w:hAnsiTheme="majorHAnsi" w:cs="Arial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Arial"/>
                <w:sz w:val="20"/>
                <w:szCs w:val="20"/>
              </w:rPr>
              <w:t>1=Increased greatly</w:t>
            </w:r>
          </w:p>
          <w:p w14:paraId="2E4FA180" w14:textId="77777777" w:rsidR="007C3C66" w:rsidRPr="007C3C66" w:rsidRDefault="007C3C66" w:rsidP="007C3C66">
            <w:pPr>
              <w:contextualSpacing/>
              <w:rPr>
                <w:rFonts w:asciiTheme="majorHAnsi" w:eastAsia="Calibri" w:hAnsiTheme="majorHAnsi" w:cs="Arial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Arial"/>
                <w:sz w:val="20"/>
                <w:szCs w:val="20"/>
              </w:rPr>
              <w:t>2=Increased slightly</w:t>
            </w:r>
          </w:p>
          <w:p w14:paraId="3FF365B8" w14:textId="77777777" w:rsidR="007C3C66" w:rsidRPr="007C3C66" w:rsidRDefault="007C3C66" w:rsidP="007C3C66">
            <w:pPr>
              <w:contextualSpacing/>
              <w:rPr>
                <w:rFonts w:asciiTheme="majorHAnsi" w:eastAsia="Calibri" w:hAnsiTheme="majorHAnsi" w:cs="Arial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Arial"/>
                <w:sz w:val="20"/>
                <w:szCs w:val="20"/>
              </w:rPr>
              <w:t>3=Stayed the same</w:t>
            </w:r>
          </w:p>
          <w:p w14:paraId="779222DA" w14:textId="77777777" w:rsidR="007C3C66" w:rsidRPr="007C3C66" w:rsidRDefault="007C3C66" w:rsidP="007C3C66">
            <w:pPr>
              <w:contextualSpacing/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4=Decreased slightly</w:t>
            </w:r>
          </w:p>
          <w:p w14:paraId="3C4FEB53" w14:textId="77777777" w:rsidR="007C3C66" w:rsidRPr="007C3C66" w:rsidRDefault="007C3C66" w:rsidP="007C3C66">
            <w:pPr>
              <w:contextualSpacing/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5=Decreased greatly</w:t>
            </w:r>
          </w:p>
          <w:p w14:paraId="0C294DA5" w14:textId="5836386C" w:rsidR="007C3C66" w:rsidRPr="007C3C66" w:rsidRDefault="007C3C66" w:rsidP="007C3C66">
            <w:pPr>
              <w:contextualSpacing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40" w:type="dxa"/>
          </w:tcPr>
          <w:p w14:paraId="620A05E1" w14:textId="77777777" w:rsidR="007C3C66" w:rsidRPr="007C3C66" w:rsidRDefault="007C3C66" w:rsidP="007C3C66">
            <w:pPr>
              <w:contextualSpacing/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If it’s increased or decreased, tell me why?</w:t>
            </w:r>
          </w:p>
          <w:p w14:paraId="654DEDF9" w14:textId="77777777" w:rsidR="007C3C66" w:rsidRPr="007C3C66" w:rsidRDefault="007C3C66" w:rsidP="007C3C66">
            <w:pPr>
              <w:contextualSpacing/>
              <w:rPr>
                <w:rFonts w:asciiTheme="majorHAnsi" w:hAnsiTheme="majorHAnsi"/>
                <w:sz w:val="20"/>
                <w:szCs w:val="20"/>
              </w:rPr>
            </w:pPr>
          </w:p>
          <w:p w14:paraId="135CF2DC" w14:textId="79AF6157" w:rsidR="007C3C66" w:rsidRPr="007C3C66" w:rsidRDefault="007C3C66" w:rsidP="007C3C66">
            <w:pPr>
              <w:contextualSpacing/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(Codes below)</w:t>
            </w:r>
          </w:p>
        </w:tc>
        <w:tc>
          <w:tcPr>
            <w:tcW w:w="3240" w:type="dxa"/>
          </w:tcPr>
          <w:p w14:paraId="680EC652" w14:textId="77777777" w:rsidR="007C3C66" w:rsidRPr="007C3C66" w:rsidRDefault="007C3C66" w:rsidP="007C3C66">
            <w:pPr>
              <w:contextualSpacing/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 xml:space="preserve">How do you think your community’s access to forest/wooded land will change over the next 5 years? </w:t>
            </w:r>
          </w:p>
          <w:p w14:paraId="19DB2E1A" w14:textId="77777777" w:rsidR="007C3C66" w:rsidRPr="007C3C66" w:rsidRDefault="007C3C66" w:rsidP="007C3C66">
            <w:pPr>
              <w:contextualSpacing/>
              <w:rPr>
                <w:rFonts w:asciiTheme="majorHAnsi" w:hAnsiTheme="majorHAnsi"/>
                <w:sz w:val="20"/>
                <w:szCs w:val="20"/>
              </w:rPr>
            </w:pPr>
          </w:p>
          <w:p w14:paraId="412BAFD2" w14:textId="77777777" w:rsidR="007C3C66" w:rsidRPr="007C3C66" w:rsidRDefault="007C3C66" w:rsidP="007C3C66">
            <w:pPr>
              <w:contextualSpacing/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1=Increased greatly</w:t>
            </w:r>
          </w:p>
          <w:p w14:paraId="4404D970" w14:textId="77777777" w:rsidR="007C3C66" w:rsidRPr="007C3C66" w:rsidRDefault="007C3C66" w:rsidP="007C3C66">
            <w:pPr>
              <w:contextualSpacing/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2=Increased slightly</w:t>
            </w:r>
          </w:p>
          <w:p w14:paraId="091688D7" w14:textId="77777777" w:rsidR="007C3C66" w:rsidRPr="007C3C66" w:rsidRDefault="007C3C66" w:rsidP="007C3C66">
            <w:pPr>
              <w:contextualSpacing/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3=Stayed the same</w:t>
            </w:r>
          </w:p>
          <w:p w14:paraId="408C49D7" w14:textId="77777777" w:rsidR="007C3C66" w:rsidRPr="007C3C66" w:rsidRDefault="007C3C66" w:rsidP="007C3C66">
            <w:pPr>
              <w:contextualSpacing/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4=Decreased slightly</w:t>
            </w:r>
          </w:p>
          <w:p w14:paraId="099EE534" w14:textId="60F99D9D" w:rsidR="007C3C66" w:rsidRPr="007C3C66" w:rsidRDefault="007C3C66" w:rsidP="007C3C66">
            <w:pPr>
              <w:contextualSpacing/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5=Decreased greatly</w:t>
            </w:r>
          </w:p>
        </w:tc>
      </w:tr>
      <w:tr w:rsidR="007C3C66" w:rsidRPr="007C3C66" w14:paraId="2B98A576" w14:textId="2FCBACBF" w:rsidTr="007C3C66">
        <w:trPr>
          <w:trHeight w:val="20"/>
        </w:trPr>
        <w:tc>
          <w:tcPr>
            <w:tcW w:w="714" w:type="dxa"/>
          </w:tcPr>
          <w:p w14:paraId="20C073EA" w14:textId="23ABB933" w:rsidR="007C3C66" w:rsidRPr="007C3C66" w:rsidRDefault="007C3C66" w:rsidP="007C3C66">
            <w:pPr>
              <w:contextualSpacing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046" w:type="dxa"/>
          </w:tcPr>
          <w:p w14:paraId="122B8BA3" w14:textId="77777777" w:rsidR="007C3C66" w:rsidRPr="007C3C66" w:rsidRDefault="007C3C66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69" w:type="dxa"/>
          </w:tcPr>
          <w:p w14:paraId="641918FC" w14:textId="77777777" w:rsidR="007C3C66" w:rsidRPr="007C3C66" w:rsidRDefault="007C3C66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070" w:type="dxa"/>
          </w:tcPr>
          <w:p w14:paraId="04B3B6D4" w14:textId="77777777" w:rsidR="007C3C66" w:rsidRPr="007C3C66" w:rsidRDefault="007C3C66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40" w:type="dxa"/>
          </w:tcPr>
          <w:p w14:paraId="25E99700" w14:textId="77777777" w:rsidR="007C3C66" w:rsidRPr="007C3C66" w:rsidRDefault="007C3C66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40" w:type="dxa"/>
          </w:tcPr>
          <w:p w14:paraId="33AEDF59" w14:textId="77777777" w:rsidR="007C3C66" w:rsidRPr="007C3C66" w:rsidRDefault="007C3C66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7C3C66" w:rsidRPr="007C3C66" w14:paraId="55C1C1AB" w14:textId="56BB2981" w:rsidTr="007C3C66">
        <w:trPr>
          <w:trHeight w:val="20"/>
        </w:trPr>
        <w:tc>
          <w:tcPr>
            <w:tcW w:w="714" w:type="dxa"/>
          </w:tcPr>
          <w:p w14:paraId="1A107104" w14:textId="77777777" w:rsidR="007C3C66" w:rsidRPr="007C3C66" w:rsidRDefault="007C3C66" w:rsidP="007C3C66">
            <w:pPr>
              <w:contextualSpacing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7C3C66">
              <w:rPr>
                <w:rFonts w:asciiTheme="majorHAnsi" w:hAnsiTheme="majorHAnsi"/>
                <w:b/>
                <w:sz w:val="20"/>
                <w:szCs w:val="20"/>
              </w:rPr>
              <w:t>1</w:t>
            </w:r>
          </w:p>
        </w:tc>
        <w:tc>
          <w:tcPr>
            <w:tcW w:w="1046" w:type="dxa"/>
          </w:tcPr>
          <w:p w14:paraId="03CC756E" w14:textId="77777777" w:rsidR="007C3C66" w:rsidRPr="007C3C66" w:rsidRDefault="007C3C66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69" w:type="dxa"/>
          </w:tcPr>
          <w:p w14:paraId="0646E7FE" w14:textId="77777777" w:rsidR="007C3C66" w:rsidRPr="007C3C66" w:rsidRDefault="007C3C66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070" w:type="dxa"/>
          </w:tcPr>
          <w:p w14:paraId="3E1EBF78" w14:textId="77777777" w:rsidR="007C3C66" w:rsidRPr="007C3C66" w:rsidRDefault="007C3C66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40" w:type="dxa"/>
          </w:tcPr>
          <w:p w14:paraId="35F3D02E" w14:textId="77777777" w:rsidR="007C3C66" w:rsidRPr="007C3C66" w:rsidRDefault="007C3C66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40" w:type="dxa"/>
          </w:tcPr>
          <w:p w14:paraId="65342156" w14:textId="77777777" w:rsidR="007C3C66" w:rsidRPr="007C3C66" w:rsidRDefault="007C3C66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7C3C66" w:rsidRPr="007C3C66" w14:paraId="64D942B2" w14:textId="1BEFDA87" w:rsidTr="007C3C66">
        <w:trPr>
          <w:trHeight w:val="20"/>
        </w:trPr>
        <w:tc>
          <w:tcPr>
            <w:tcW w:w="714" w:type="dxa"/>
          </w:tcPr>
          <w:p w14:paraId="6E4B4FD5" w14:textId="02B47BE2" w:rsidR="007C3C66" w:rsidRPr="007C3C66" w:rsidRDefault="007C3C66" w:rsidP="007C3C66">
            <w:pPr>
              <w:contextualSpacing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7C3C66">
              <w:rPr>
                <w:rFonts w:asciiTheme="majorHAnsi" w:hAnsiTheme="majorHAnsi"/>
                <w:b/>
                <w:sz w:val="20"/>
                <w:szCs w:val="20"/>
              </w:rPr>
              <w:t>2</w:t>
            </w:r>
          </w:p>
        </w:tc>
        <w:tc>
          <w:tcPr>
            <w:tcW w:w="1046" w:type="dxa"/>
          </w:tcPr>
          <w:p w14:paraId="5A428F38" w14:textId="77777777" w:rsidR="007C3C66" w:rsidRPr="007C3C66" w:rsidRDefault="007C3C66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69" w:type="dxa"/>
          </w:tcPr>
          <w:p w14:paraId="467D4650" w14:textId="77777777" w:rsidR="007C3C66" w:rsidRPr="007C3C66" w:rsidRDefault="007C3C66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070" w:type="dxa"/>
          </w:tcPr>
          <w:p w14:paraId="036C081F" w14:textId="77777777" w:rsidR="007C3C66" w:rsidRPr="007C3C66" w:rsidRDefault="007C3C66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40" w:type="dxa"/>
          </w:tcPr>
          <w:p w14:paraId="69FC65DC" w14:textId="77777777" w:rsidR="007C3C66" w:rsidRPr="007C3C66" w:rsidRDefault="007C3C66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40" w:type="dxa"/>
          </w:tcPr>
          <w:p w14:paraId="5B9F314D" w14:textId="77777777" w:rsidR="007C3C66" w:rsidRPr="007C3C66" w:rsidRDefault="007C3C66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7C3C66" w:rsidRPr="007C3C66" w14:paraId="19E94318" w14:textId="05334306" w:rsidTr="007C3C66">
        <w:trPr>
          <w:trHeight w:val="20"/>
        </w:trPr>
        <w:tc>
          <w:tcPr>
            <w:tcW w:w="714" w:type="dxa"/>
          </w:tcPr>
          <w:p w14:paraId="65D77EB0" w14:textId="61013137" w:rsidR="007C3C66" w:rsidRPr="007C3C66" w:rsidRDefault="007C3C66" w:rsidP="007C3C66">
            <w:pPr>
              <w:contextualSpacing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7C3C66">
              <w:rPr>
                <w:rFonts w:asciiTheme="majorHAnsi" w:hAnsiTheme="majorHAnsi"/>
                <w:b/>
                <w:sz w:val="20"/>
                <w:szCs w:val="20"/>
              </w:rPr>
              <w:t>3</w:t>
            </w:r>
          </w:p>
        </w:tc>
        <w:tc>
          <w:tcPr>
            <w:tcW w:w="1046" w:type="dxa"/>
          </w:tcPr>
          <w:p w14:paraId="17241FD9" w14:textId="77777777" w:rsidR="007C3C66" w:rsidRPr="007C3C66" w:rsidRDefault="007C3C66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69" w:type="dxa"/>
          </w:tcPr>
          <w:p w14:paraId="5FE68F9D" w14:textId="77777777" w:rsidR="007C3C66" w:rsidRPr="007C3C66" w:rsidRDefault="007C3C66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070" w:type="dxa"/>
          </w:tcPr>
          <w:p w14:paraId="6BE773D9" w14:textId="77777777" w:rsidR="007C3C66" w:rsidRPr="007C3C66" w:rsidRDefault="007C3C66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40" w:type="dxa"/>
          </w:tcPr>
          <w:p w14:paraId="369BBEEF" w14:textId="77777777" w:rsidR="007C3C66" w:rsidRPr="007C3C66" w:rsidRDefault="007C3C66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40" w:type="dxa"/>
          </w:tcPr>
          <w:p w14:paraId="1A9EEDD0" w14:textId="77777777" w:rsidR="007C3C66" w:rsidRPr="007C3C66" w:rsidRDefault="007C3C66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7C3C66" w:rsidRPr="007C3C66" w14:paraId="44161517" w14:textId="5E15F39E" w:rsidTr="007C3C66">
        <w:trPr>
          <w:trHeight w:val="20"/>
        </w:trPr>
        <w:tc>
          <w:tcPr>
            <w:tcW w:w="714" w:type="dxa"/>
          </w:tcPr>
          <w:p w14:paraId="2F31E716" w14:textId="05C9F9F5" w:rsidR="007C3C66" w:rsidRPr="007C3C66" w:rsidRDefault="007C3C66" w:rsidP="007C3C66">
            <w:pPr>
              <w:contextualSpacing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7C3C66">
              <w:rPr>
                <w:rFonts w:asciiTheme="majorHAnsi" w:hAnsiTheme="majorHAnsi"/>
                <w:b/>
                <w:sz w:val="20"/>
                <w:szCs w:val="20"/>
              </w:rPr>
              <w:t>4</w:t>
            </w:r>
          </w:p>
        </w:tc>
        <w:tc>
          <w:tcPr>
            <w:tcW w:w="1046" w:type="dxa"/>
          </w:tcPr>
          <w:p w14:paraId="287B13FB" w14:textId="77777777" w:rsidR="007C3C66" w:rsidRPr="007C3C66" w:rsidRDefault="007C3C66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69" w:type="dxa"/>
          </w:tcPr>
          <w:p w14:paraId="14BA479F" w14:textId="77777777" w:rsidR="007C3C66" w:rsidRPr="007C3C66" w:rsidRDefault="007C3C66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070" w:type="dxa"/>
          </w:tcPr>
          <w:p w14:paraId="21438F09" w14:textId="77777777" w:rsidR="007C3C66" w:rsidRPr="007C3C66" w:rsidRDefault="007C3C66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40" w:type="dxa"/>
          </w:tcPr>
          <w:p w14:paraId="53BDAE7F" w14:textId="77777777" w:rsidR="007C3C66" w:rsidRPr="007C3C66" w:rsidRDefault="007C3C66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40" w:type="dxa"/>
          </w:tcPr>
          <w:p w14:paraId="0B2FD0F0" w14:textId="77777777" w:rsidR="007C3C66" w:rsidRPr="007C3C66" w:rsidRDefault="007C3C66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7C3C66" w:rsidRPr="007C3C66" w14:paraId="63605BF4" w14:textId="446F472D" w:rsidTr="007C3C66">
        <w:trPr>
          <w:trHeight w:val="20"/>
        </w:trPr>
        <w:tc>
          <w:tcPr>
            <w:tcW w:w="714" w:type="dxa"/>
          </w:tcPr>
          <w:p w14:paraId="77FEDB53" w14:textId="3086D07F" w:rsidR="007C3C66" w:rsidRPr="007C3C66" w:rsidRDefault="007C3C66" w:rsidP="007C3C66">
            <w:pPr>
              <w:contextualSpacing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7C3C66">
              <w:rPr>
                <w:rFonts w:asciiTheme="majorHAnsi" w:hAnsiTheme="majorHAnsi"/>
                <w:b/>
                <w:sz w:val="20"/>
                <w:szCs w:val="20"/>
              </w:rPr>
              <w:t>5</w:t>
            </w:r>
          </w:p>
        </w:tc>
        <w:tc>
          <w:tcPr>
            <w:tcW w:w="1046" w:type="dxa"/>
          </w:tcPr>
          <w:p w14:paraId="0731025B" w14:textId="77777777" w:rsidR="007C3C66" w:rsidRPr="007C3C66" w:rsidRDefault="007C3C66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69" w:type="dxa"/>
          </w:tcPr>
          <w:p w14:paraId="7E3412A1" w14:textId="77777777" w:rsidR="007C3C66" w:rsidRPr="007C3C66" w:rsidRDefault="007C3C66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070" w:type="dxa"/>
          </w:tcPr>
          <w:p w14:paraId="396FBD19" w14:textId="77777777" w:rsidR="007C3C66" w:rsidRPr="007C3C66" w:rsidRDefault="007C3C66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40" w:type="dxa"/>
          </w:tcPr>
          <w:p w14:paraId="4DFAD332" w14:textId="77777777" w:rsidR="007C3C66" w:rsidRPr="007C3C66" w:rsidRDefault="007C3C66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40" w:type="dxa"/>
          </w:tcPr>
          <w:p w14:paraId="7C0A67D4" w14:textId="77777777" w:rsidR="007C3C66" w:rsidRPr="007C3C66" w:rsidRDefault="007C3C66" w:rsidP="007C3C66">
            <w:pPr>
              <w:contextualSpacing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</w:tbl>
    <w:p w14:paraId="3E0745B8" w14:textId="77777777" w:rsidR="00F35D3A" w:rsidRPr="007C3C66" w:rsidRDefault="00F35D3A" w:rsidP="007C3C66">
      <w:pPr>
        <w:rPr>
          <w:rFonts w:asciiTheme="majorHAnsi" w:hAnsiTheme="majorHAnsi"/>
          <w:sz w:val="20"/>
          <w:szCs w:val="20"/>
        </w:rPr>
      </w:pPr>
    </w:p>
    <w:p w14:paraId="6722E69E" w14:textId="77777777" w:rsidR="00F35D3A" w:rsidRPr="007C3C66" w:rsidRDefault="00F35D3A" w:rsidP="007C3C66">
      <w:pPr>
        <w:rPr>
          <w:rFonts w:asciiTheme="majorHAnsi" w:hAnsiTheme="majorHAnsi"/>
          <w:sz w:val="20"/>
          <w:szCs w:val="20"/>
        </w:rPr>
      </w:pPr>
    </w:p>
    <w:p w14:paraId="40F61E14" w14:textId="77777777" w:rsidR="00F35D3A" w:rsidRPr="007C3C66" w:rsidRDefault="00F35D3A" w:rsidP="007C3C66">
      <w:pPr>
        <w:rPr>
          <w:rFonts w:asciiTheme="majorHAnsi" w:hAnsiTheme="majorHAnsi"/>
          <w:sz w:val="20"/>
          <w:szCs w:val="20"/>
        </w:rPr>
      </w:pPr>
    </w:p>
    <w:p w14:paraId="339EB8C6" w14:textId="77777777" w:rsidR="00436ACA" w:rsidRPr="007C3C66" w:rsidRDefault="00436ACA" w:rsidP="007C3C66">
      <w:pPr>
        <w:rPr>
          <w:rFonts w:asciiTheme="majorHAnsi" w:hAnsiTheme="majorHAnsi"/>
          <w:color w:val="000000" w:themeColor="text1"/>
          <w:sz w:val="20"/>
          <w:szCs w:val="20"/>
        </w:rPr>
      </w:pPr>
    </w:p>
    <w:p w14:paraId="3FB6C4B3" w14:textId="77777777" w:rsidR="00E77260" w:rsidRPr="007C3C66" w:rsidRDefault="00E77260" w:rsidP="007C3C66">
      <w:pPr>
        <w:pStyle w:val="ListParagraph"/>
        <w:spacing w:after="0" w:line="240" w:lineRule="auto"/>
        <w:ind w:left="1620"/>
        <w:rPr>
          <w:rFonts w:asciiTheme="majorHAnsi" w:hAnsiTheme="majorHAnsi"/>
          <w:color w:val="000000" w:themeColor="text1"/>
          <w:sz w:val="20"/>
          <w:szCs w:val="20"/>
        </w:rPr>
      </w:pPr>
    </w:p>
    <w:p w14:paraId="1A5534DB" w14:textId="77777777" w:rsidR="00F35D3A" w:rsidRPr="007C3C66" w:rsidRDefault="00F35D3A" w:rsidP="007C3C66">
      <w:pPr>
        <w:pStyle w:val="ListParagraph"/>
        <w:spacing w:after="0" w:line="240" w:lineRule="auto"/>
        <w:ind w:left="1620"/>
        <w:rPr>
          <w:rFonts w:asciiTheme="majorHAnsi" w:hAnsiTheme="majorHAnsi"/>
          <w:color w:val="000000" w:themeColor="text1"/>
          <w:sz w:val="20"/>
          <w:szCs w:val="20"/>
        </w:rPr>
      </w:pPr>
    </w:p>
    <w:p w14:paraId="51D97D6A" w14:textId="77777777" w:rsidR="00F35D3A" w:rsidRPr="007C3C66" w:rsidRDefault="00F35D3A" w:rsidP="007C3C66">
      <w:pPr>
        <w:pStyle w:val="ListParagraph"/>
        <w:spacing w:after="0" w:line="240" w:lineRule="auto"/>
        <w:ind w:left="1620"/>
        <w:rPr>
          <w:rFonts w:asciiTheme="majorHAnsi" w:hAnsiTheme="majorHAnsi"/>
          <w:color w:val="000000" w:themeColor="text1"/>
          <w:sz w:val="20"/>
          <w:szCs w:val="20"/>
        </w:rPr>
      </w:pPr>
    </w:p>
    <w:tbl>
      <w:tblPr>
        <w:tblStyle w:val="TableGrid"/>
        <w:tblpPr w:leftFromText="180" w:rightFromText="180" w:vertAnchor="page" w:horzAnchor="margin" w:tblpY="7658"/>
        <w:tblW w:w="0" w:type="auto"/>
        <w:tblLook w:val="04A0" w:firstRow="1" w:lastRow="0" w:firstColumn="1" w:lastColumn="0" w:noHBand="0" w:noVBand="1"/>
      </w:tblPr>
      <w:tblGrid>
        <w:gridCol w:w="2811"/>
        <w:gridCol w:w="2662"/>
        <w:gridCol w:w="2567"/>
        <w:gridCol w:w="2976"/>
      </w:tblGrid>
      <w:tr w:rsidR="00F35D3A" w:rsidRPr="007C3C66" w14:paraId="58DDF23C" w14:textId="77777777" w:rsidTr="00F35D3A">
        <w:tc>
          <w:tcPr>
            <w:tcW w:w="5473" w:type="dxa"/>
            <w:gridSpan w:val="2"/>
          </w:tcPr>
          <w:p w14:paraId="0721B621" w14:textId="77777777" w:rsidR="00F35D3A" w:rsidRPr="007C3C66" w:rsidRDefault="00F35D3A" w:rsidP="007C3C66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 w:rsidRPr="007C3C66">
              <w:rPr>
                <w:rFonts w:asciiTheme="majorHAnsi" w:hAnsiTheme="majorHAnsi"/>
                <w:b/>
                <w:sz w:val="20"/>
                <w:szCs w:val="20"/>
              </w:rPr>
              <w:t>105- Reasons for increase</w:t>
            </w:r>
          </w:p>
        </w:tc>
        <w:tc>
          <w:tcPr>
            <w:tcW w:w="5543" w:type="dxa"/>
            <w:gridSpan w:val="2"/>
          </w:tcPr>
          <w:p w14:paraId="3354D78C" w14:textId="77777777" w:rsidR="00F35D3A" w:rsidRPr="007C3C66" w:rsidRDefault="00F35D3A" w:rsidP="007C3C66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 w:rsidRPr="007C3C66">
              <w:rPr>
                <w:rFonts w:asciiTheme="majorHAnsi" w:hAnsiTheme="majorHAnsi"/>
                <w:b/>
                <w:sz w:val="20"/>
                <w:szCs w:val="20"/>
              </w:rPr>
              <w:t>106- Reasons for decrease</w:t>
            </w:r>
          </w:p>
        </w:tc>
      </w:tr>
      <w:tr w:rsidR="00F35D3A" w:rsidRPr="007C3C66" w14:paraId="3E60DFFE" w14:textId="77777777" w:rsidTr="00F35D3A">
        <w:tc>
          <w:tcPr>
            <w:tcW w:w="2811" w:type="dxa"/>
          </w:tcPr>
          <w:p w14:paraId="55A2D754" w14:textId="77777777" w:rsidR="00F35D3A" w:rsidRPr="007C3C66" w:rsidRDefault="00F35D3A" w:rsidP="007C3C66">
            <w:pPr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1=Increased forest area due to land left to regenerate</w:t>
            </w:r>
          </w:p>
          <w:p w14:paraId="632B867C" w14:textId="77777777" w:rsidR="00F35D3A" w:rsidRPr="007C3C66" w:rsidRDefault="00F35D3A" w:rsidP="007C3C66">
            <w:pPr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2=Increased forest area due to planting trees</w:t>
            </w:r>
          </w:p>
          <w:p w14:paraId="17D31C24" w14:textId="77777777" w:rsidR="00F35D3A" w:rsidRPr="007C3C66" w:rsidRDefault="00F35D3A" w:rsidP="007C3C66">
            <w:pPr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3=Increased forest area due to conservational activities/sustainable harvest practices</w:t>
            </w:r>
          </w:p>
          <w:p w14:paraId="18EB436F" w14:textId="77777777" w:rsidR="00F35D3A" w:rsidRPr="007C3C66" w:rsidRDefault="00F35D3A" w:rsidP="007C3C66">
            <w:pPr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4=</w:t>
            </w:r>
            <w:proofErr w:type="spellStart"/>
            <w:r w:rsidRPr="007C3C66">
              <w:rPr>
                <w:rFonts w:asciiTheme="majorHAnsi" w:hAnsiTheme="majorHAnsi"/>
                <w:sz w:val="20"/>
                <w:szCs w:val="20"/>
              </w:rPr>
              <w:t>Incerased</w:t>
            </w:r>
            <w:proofErr w:type="spellEnd"/>
            <w:r w:rsidRPr="007C3C66">
              <w:rPr>
                <w:rFonts w:asciiTheme="majorHAnsi" w:hAnsiTheme="majorHAnsi"/>
                <w:sz w:val="20"/>
                <w:szCs w:val="20"/>
              </w:rPr>
              <w:t xml:space="preserve"> forest area due to reduced use from large-scale commercial users </w:t>
            </w:r>
          </w:p>
          <w:p w14:paraId="1486AF33" w14:textId="77777777" w:rsidR="00F35D3A" w:rsidRPr="007C3C66" w:rsidRDefault="00F35D3A" w:rsidP="007C3C66">
            <w:pPr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 xml:space="preserve">5=Increased forest area due to reduced local/small scale commercial use </w:t>
            </w:r>
          </w:p>
        </w:tc>
        <w:tc>
          <w:tcPr>
            <w:tcW w:w="2662" w:type="dxa"/>
          </w:tcPr>
          <w:p w14:paraId="0DFC0202" w14:textId="77777777" w:rsidR="00F35D3A" w:rsidRPr="007C3C66" w:rsidRDefault="00F35D3A" w:rsidP="007C3C66">
            <w:pPr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6=Increased forest area due to climatic changes</w:t>
            </w:r>
          </w:p>
          <w:p w14:paraId="17E5CF56" w14:textId="77777777" w:rsidR="00F35D3A" w:rsidRPr="007C3C66" w:rsidRDefault="00F35D3A" w:rsidP="007C3C66">
            <w:pPr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 xml:space="preserve">7=Increased forest area for other reasons, specify </w:t>
            </w:r>
          </w:p>
          <w:p w14:paraId="664FCA17" w14:textId="77777777" w:rsidR="00F35D3A" w:rsidRPr="007C3C66" w:rsidRDefault="00F35D3A" w:rsidP="007C3C66">
            <w:pPr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8=Improved rights to the forest areas</w:t>
            </w:r>
          </w:p>
          <w:p w14:paraId="1E08C8DF" w14:textId="77777777" w:rsidR="00F35D3A" w:rsidRPr="007C3C66" w:rsidRDefault="00F35D3A" w:rsidP="007C3C66">
            <w:pPr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9=More illegal access to forest area</w:t>
            </w:r>
          </w:p>
          <w:p w14:paraId="520ED7CC" w14:textId="77777777" w:rsidR="00F35D3A" w:rsidRPr="007C3C66" w:rsidRDefault="00F35D3A" w:rsidP="007C3C66">
            <w:pPr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10=Improved roads/transport to the area</w:t>
            </w:r>
          </w:p>
          <w:p w14:paraId="1E797D36" w14:textId="77777777" w:rsidR="00F35D3A" w:rsidRPr="007C3C66" w:rsidRDefault="00F35D3A" w:rsidP="007C3C66">
            <w:pPr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 xml:space="preserve">11=Other reason for improved access, specify </w:t>
            </w:r>
          </w:p>
        </w:tc>
        <w:tc>
          <w:tcPr>
            <w:tcW w:w="2567" w:type="dxa"/>
          </w:tcPr>
          <w:p w14:paraId="35C53AC3" w14:textId="77777777" w:rsidR="00F35D3A" w:rsidRPr="007C3C66" w:rsidRDefault="00F35D3A" w:rsidP="007C3C66">
            <w:pPr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1=Reduced forest area due to small-scale clearing for agriculture</w:t>
            </w:r>
          </w:p>
          <w:p w14:paraId="6A6C22E1" w14:textId="77777777" w:rsidR="00F35D3A" w:rsidRPr="007C3C66" w:rsidRDefault="00F35D3A" w:rsidP="007C3C66">
            <w:pPr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 xml:space="preserve">2=Reduced forest area due to large-scale projects (plantations, new settlements, mining, </w:t>
            </w:r>
            <w:proofErr w:type="spellStart"/>
            <w:r w:rsidRPr="007C3C66">
              <w:rPr>
                <w:rFonts w:asciiTheme="majorHAnsi" w:hAnsiTheme="majorHAnsi"/>
                <w:sz w:val="20"/>
                <w:szCs w:val="20"/>
              </w:rPr>
              <w:t>etc</w:t>
            </w:r>
            <w:proofErr w:type="spellEnd"/>
            <w:r w:rsidRPr="007C3C66">
              <w:rPr>
                <w:rFonts w:asciiTheme="majorHAnsi" w:hAnsiTheme="majorHAnsi"/>
                <w:sz w:val="20"/>
                <w:szCs w:val="20"/>
              </w:rPr>
              <w:t>)</w:t>
            </w:r>
          </w:p>
          <w:p w14:paraId="5182FBFC" w14:textId="77777777" w:rsidR="00F35D3A" w:rsidRPr="007C3C66" w:rsidRDefault="00F35D3A" w:rsidP="007C3C66">
            <w:pPr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3=</w:t>
            </w:r>
            <w:proofErr w:type="spellStart"/>
            <w:r w:rsidRPr="007C3C66">
              <w:rPr>
                <w:rFonts w:asciiTheme="majorHAnsi" w:hAnsiTheme="majorHAnsi"/>
                <w:sz w:val="20"/>
                <w:szCs w:val="20"/>
              </w:rPr>
              <w:t>Redcued</w:t>
            </w:r>
            <w:proofErr w:type="spellEnd"/>
            <w:r w:rsidRPr="007C3C66">
              <w:rPr>
                <w:rFonts w:asciiTheme="majorHAnsi" w:hAnsiTheme="majorHAnsi"/>
                <w:sz w:val="20"/>
                <w:szCs w:val="20"/>
              </w:rPr>
              <w:t xml:space="preserve"> forest area due to charcoal production</w:t>
            </w:r>
          </w:p>
          <w:p w14:paraId="2909E21E" w14:textId="77777777" w:rsidR="00F35D3A" w:rsidRPr="007C3C66" w:rsidRDefault="00F35D3A" w:rsidP="007C3C66">
            <w:pPr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4=Reduced forest area due to timber harvesting</w:t>
            </w:r>
          </w:p>
          <w:p w14:paraId="7B345E21" w14:textId="77777777" w:rsidR="00F35D3A" w:rsidRPr="007C3C66" w:rsidRDefault="00F35D3A" w:rsidP="007C3C66">
            <w:pPr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 xml:space="preserve">5=Reduced forest area due to brick burning </w:t>
            </w:r>
          </w:p>
          <w:p w14:paraId="230C11E6" w14:textId="77777777" w:rsidR="00F35D3A" w:rsidRPr="007C3C66" w:rsidRDefault="00F35D3A" w:rsidP="007C3C66">
            <w:pPr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6=Reduced forest area due to poor harvesting practices</w:t>
            </w:r>
          </w:p>
          <w:p w14:paraId="21176C6A" w14:textId="77777777" w:rsidR="00F35D3A" w:rsidRPr="007C3C66" w:rsidRDefault="00F35D3A" w:rsidP="007C3C66">
            <w:pPr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 xml:space="preserve">7=Reduced forest area due to bush burning </w:t>
            </w:r>
          </w:p>
          <w:p w14:paraId="1AA6D967" w14:textId="77777777" w:rsidR="00F35D3A" w:rsidRPr="007C3C66" w:rsidRDefault="00F35D3A" w:rsidP="007C3C66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976" w:type="dxa"/>
          </w:tcPr>
          <w:p w14:paraId="0DEF156B" w14:textId="77777777" w:rsidR="00F35D3A" w:rsidRPr="007C3C66" w:rsidRDefault="00F35D3A" w:rsidP="007C3C66">
            <w:pPr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8=Reduced forest area due to natural disasters or pest</w:t>
            </w:r>
          </w:p>
          <w:p w14:paraId="28156AE9" w14:textId="77777777" w:rsidR="00F35D3A" w:rsidRPr="007C3C66" w:rsidRDefault="00F35D3A" w:rsidP="007C3C66">
            <w:pPr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 xml:space="preserve">9=Reduced forest area due to other reasons, specify </w:t>
            </w:r>
          </w:p>
          <w:p w14:paraId="58B33998" w14:textId="77777777" w:rsidR="00F35D3A" w:rsidRPr="007C3C66" w:rsidRDefault="00F35D3A" w:rsidP="007C3C66">
            <w:pPr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10=People from outside buying land and restricting access</w:t>
            </w:r>
          </w:p>
          <w:p w14:paraId="6EB56AF6" w14:textId="77777777" w:rsidR="00F35D3A" w:rsidRPr="007C3C66" w:rsidRDefault="00F35D3A" w:rsidP="007C3C66">
            <w:pPr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11=State or local authorities restricting access</w:t>
            </w:r>
          </w:p>
          <w:p w14:paraId="40D54B0A" w14:textId="77777777" w:rsidR="00F35D3A" w:rsidRPr="007C3C66" w:rsidRDefault="00F35D3A" w:rsidP="007C3C66">
            <w:pPr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 xml:space="preserve">12=Customary/community restrictions on access </w:t>
            </w:r>
          </w:p>
          <w:p w14:paraId="51AC9938" w14:textId="77777777" w:rsidR="00F35D3A" w:rsidRPr="007C3C66" w:rsidRDefault="00F35D3A" w:rsidP="007C3C66">
            <w:pPr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 xml:space="preserve">13=Some other restriction in access, specify </w:t>
            </w:r>
          </w:p>
          <w:p w14:paraId="657EEA55" w14:textId="77777777" w:rsidR="00F35D3A" w:rsidRPr="007C3C66" w:rsidRDefault="00F35D3A" w:rsidP="007C3C66">
            <w:pPr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 xml:space="preserve">14=Deteriorated roads/transport </w:t>
            </w:r>
          </w:p>
          <w:p w14:paraId="50F0BBC9" w14:textId="77777777" w:rsidR="00F35D3A" w:rsidRPr="007C3C66" w:rsidRDefault="00F35D3A" w:rsidP="007C3C66">
            <w:pPr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 xml:space="preserve">15=Other reason for reduced access, specify </w:t>
            </w:r>
          </w:p>
        </w:tc>
      </w:tr>
    </w:tbl>
    <w:p w14:paraId="434F3338" w14:textId="25C87E2A" w:rsidR="00F35D3A" w:rsidRPr="007C3C66" w:rsidRDefault="00F35D3A" w:rsidP="007C3C66">
      <w:pPr>
        <w:rPr>
          <w:rFonts w:asciiTheme="majorHAnsi" w:hAnsiTheme="majorHAnsi"/>
          <w:color w:val="000000" w:themeColor="text1"/>
          <w:sz w:val="20"/>
          <w:szCs w:val="20"/>
        </w:rPr>
      </w:pPr>
      <w:r w:rsidRPr="007C3C66">
        <w:rPr>
          <w:rFonts w:asciiTheme="majorHAnsi" w:hAnsiTheme="majorHAnsi"/>
          <w:color w:val="000000" w:themeColor="text1"/>
          <w:sz w:val="20"/>
          <w:szCs w:val="20"/>
        </w:rPr>
        <w:br w:type="page"/>
      </w:r>
    </w:p>
    <w:p w14:paraId="34C75862" w14:textId="77777777" w:rsidR="00AD3137" w:rsidRPr="007C3C66" w:rsidRDefault="00AD3137" w:rsidP="007C3C66">
      <w:pPr>
        <w:rPr>
          <w:rFonts w:asciiTheme="majorHAnsi" w:hAnsiTheme="majorHAnsi"/>
          <w:color w:val="000000" w:themeColor="text1"/>
          <w:sz w:val="20"/>
          <w:szCs w:val="20"/>
        </w:rPr>
      </w:pPr>
    </w:p>
    <w:p w14:paraId="5250706A" w14:textId="77EA941A" w:rsidR="00DD26A1" w:rsidRPr="007C3C66" w:rsidRDefault="00DD26A1" w:rsidP="007C3C66">
      <w:pPr>
        <w:rPr>
          <w:rFonts w:asciiTheme="majorHAnsi" w:hAnsiTheme="majorHAnsi"/>
          <w:color w:val="000000" w:themeColor="text1"/>
          <w:sz w:val="20"/>
          <w:szCs w:val="20"/>
        </w:rPr>
      </w:pPr>
      <w:r w:rsidRPr="007C3C66">
        <w:rPr>
          <w:rFonts w:asciiTheme="majorHAnsi" w:hAnsiTheme="majorHAnsi"/>
          <w:color w:val="000000" w:themeColor="text1"/>
          <w:sz w:val="20"/>
          <w:szCs w:val="20"/>
        </w:rPr>
        <w:t>FOREST PRODUCTS</w:t>
      </w:r>
    </w:p>
    <w:tbl>
      <w:tblPr>
        <w:tblStyle w:val="TableGrid1"/>
        <w:tblpPr w:leftFromText="180" w:rightFromText="180" w:vertAnchor="text" w:horzAnchor="margin" w:tblpY="246"/>
        <w:tblOverlap w:val="never"/>
        <w:tblW w:w="12618" w:type="dxa"/>
        <w:tblLook w:val="04A0" w:firstRow="1" w:lastRow="0" w:firstColumn="1" w:lastColumn="0" w:noHBand="0" w:noVBand="1"/>
      </w:tblPr>
      <w:tblGrid>
        <w:gridCol w:w="468"/>
        <w:gridCol w:w="2204"/>
        <w:gridCol w:w="2192"/>
        <w:gridCol w:w="974"/>
        <w:gridCol w:w="766"/>
        <w:gridCol w:w="1433"/>
        <w:gridCol w:w="1058"/>
        <w:gridCol w:w="783"/>
        <w:gridCol w:w="1150"/>
        <w:gridCol w:w="1590"/>
      </w:tblGrid>
      <w:tr w:rsidR="00AD3137" w:rsidRPr="007C3C66" w14:paraId="653FF920" w14:textId="77777777" w:rsidTr="00AD3137">
        <w:tc>
          <w:tcPr>
            <w:tcW w:w="468" w:type="dxa"/>
          </w:tcPr>
          <w:p w14:paraId="3170FCC1" w14:textId="77777777" w:rsidR="00AD3137" w:rsidRPr="007C3C66" w:rsidRDefault="00AD3137" w:rsidP="007C3C66">
            <w:pPr>
              <w:rPr>
                <w:rFonts w:asciiTheme="majorHAnsi" w:hAnsiTheme="majorHAnsi" w:cs="Times New Roman"/>
                <w:b/>
                <w:sz w:val="20"/>
                <w:szCs w:val="20"/>
              </w:rPr>
            </w:pPr>
          </w:p>
        </w:tc>
        <w:tc>
          <w:tcPr>
            <w:tcW w:w="2204" w:type="dxa"/>
          </w:tcPr>
          <w:p w14:paraId="569D3D32" w14:textId="77777777" w:rsidR="00AD3137" w:rsidRPr="007C3C66" w:rsidRDefault="00AD3137" w:rsidP="007C3C66">
            <w:pPr>
              <w:rPr>
                <w:rFonts w:asciiTheme="majorHAnsi" w:hAnsiTheme="majorHAnsi" w:cs="Times New Roman"/>
                <w:b/>
                <w:sz w:val="20"/>
                <w:szCs w:val="20"/>
              </w:rPr>
            </w:pPr>
          </w:p>
        </w:tc>
        <w:tc>
          <w:tcPr>
            <w:tcW w:w="2192" w:type="dxa"/>
          </w:tcPr>
          <w:p w14:paraId="69419322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 xml:space="preserve">K.3 </w:t>
            </w:r>
          </w:p>
        </w:tc>
        <w:tc>
          <w:tcPr>
            <w:tcW w:w="974" w:type="dxa"/>
          </w:tcPr>
          <w:p w14:paraId="13B675BE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K.4</w:t>
            </w:r>
          </w:p>
        </w:tc>
        <w:tc>
          <w:tcPr>
            <w:tcW w:w="766" w:type="dxa"/>
          </w:tcPr>
          <w:p w14:paraId="59CFAD33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K.4b</w:t>
            </w:r>
          </w:p>
        </w:tc>
        <w:tc>
          <w:tcPr>
            <w:tcW w:w="1433" w:type="dxa"/>
          </w:tcPr>
          <w:p w14:paraId="0F3459B1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K.5</w:t>
            </w:r>
          </w:p>
        </w:tc>
        <w:tc>
          <w:tcPr>
            <w:tcW w:w="1058" w:type="dxa"/>
          </w:tcPr>
          <w:p w14:paraId="66619ECF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K.6</w:t>
            </w:r>
          </w:p>
        </w:tc>
        <w:tc>
          <w:tcPr>
            <w:tcW w:w="783" w:type="dxa"/>
          </w:tcPr>
          <w:p w14:paraId="4A165E4A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K.7</w:t>
            </w:r>
          </w:p>
        </w:tc>
        <w:tc>
          <w:tcPr>
            <w:tcW w:w="1150" w:type="dxa"/>
          </w:tcPr>
          <w:p w14:paraId="572C16B9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K.8</w:t>
            </w:r>
          </w:p>
        </w:tc>
        <w:tc>
          <w:tcPr>
            <w:tcW w:w="1590" w:type="dxa"/>
          </w:tcPr>
          <w:p w14:paraId="517088E1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K.9</w:t>
            </w:r>
          </w:p>
        </w:tc>
      </w:tr>
      <w:tr w:rsidR="00AD3137" w:rsidRPr="007C3C66" w14:paraId="1484276E" w14:textId="77777777" w:rsidTr="00AD3137">
        <w:tc>
          <w:tcPr>
            <w:tcW w:w="468" w:type="dxa"/>
          </w:tcPr>
          <w:p w14:paraId="62453536" w14:textId="77777777" w:rsidR="00AD3137" w:rsidRPr="007C3C66" w:rsidRDefault="00AD3137" w:rsidP="007C3C66">
            <w:pPr>
              <w:rPr>
                <w:rFonts w:asciiTheme="majorHAnsi" w:hAnsiTheme="majorHAnsi" w:cs="Times New Roman"/>
                <w:b/>
                <w:sz w:val="20"/>
                <w:szCs w:val="20"/>
              </w:rPr>
            </w:pPr>
          </w:p>
        </w:tc>
        <w:tc>
          <w:tcPr>
            <w:tcW w:w="2204" w:type="dxa"/>
          </w:tcPr>
          <w:p w14:paraId="14174ABC" w14:textId="77777777" w:rsidR="00AD3137" w:rsidRPr="007C3C66" w:rsidRDefault="00AD3137" w:rsidP="007C3C66">
            <w:pPr>
              <w:rPr>
                <w:rFonts w:asciiTheme="majorHAnsi" w:hAnsiTheme="majorHAnsi" w:cs="Times New Roman"/>
                <w:b/>
                <w:sz w:val="20"/>
                <w:szCs w:val="20"/>
              </w:rPr>
            </w:pPr>
            <w:commentRangeStart w:id="4"/>
            <w:r w:rsidRPr="007C3C66">
              <w:rPr>
                <w:rFonts w:asciiTheme="majorHAnsi" w:hAnsiTheme="majorHAnsi" w:cs="Times New Roman"/>
                <w:b/>
                <w:sz w:val="20"/>
                <w:szCs w:val="20"/>
              </w:rPr>
              <w:t>Wood/forest product</w:t>
            </w:r>
            <w:commentRangeEnd w:id="4"/>
            <w:r w:rsidRPr="007C3C66">
              <w:rPr>
                <w:rFonts w:asciiTheme="majorHAnsi" w:hAnsiTheme="majorHAnsi" w:cs="Times New Roman"/>
                <w:sz w:val="20"/>
                <w:szCs w:val="20"/>
              </w:rPr>
              <w:commentReference w:id="4"/>
            </w:r>
          </w:p>
        </w:tc>
        <w:tc>
          <w:tcPr>
            <w:tcW w:w="2192" w:type="dxa"/>
          </w:tcPr>
          <w:p w14:paraId="5C9ADA46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In the last 12 months, has &lt;product&gt; contributed to your household income?</w:t>
            </w:r>
          </w:p>
          <w:p w14:paraId="3BB49050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0=No</w:t>
            </w:r>
          </w:p>
          <w:p w14:paraId="19112196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 xml:space="preserve"> 1=Yes</w:t>
            </w:r>
          </w:p>
          <w:p w14:paraId="414226C6" w14:textId="77777777" w:rsidR="00AD3137" w:rsidRPr="007C3C66" w:rsidRDefault="00AD3137" w:rsidP="007C3C66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i/>
                <w:sz w:val="20"/>
                <w:szCs w:val="20"/>
              </w:rPr>
              <w:t>If 0, skip to next activity</w:t>
            </w:r>
          </w:p>
        </w:tc>
        <w:tc>
          <w:tcPr>
            <w:tcW w:w="974" w:type="dxa"/>
          </w:tcPr>
          <w:p w14:paraId="21D64503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 xml:space="preserve">What quantity do you collect? </w:t>
            </w:r>
          </w:p>
        </w:tc>
        <w:tc>
          <w:tcPr>
            <w:tcW w:w="766" w:type="dxa"/>
          </w:tcPr>
          <w:p w14:paraId="342237B7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Unit</w:t>
            </w:r>
          </w:p>
        </w:tc>
        <w:tc>
          <w:tcPr>
            <w:tcW w:w="1433" w:type="dxa"/>
          </w:tcPr>
          <w:p w14:paraId="1FC04717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Are these products bartered/sold?</w:t>
            </w:r>
          </w:p>
          <w:p w14:paraId="2E740E81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0=No</w:t>
            </w:r>
          </w:p>
          <w:p w14:paraId="355D39D7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1=Yes</w:t>
            </w:r>
          </w:p>
          <w:p w14:paraId="5480B1D0" w14:textId="77777777" w:rsidR="00AD3137" w:rsidRPr="007C3C66" w:rsidRDefault="00AD3137" w:rsidP="007C3C66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i/>
                <w:sz w:val="20"/>
                <w:szCs w:val="20"/>
              </w:rPr>
              <w:t>If 0, skip to next product</w:t>
            </w:r>
          </w:p>
        </w:tc>
        <w:tc>
          <w:tcPr>
            <w:tcW w:w="1058" w:type="dxa"/>
          </w:tcPr>
          <w:p w14:paraId="6832680E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Where is &lt;product&gt; sold?</w:t>
            </w:r>
          </w:p>
        </w:tc>
        <w:tc>
          <w:tcPr>
            <w:tcW w:w="783" w:type="dxa"/>
          </w:tcPr>
          <w:p w14:paraId="70CEC5B6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 xml:space="preserve">What is the price per unit sold? </w:t>
            </w:r>
          </w:p>
        </w:tc>
        <w:tc>
          <w:tcPr>
            <w:tcW w:w="1150" w:type="dxa"/>
          </w:tcPr>
          <w:p w14:paraId="4783D525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What is your total income from selling  &lt;product&gt;?</w:t>
            </w:r>
          </w:p>
        </w:tc>
        <w:tc>
          <w:tcPr>
            <w:tcW w:w="1590" w:type="dxa"/>
          </w:tcPr>
          <w:p w14:paraId="2794DA37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Which household member decides how to use the income from selling &lt;product&gt;?</w:t>
            </w:r>
          </w:p>
        </w:tc>
      </w:tr>
      <w:tr w:rsidR="00AD3137" w:rsidRPr="007C3C66" w14:paraId="02376815" w14:textId="77777777" w:rsidTr="00AD3137">
        <w:tc>
          <w:tcPr>
            <w:tcW w:w="468" w:type="dxa"/>
          </w:tcPr>
          <w:p w14:paraId="2CE96A53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a</w:t>
            </w:r>
          </w:p>
        </w:tc>
        <w:tc>
          <w:tcPr>
            <w:tcW w:w="2204" w:type="dxa"/>
          </w:tcPr>
          <w:p w14:paraId="11A0B0F2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Industrial wood</w:t>
            </w:r>
          </w:p>
        </w:tc>
        <w:tc>
          <w:tcPr>
            <w:tcW w:w="2192" w:type="dxa"/>
          </w:tcPr>
          <w:p w14:paraId="5CB0EFA1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974" w:type="dxa"/>
          </w:tcPr>
          <w:p w14:paraId="0AE5EAC7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766" w:type="dxa"/>
          </w:tcPr>
          <w:p w14:paraId="316C8E5D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433" w:type="dxa"/>
          </w:tcPr>
          <w:p w14:paraId="2C9E56DC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058" w:type="dxa"/>
          </w:tcPr>
          <w:p w14:paraId="5176FDED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783" w:type="dxa"/>
          </w:tcPr>
          <w:p w14:paraId="5CF85C4A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150" w:type="dxa"/>
          </w:tcPr>
          <w:p w14:paraId="3EF97200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590" w:type="dxa"/>
          </w:tcPr>
          <w:p w14:paraId="02975228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AD3137" w:rsidRPr="007C3C66" w14:paraId="10E5D555" w14:textId="77777777" w:rsidTr="00AD3137">
        <w:tc>
          <w:tcPr>
            <w:tcW w:w="468" w:type="dxa"/>
          </w:tcPr>
          <w:p w14:paraId="22A08CCE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b</w:t>
            </w:r>
          </w:p>
        </w:tc>
        <w:tc>
          <w:tcPr>
            <w:tcW w:w="2204" w:type="dxa"/>
          </w:tcPr>
          <w:p w14:paraId="04467488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Fuel wood</w:t>
            </w:r>
          </w:p>
        </w:tc>
        <w:tc>
          <w:tcPr>
            <w:tcW w:w="2192" w:type="dxa"/>
          </w:tcPr>
          <w:p w14:paraId="1DF12BFF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974" w:type="dxa"/>
          </w:tcPr>
          <w:p w14:paraId="48319E04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766" w:type="dxa"/>
          </w:tcPr>
          <w:p w14:paraId="3287EB20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433" w:type="dxa"/>
          </w:tcPr>
          <w:p w14:paraId="23540524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058" w:type="dxa"/>
          </w:tcPr>
          <w:p w14:paraId="6955F9BC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783" w:type="dxa"/>
          </w:tcPr>
          <w:p w14:paraId="225AA253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150" w:type="dxa"/>
          </w:tcPr>
          <w:p w14:paraId="0A121BC1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590" w:type="dxa"/>
          </w:tcPr>
          <w:p w14:paraId="73BF672B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AD3137" w:rsidRPr="007C3C66" w14:paraId="1FA6CC21" w14:textId="77777777" w:rsidTr="00AD3137">
        <w:tc>
          <w:tcPr>
            <w:tcW w:w="468" w:type="dxa"/>
          </w:tcPr>
          <w:p w14:paraId="5C35E955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c</w:t>
            </w:r>
          </w:p>
        </w:tc>
        <w:tc>
          <w:tcPr>
            <w:tcW w:w="2204" w:type="dxa"/>
          </w:tcPr>
          <w:p w14:paraId="1B453859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Charcoal</w:t>
            </w:r>
          </w:p>
        </w:tc>
        <w:tc>
          <w:tcPr>
            <w:tcW w:w="2192" w:type="dxa"/>
          </w:tcPr>
          <w:p w14:paraId="498F7956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974" w:type="dxa"/>
          </w:tcPr>
          <w:p w14:paraId="202EAB44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766" w:type="dxa"/>
          </w:tcPr>
          <w:p w14:paraId="396D0D12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433" w:type="dxa"/>
          </w:tcPr>
          <w:p w14:paraId="279B3C50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058" w:type="dxa"/>
          </w:tcPr>
          <w:p w14:paraId="09659B90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783" w:type="dxa"/>
          </w:tcPr>
          <w:p w14:paraId="1A0D9644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150" w:type="dxa"/>
          </w:tcPr>
          <w:p w14:paraId="164A75F6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590" w:type="dxa"/>
          </w:tcPr>
          <w:p w14:paraId="419C2E3E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AD3137" w:rsidRPr="007C3C66" w14:paraId="040076E2" w14:textId="77777777" w:rsidTr="00AD3137">
        <w:tc>
          <w:tcPr>
            <w:tcW w:w="468" w:type="dxa"/>
          </w:tcPr>
          <w:p w14:paraId="5CF1CC07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d</w:t>
            </w:r>
          </w:p>
        </w:tc>
        <w:tc>
          <w:tcPr>
            <w:tcW w:w="2204" w:type="dxa"/>
          </w:tcPr>
          <w:p w14:paraId="432D11AB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Wood for wood carving</w:t>
            </w:r>
          </w:p>
        </w:tc>
        <w:tc>
          <w:tcPr>
            <w:tcW w:w="2192" w:type="dxa"/>
          </w:tcPr>
          <w:p w14:paraId="330BA0E4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974" w:type="dxa"/>
          </w:tcPr>
          <w:p w14:paraId="60282783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766" w:type="dxa"/>
          </w:tcPr>
          <w:p w14:paraId="7F80C0E0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433" w:type="dxa"/>
          </w:tcPr>
          <w:p w14:paraId="09744DFC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058" w:type="dxa"/>
          </w:tcPr>
          <w:p w14:paraId="4DE072B8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783" w:type="dxa"/>
          </w:tcPr>
          <w:p w14:paraId="369DE332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150" w:type="dxa"/>
          </w:tcPr>
          <w:p w14:paraId="6221D3A6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590" w:type="dxa"/>
          </w:tcPr>
          <w:p w14:paraId="46C16304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AD3137" w:rsidRPr="007C3C66" w14:paraId="50566E7E" w14:textId="77777777" w:rsidTr="00AD3137">
        <w:tc>
          <w:tcPr>
            <w:tcW w:w="468" w:type="dxa"/>
          </w:tcPr>
          <w:p w14:paraId="20DD7B32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e</w:t>
            </w:r>
          </w:p>
        </w:tc>
        <w:tc>
          <w:tcPr>
            <w:tcW w:w="2204" w:type="dxa"/>
          </w:tcPr>
          <w:p w14:paraId="6BCBDE64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Wood for poles</w:t>
            </w:r>
          </w:p>
        </w:tc>
        <w:tc>
          <w:tcPr>
            <w:tcW w:w="2192" w:type="dxa"/>
          </w:tcPr>
          <w:p w14:paraId="071F8922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974" w:type="dxa"/>
          </w:tcPr>
          <w:p w14:paraId="5FDC98EB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766" w:type="dxa"/>
          </w:tcPr>
          <w:p w14:paraId="2CE358B9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433" w:type="dxa"/>
          </w:tcPr>
          <w:p w14:paraId="28CF7385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058" w:type="dxa"/>
          </w:tcPr>
          <w:p w14:paraId="398F85A4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783" w:type="dxa"/>
          </w:tcPr>
          <w:p w14:paraId="5206B3A0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150" w:type="dxa"/>
          </w:tcPr>
          <w:p w14:paraId="6625F32A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590" w:type="dxa"/>
          </w:tcPr>
          <w:p w14:paraId="58EE7DA1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AD3137" w:rsidRPr="007C3C66" w14:paraId="347EBEC4" w14:textId="77777777" w:rsidTr="00AD3137">
        <w:trPr>
          <w:trHeight w:val="179"/>
        </w:trPr>
        <w:tc>
          <w:tcPr>
            <w:tcW w:w="468" w:type="dxa"/>
          </w:tcPr>
          <w:p w14:paraId="1ED9ABEC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f</w:t>
            </w:r>
          </w:p>
        </w:tc>
        <w:tc>
          <w:tcPr>
            <w:tcW w:w="2204" w:type="dxa"/>
          </w:tcPr>
          <w:p w14:paraId="1FA52F8A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 xml:space="preserve">Fruit, nuts, seeds, roots, berries, etc. </w:t>
            </w:r>
          </w:p>
        </w:tc>
        <w:tc>
          <w:tcPr>
            <w:tcW w:w="2192" w:type="dxa"/>
          </w:tcPr>
          <w:p w14:paraId="1F1D7A75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974" w:type="dxa"/>
          </w:tcPr>
          <w:p w14:paraId="48EF8C42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766" w:type="dxa"/>
          </w:tcPr>
          <w:p w14:paraId="28E48AD5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433" w:type="dxa"/>
          </w:tcPr>
          <w:p w14:paraId="62AED276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058" w:type="dxa"/>
          </w:tcPr>
          <w:p w14:paraId="67CCE4D6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783" w:type="dxa"/>
          </w:tcPr>
          <w:p w14:paraId="3A73DC21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150" w:type="dxa"/>
          </w:tcPr>
          <w:p w14:paraId="09D0B788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590" w:type="dxa"/>
          </w:tcPr>
          <w:p w14:paraId="271D9235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AD3137" w:rsidRPr="007C3C66" w14:paraId="4EBCF546" w14:textId="77777777" w:rsidTr="00AD3137">
        <w:tc>
          <w:tcPr>
            <w:tcW w:w="468" w:type="dxa"/>
          </w:tcPr>
          <w:p w14:paraId="7D6931ED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g</w:t>
            </w:r>
          </w:p>
        </w:tc>
        <w:tc>
          <w:tcPr>
            <w:tcW w:w="2204" w:type="dxa"/>
          </w:tcPr>
          <w:p w14:paraId="47AD514D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Mushrooms</w:t>
            </w:r>
          </w:p>
        </w:tc>
        <w:tc>
          <w:tcPr>
            <w:tcW w:w="2192" w:type="dxa"/>
          </w:tcPr>
          <w:p w14:paraId="5F14C8B8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974" w:type="dxa"/>
          </w:tcPr>
          <w:p w14:paraId="3B651B34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766" w:type="dxa"/>
          </w:tcPr>
          <w:p w14:paraId="30D163FF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433" w:type="dxa"/>
          </w:tcPr>
          <w:p w14:paraId="6BF5F9C3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058" w:type="dxa"/>
          </w:tcPr>
          <w:p w14:paraId="567B9CA8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783" w:type="dxa"/>
          </w:tcPr>
          <w:p w14:paraId="5F35CBBF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150" w:type="dxa"/>
          </w:tcPr>
          <w:p w14:paraId="2DD63BC0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590" w:type="dxa"/>
          </w:tcPr>
          <w:p w14:paraId="0EBEF4AB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AD3137" w:rsidRPr="007C3C66" w14:paraId="773ECEA0" w14:textId="77777777" w:rsidTr="00AD3137">
        <w:tc>
          <w:tcPr>
            <w:tcW w:w="468" w:type="dxa"/>
          </w:tcPr>
          <w:p w14:paraId="421A5E43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h</w:t>
            </w:r>
          </w:p>
        </w:tc>
        <w:tc>
          <w:tcPr>
            <w:tcW w:w="2204" w:type="dxa"/>
          </w:tcPr>
          <w:p w14:paraId="089F1665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Fodder</w:t>
            </w:r>
          </w:p>
        </w:tc>
        <w:tc>
          <w:tcPr>
            <w:tcW w:w="2192" w:type="dxa"/>
          </w:tcPr>
          <w:p w14:paraId="5A2AE34D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974" w:type="dxa"/>
          </w:tcPr>
          <w:p w14:paraId="3A5EED2B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766" w:type="dxa"/>
          </w:tcPr>
          <w:p w14:paraId="66BD6F8C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433" w:type="dxa"/>
          </w:tcPr>
          <w:p w14:paraId="0C6D4167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058" w:type="dxa"/>
          </w:tcPr>
          <w:p w14:paraId="5672C357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783" w:type="dxa"/>
          </w:tcPr>
          <w:p w14:paraId="0BBCBFEB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150" w:type="dxa"/>
          </w:tcPr>
          <w:p w14:paraId="631B4FA5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590" w:type="dxa"/>
          </w:tcPr>
          <w:p w14:paraId="29CB4C67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AD3137" w:rsidRPr="007C3C66" w14:paraId="623F5135" w14:textId="77777777" w:rsidTr="00AD3137">
        <w:tc>
          <w:tcPr>
            <w:tcW w:w="468" w:type="dxa"/>
          </w:tcPr>
          <w:p w14:paraId="3F89CDB5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proofErr w:type="spellStart"/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i</w:t>
            </w:r>
            <w:proofErr w:type="spellEnd"/>
          </w:p>
        </w:tc>
        <w:tc>
          <w:tcPr>
            <w:tcW w:w="2204" w:type="dxa"/>
          </w:tcPr>
          <w:p w14:paraId="24A55CB7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Rattan</w:t>
            </w:r>
          </w:p>
        </w:tc>
        <w:tc>
          <w:tcPr>
            <w:tcW w:w="2192" w:type="dxa"/>
          </w:tcPr>
          <w:p w14:paraId="76E2A8A7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974" w:type="dxa"/>
          </w:tcPr>
          <w:p w14:paraId="706CF624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766" w:type="dxa"/>
          </w:tcPr>
          <w:p w14:paraId="1F2BBD70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433" w:type="dxa"/>
          </w:tcPr>
          <w:p w14:paraId="6C0F3CFD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058" w:type="dxa"/>
          </w:tcPr>
          <w:p w14:paraId="1FA3A4CE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783" w:type="dxa"/>
          </w:tcPr>
          <w:p w14:paraId="63F64614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150" w:type="dxa"/>
          </w:tcPr>
          <w:p w14:paraId="79EB65E6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590" w:type="dxa"/>
          </w:tcPr>
          <w:p w14:paraId="56B11354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AD3137" w:rsidRPr="007C3C66" w14:paraId="2C0AB8A5" w14:textId="77777777" w:rsidTr="00AD3137">
        <w:tc>
          <w:tcPr>
            <w:tcW w:w="468" w:type="dxa"/>
          </w:tcPr>
          <w:p w14:paraId="321B5A56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j</w:t>
            </w:r>
          </w:p>
        </w:tc>
        <w:tc>
          <w:tcPr>
            <w:tcW w:w="2204" w:type="dxa"/>
          </w:tcPr>
          <w:p w14:paraId="5E65674A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Plant medicines</w:t>
            </w:r>
          </w:p>
        </w:tc>
        <w:tc>
          <w:tcPr>
            <w:tcW w:w="2192" w:type="dxa"/>
          </w:tcPr>
          <w:p w14:paraId="733857BF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974" w:type="dxa"/>
          </w:tcPr>
          <w:p w14:paraId="538B40BB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766" w:type="dxa"/>
          </w:tcPr>
          <w:p w14:paraId="203F3A00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433" w:type="dxa"/>
          </w:tcPr>
          <w:p w14:paraId="34A0D357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058" w:type="dxa"/>
          </w:tcPr>
          <w:p w14:paraId="18D87312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783" w:type="dxa"/>
          </w:tcPr>
          <w:p w14:paraId="42C33170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150" w:type="dxa"/>
          </w:tcPr>
          <w:p w14:paraId="554C5C7E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590" w:type="dxa"/>
          </w:tcPr>
          <w:p w14:paraId="6D854090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AD3137" w:rsidRPr="007C3C66" w14:paraId="0E8D456B" w14:textId="77777777" w:rsidTr="00AD3137">
        <w:tc>
          <w:tcPr>
            <w:tcW w:w="468" w:type="dxa"/>
          </w:tcPr>
          <w:p w14:paraId="325A4DCF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k</w:t>
            </w:r>
          </w:p>
        </w:tc>
        <w:tc>
          <w:tcPr>
            <w:tcW w:w="2204" w:type="dxa"/>
          </w:tcPr>
          <w:p w14:paraId="4D67DD0F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Herbs and spices</w:t>
            </w:r>
          </w:p>
        </w:tc>
        <w:tc>
          <w:tcPr>
            <w:tcW w:w="2192" w:type="dxa"/>
          </w:tcPr>
          <w:p w14:paraId="249860A4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974" w:type="dxa"/>
          </w:tcPr>
          <w:p w14:paraId="04C04567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766" w:type="dxa"/>
          </w:tcPr>
          <w:p w14:paraId="5F334161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433" w:type="dxa"/>
          </w:tcPr>
          <w:p w14:paraId="4C601296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058" w:type="dxa"/>
          </w:tcPr>
          <w:p w14:paraId="1CB5D0FF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783" w:type="dxa"/>
          </w:tcPr>
          <w:p w14:paraId="061F8B93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150" w:type="dxa"/>
          </w:tcPr>
          <w:p w14:paraId="033A3E14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590" w:type="dxa"/>
          </w:tcPr>
          <w:p w14:paraId="6C6C372A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AD3137" w:rsidRPr="007C3C66" w14:paraId="03EBB325" w14:textId="77777777" w:rsidTr="00AD3137">
        <w:tc>
          <w:tcPr>
            <w:tcW w:w="468" w:type="dxa"/>
          </w:tcPr>
          <w:p w14:paraId="5CACC75A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l</w:t>
            </w:r>
          </w:p>
        </w:tc>
        <w:tc>
          <w:tcPr>
            <w:tcW w:w="2204" w:type="dxa"/>
          </w:tcPr>
          <w:p w14:paraId="6B68AB59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Dying/tanning</w:t>
            </w:r>
          </w:p>
        </w:tc>
        <w:tc>
          <w:tcPr>
            <w:tcW w:w="2192" w:type="dxa"/>
          </w:tcPr>
          <w:p w14:paraId="29826580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974" w:type="dxa"/>
          </w:tcPr>
          <w:p w14:paraId="0A7CB632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766" w:type="dxa"/>
          </w:tcPr>
          <w:p w14:paraId="6D6655B5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433" w:type="dxa"/>
          </w:tcPr>
          <w:p w14:paraId="09F2EDC7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058" w:type="dxa"/>
          </w:tcPr>
          <w:p w14:paraId="4798A9DC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783" w:type="dxa"/>
          </w:tcPr>
          <w:p w14:paraId="46B92A19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150" w:type="dxa"/>
          </w:tcPr>
          <w:p w14:paraId="4890DE5E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590" w:type="dxa"/>
          </w:tcPr>
          <w:p w14:paraId="78AF9B74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AD3137" w:rsidRPr="007C3C66" w14:paraId="0EC875B1" w14:textId="77777777" w:rsidTr="00AD3137">
        <w:tc>
          <w:tcPr>
            <w:tcW w:w="468" w:type="dxa"/>
          </w:tcPr>
          <w:p w14:paraId="04444B9E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m</w:t>
            </w:r>
          </w:p>
        </w:tc>
        <w:tc>
          <w:tcPr>
            <w:tcW w:w="2204" w:type="dxa"/>
          </w:tcPr>
          <w:p w14:paraId="4B159037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Seeds (for regeneration purposes)</w:t>
            </w:r>
          </w:p>
        </w:tc>
        <w:tc>
          <w:tcPr>
            <w:tcW w:w="2192" w:type="dxa"/>
          </w:tcPr>
          <w:p w14:paraId="154A6114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974" w:type="dxa"/>
          </w:tcPr>
          <w:p w14:paraId="617B0099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766" w:type="dxa"/>
          </w:tcPr>
          <w:p w14:paraId="46D2E099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433" w:type="dxa"/>
          </w:tcPr>
          <w:p w14:paraId="22FF2074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058" w:type="dxa"/>
          </w:tcPr>
          <w:p w14:paraId="308CD7EF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783" w:type="dxa"/>
          </w:tcPr>
          <w:p w14:paraId="2644C4D7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150" w:type="dxa"/>
          </w:tcPr>
          <w:p w14:paraId="37403DDA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590" w:type="dxa"/>
          </w:tcPr>
          <w:p w14:paraId="3691B48E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AD3137" w:rsidRPr="007C3C66" w14:paraId="020F2E7B" w14:textId="77777777" w:rsidTr="00AD3137">
        <w:tc>
          <w:tcPr>
            <w:tcW w:w="468" w:type="dxa"/>
          </w:tcPr>
          <w:p w14:paraId="3B57D36E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n</w:t>
            </w:r>
          </w:p>
        </w:tc>
        <w:tc>
          <w:tcPr>
            <w:tcW w:w="2204" w:type="dxa"/>
          </w:tcPr>
          <w:p w14:paraId="3356EB6B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proofErr w:type="spellStart"/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Fibres</w:t>
            </w:r>
            <w:proofErr w:type="spellEnd"/>
            <w:r w:rsidRPr="007C3C66">
              <w:rPr>
                <w:rFonts w:asciiTheme="majorHAnsi" w:hAnsiTheme="majorHAnsi" w:cs="Times New Roman"/>
                <w:sz w:val="20"/>
                <w:szCs w:val="20"/>
              </w:rPr>
              <w:t xml:space="preserve"> (for rope, </w:t>
            </w:r>
            <w:proofErr w:type="spellStart"/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etc</w:t>
            </w:r>
            <w:proofErr w:type="spellEnd"/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)</w:t>
            </w:r>
          </w:p>
        </w:tc>
        <w:tc>
          <w:tcPr>
            <w:tcW w:w="2192" w:type="dxa"/>
          </w:tcPr>
          <w:p w14:paraId="28923426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974" w:type="dxa"/>
          </w:tcPr>
          <w:p w14:paraId="0BE76C33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766" w:type="dxa"/>
          </w:tcPr>
          <w:p w14:paraId="482EA490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433" w:type="dxa"/>
          </w:tcPr>
          <w:p w14:paraId="406BFF74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058" w:type="dxa"/>
          </w:tcPr>
          <w:p w14:paraId="0A33E880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783" w:type="dxa"/>
          </w:tcPr>
          <w:p w14:paraId="046B246F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150" w:type="dxa"/>
          </w:tcPr>
          <w:p w14:paraId="1D617711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590" w:type="dxa"/>
          </w:tcPr>
          <w:p w14:paraId="3F217841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AD3137" w:rsidRPr="007C3C66" w14:paraId="4F42BC1B" w14:textId="77777777" w:rsidTr="00AD3137">
        <w:tc>
          <w:tcPr>
            <w:tcW w:w="468" w:type="dxa"/>
          </w:tcPr>
          <w:p w14:paraId="1B76E87F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o</w:t>
            </w:r>
          </w:p>
        </w:tc>
        <w:tc>
          <w:tcPr>
            <w:tcW w:w="2204" w:type="dxa"/>
          </w:tcPr>
          <w:p w14:paraId="3BC21260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Other plant products</w:t>
            </w:r>
          </w:p>
        </w:tc>
        <w:tc>
          <w:tcPr>
            <w:tcW w:w="2192" w:type="dxa"/>
          </w:tcPr>
          <w:p w14:paraId="1F47CD3C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974" w:type="dxa"/>
          </w:tcPr>
          <w:p w14:paraId="209940E7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766" w:type="dxa"/>
          </w:tcPr>
          <w:p w14:paraId="325BAA0C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433" w:type="dxa"/>
          </w:tcPr>
          <w:p w14:paraId="019756D2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058" w:type="dxa"/>
          </w:tcPr>
          <w:p w14:paraId="25EA5C34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783" w:type="dxa"/>
          </w:tcPr>
          <w:p w14:paraId="2AE00D49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150" w:type="dxa"/>
          </w:tcPr>
          <w:p w14:paraId="706A790E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590" w:type="dxa"/>
          </w:tcPr>
          <w:p w14:paraId="3FB2F3E0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AD3137" w:rsidRPr="007C3C66" w14:paraId="72B2282D" w14:textId="77777777" w:rsidTr="00AD3137">
        <w:tc>
          <w:tcPr>
            <w:tcW w:w="468" w:type="dxa"/>
          </w:tcPr>
          <w:p w14:paraId="4E372895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p</w:t>
            </w:r>
          </w:p>
        </w:tc>
        <w:tc>
          <w:tcPr>
            <w:tcW w:w="2204" w:type="dxa"/>
          </w:tcPr>
          <w:p w14:paraId="351CAEA0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 xml:space="preserve">Wildlife (including </w:t>
            </w:r>
            <w:proofErr w:type="spellStart"/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bushmeat</w:t>
            </w:r>
            <w:proofErr w:type="spellEnd"/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)</w:t>
            </w:r>
          </w:p>
        </w:tc>
        <w:tc>
          <w:tcPr>
            <w:tcW w:w="2192" w:type="dxa"/>
          </w:tcPr>
          <w:p w14:paraId="28640971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974" w:type="dxa"/>
          </w:tcPr>
          <w:p w14:paraId="20CAFB4F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766" w:type="dxa"/>
          </w:tcPr>
          <w:p w14:paraId="2617D593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433" w:type="dxa"/>
          </w:tcPr>
          <w:p w14:paraId="7B693400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058" w:type="dxa"/>
          </w:tcPr>
          <w:p w14:paraId="0DFCEEC5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783" w:type="dxa"/>
          </w:tcPr>
          <w:p w14:paraId="3B60BE54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150" w:type="dxa"/>
          </w:tcPr>
          <w:p w14:paraId="0972704A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590" w:type="dxa"/>
          </w:tcPr>
          <w:p w14:paraId="064A7D36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AD3137" w:rsidRPr="007C3C66" w14:paraId="72B4556B" w14:textId="77777777" w:rsidTr="00AD3137">
        <w:tc>
          <w:tcPr>
            <w:tcW w:w="468" w:type="dxa"/>
          </w:tcPr>
          <w:p w14:paraId="37BC42F4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q</w:t>
            </w:r>
          </w:p>
        </w:tc>
        <w:tc>
          <w:tcPr>
            <w:tcW w:w="2204" w:type="dxa"/>
          </w:tcPr>
          <w:p w14:paraId="4C61672D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 xml:space="preserve">Beekeeping activities (e.g. honey) </w:t>
            </w:r>
          </w:p>
        </w:tc>
        <w:tc>
          <w:tcPr>
            <w:tcW w:w="2192" w:type="dxa"/>
          </w:tcPr>
          <w:p w14:paraId="4FC00FB3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974" w:type="dxa"/>
          </w:tcPr>
          <w:p w14:paraId="16272484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766" w:type="dxa"/>
          </w:tcPr>
          <w:p w14:paraId="76B0914D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433" w:type="dxa"/>
          </w:tcPr>
          <w:p w14:paraId="6EC31D66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058" w:type="dxa"/>
          </w:tcPr>
          <w:p w14:paraId="4E4BB795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783" w:type="dxa"/>
          </w:tcPr>
          <w:p w14:paraId="49CEADC3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150" w:type="dxa"/>
          </w:tcPr>
          <w:p w14:paraId="18ECFB7E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590" w:type="dxa"/>
          </w:tcPr>
          <w:p w14:paraId="5678C898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AD3137" w:rsidRPr="007C3C66" w14:paraId="7091C57F" w14:textId="77777777" w:rsidTr="00AD3137">
        <w:tc>
          <w:tcPr>
            <w:tcW w:w="468" w:type="dxa"/>
          </w:tcPr>
          <w:p w14:paraId="0B3DE0C9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r</w:t>
            </w:r>
          </w:p>
        </w:tc>
        <w:tc>
          <w:tcPr>
            <w:tcW w:w="2204" w:type="dxa"/>
          </w:tcPr>
          <w:p w14:paraId="5FE53CAF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Caterpillar</w:t>
            </w:r>
          </w:p>
        </w:tc>
        <w:tc>
          <w:tcPr>
            <w:tcW w:w="2192" w:type="dxa"/>
          </w:tcPr>
          <w:p w14:paraId="7855F238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974" w:type="dxa"/>
          </w:tcPr>
          <w:p w14:paraId="143A36B9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766" w:type="dxa"/>
          </w:tcPr>
          <w:p w14:paraId="18520BBC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433" w:type="dxa"/>
          </w:tcPr>
          <w:p w14:paraId="1E98EB70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058" w:type="dxa"/>
          </w:tcPr>
          <w:p w14:paraId="6B8CEDBE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783" w:type="dxa"/>
          </w:tcPr>
          <w:p w14:paraId="18898BDC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150" w:type="dxa"/>
          </w:tcPr>
          <w:p w14:paraId="6FC737BB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590" w:type="dxa"/>
          </w:tcPr>
          <w:p w14:paraId="48B205B5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AD3137" w:rsidRPr="007C3C66" w14:paraId="3CC249BF" w14:textId="77777777" w:rsidTr="00AD3137">
        <w:tc>
          <w:tcPr>
            <w:tcW w:w="468" w:type="dxa"/>
          </w:tcPr>
          <w:p w14:paraId="235283B0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s</w:t>
            </w:r>
          </w:p>
        </w:tc>
        <w:tc>
          <w:tcPr>
            <w:tcW w:w="2204" w:type="dxa"/>
          </w:tcPr>
          <w:p w14:paraId="2F92B5A7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 xml:space="preserve">Other, specify </w:t>
            </w:r>
          </w:p>
        </w:tc>
        <w:tc>
          <w:tcPr>
            <w:tcW w:w="2192" w:type="dxa"/>
          </w:tcPr>
          <w:p w14:paraId="2A4FA2C8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974" w:type="dxa"/>
          </w:tcPr>
          <w:p w14:paraId="4C24A7B3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766" w:type="dxa"/>
          </w:tcPr>
          <w:p w14:paraId="35425E16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433" w:type="dxa"/>
          </w:tcPr>
          <w:p w14:paraId="4E204696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058" w:type="dxa"/>
          </w:tcPr>
          <w:p w14:paraId="4740C51A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783" w:type="dxa"/>
          </w:tcPr>
          <w:p w14:paraId="1AD663C5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150" w:type="dxa"/>
          </w:tcPr>
          <w:p w14:paraId="2DBE3091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590" w:type="dxa"/>
          </w:tcPr>
          <w:p w14:paraId="745A06C3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</w:tbl>
    <w:p w14:paraId="4B50DAE6" w14:textId="77777777" w:rsidR="00DD26A1" w:rsidRPr="007C3C66" w:rsidRDefault="00DD26A1" w:rsidP="007C3C66">
      <w:pPr>
        <w:rPr>
          <w:rFonts w:asciiTheme="majorHAnsi" w:hAnsiTheme="majorHAnsi"/>
          <w:color w:val="000000" w:themeColor="text1"/>
          <w:sz w:val="20"/>
          <w:szCs w:val="20"/>
        </w:rPr>
      </w:pPr>
    </w:p>
    <w:p w14:paraId="1CBAB68F" w14:textId="77777777" w:rsidR="00AD3137" w:rsidRPr="007C3C66" w:rsidRDefault="00AD3137" w:rsidP="007C3C66">
      <w:pPr>
        <w:rPr>
          <w:rFonts w:asciiTheme="majorHAnsi" w:eastAsia="Calibri" w:hAnsiTheme="majorHAnsi" w:cs="Times New Roman"/>
          <w:sz w:val="20"/>
          <w:szCs w:val="20"/>
        </w:rPr>
      </w:pPr>
      <w:r w:rsidRPr="007C3C66">
        <w:rPr>
          <w:rFonts w:asciiTheme="majorHAnsi" w:eastAsia="Calibri" w:hAnsiTheme="majorHAnsi" w:cs="Times New Roman"/>
          <w:sz w:val="20"/>
          <w:szCs w:val="20"/>
        </w:rPr>
        <w:br w:type="page"/>
      </w:r>
    </w:p>
    <w:tbl>
      <w:tblPr>
        <w:tblStyle w:val="TableGrid1"/>
        <w:tblW w:w="12996" w:type="dxa"/>
        <w:tblLayout w:type="fixed"/>
        <w:tblLook w:val="04A0" w:firstRow="1" w:lastRow="0" w:firstColumn="1" w:lastColumn="0" w:noHBand="0" w:noVBand="1"/>
      </w:tblPr>
      <w:tblGrid>
        <w:gridCol w:w="468"/>
        <w:gridCol w:w="2361"/>
        <w:gridCol w:w="1791"/>
        <w:gridCol w:w="990"/>
        <w:gridCol w:w="810"/>
        <w:gridCol w:w="2346"/>
        <w:gridCol w:w="1350"/>
        <w:gridCol w:w="1170"/>
        <w:gridCol w:w="1710"/>
      </w:tblGrid>
      <w:tr w:rsidR="00AD3137" w:rsidRPr="007C3C66" w14:paraId="270AACCB" w14:textId="77777777" w:rsidTr="00AD3137">
        <w:tc>
          <w:tcPr>
            <w:tcW w:w="468" w:type="dxa"/>
          </w:tcPr>
          <w:p w14:paraId="41FA5634" w14:textId="77777777" w:rsidR="00AD3137" w:rsidRPr="007C3C66" w:rsidRDefault="00AD3137" w:rsidP="007C3C66">
            <w:pPr>
              <w:rPr>
                <w:rFonts w:asciiTheme="majorHAnsi" w:hAnsiTheme="majorHAnsi" w:cs="Times New Roman"/>
                <w:b/>
                <w:sz w:val="20"/>
                <w:szCs w:val="20"/>
              </w:rPr>
            </w:pPr>
          </w:p>
        </w:tc>
        <w:tc>
          <w:tcPr>
            <w:tcW w:w="2361" w:type="dxa"/>
          </w:tcPr>
          <w:p w14:paraId="3BC9E2F4" w14:textId="77777777" w:rsidR="00AD3137" w:rsidRPr="007C3C66" w:rsidRDefault="00AD3137" w:rsidP="007C3C66">
            <w:pPr>
              <w:rPr>
                <w:rFonts w:asciiTheme="majorHAnsi" w:hAnsiTheme="majorHAnsi" w:cs="Times New Roman"/>
                <w:b/>
                <w:sz w:val="20"/>
                <w:szCs w:val="20"/>
              </w:rPr>
            </w:pPr>
          </w:p>
        </w:tc>
        <w:tc>
          <w:tcPr>
            <w:tcW w:w="1791" w:type="dxa"/>
          </w:tcPr>
          <w:p w14:paraId="4B149138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K.10</w:t>
            </w:r>
          </w:p>
        </w:tc>
        <w:tc>
          <w:tcPr>
            <w:tcW w:w="990" w:type="dxa"/>
          </w:tcPr>
          <w:p w14:paraId="6F13DE5E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K.11</w:t>
            </w:r>
          </w:p>
        </w:tc>
        <w:tc>
          <w:tcPr>
            <w:tcW w:w="810" w:type="dxa"/>
          </w:tcPr>
          <w:p w14:paraId="6846B1DC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K.11b</w:t>
            </w:r>
          </w:p>
        </w:tc>
        <w:tc>
          <w:tcPr>
            <w:tcW w:w="2346" w:type="dxa"/>
          </w:tcPr>
          <w:p w14:paraId="7B222C8B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K.12a</w:t>
            </w:r>
          </w:p>
        </w:tc>
        <w:tc>
          <w:tcPr>
            <w:tcW w:w="1350" w:type="dxa"/>
          </w:tcPr>
          <w:p w14:paraId="6913D8B7" w14:textId="77777777" w:rsidR="00AD3137" w:rsidRPr="007C3C66" w:rsidRDefault="00AD3137" w:rsidP="007C3C66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i/>
                <w:sz w:val="20"/>
                <w:szCs w:val="20"/>
              </w:rPr>
              <w:t>K.12b</w:t>
            </w:r>
          </w:p>
        </w:tc>
        <w:tc>
          <w:tcPr>
            <w:tcW w:w="1170" w:type="dxa"/>
          </w:tcPr>
          <w:p w14:paraId="396DC6DD" w14:textId="77777777" w:rsidR="00AD3137" w:rsidRPr="007C3C66" w:rsidRDefault="00AD3137" w:rsidP="007C3C66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i/>
                <w:sz w:val="20"/>
                <w:szCs w:val="20"/>
              </w:rPr>
              <w:t>K.12c</w:t>
            </w:r>
          </w:p>
        </w:tc>
        <w:tc>
          <w:tcPr>
            <w:tcW w:w="1710" w:type="dxa"/>
          </w:tcPr>
          <w:p w14:paraId="4372D2B8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K.13</w:t>
            </w:r>
          </w:p>
        </w:tc>
      </w:tr>
      <w:tr w:rsidR="00AD3137" w:rsidRPr="007C3C66" w14:paraId="71AC29C3" w14:textId="77777777" w:rsidTr="00AD3137">
        <w:tc>
          <w:tcPr>
            <w:tcW w:w="468" w:type="dxa"/>
          </w:tcPr>
          <w:p w14:paraId="5F93BA51" w14:textId="77777777" w:rsidR="00AD3137" w:rsidRPr="007C3C66" w:rsidRDefault="00AD3137" w:rsidP="007C3C66">
            <w:pPr>
              <w:rPr>
                <w:rFonts w:asciiTheme="majorHAnsi" w:hAnsiTheme="majorHAnsi" w:cs="Times New Roman"/>
                <w:b/>
                <w:sz w:val="20"/>
                <w:szCs w:val="20"/>
              </w:rPr>
            </w:pPr>
          </w:p>
        </w:tc>
        <w:tc>
          <w:tcPr>
            <w:tcW w:w="2361" w:type="dxa"/>
          </w:tcPr>
          <w:p w14:paraId="415F95B5" w14:textId="77777777" w:rsidR="00AD3137" w:rsidRPr="007C3C66" w:rsidRDefault="00AD3137" w:rsidP="007C3C66">
            <w:pPr>
              <w:rPr>
                <w:rFonts w:asciiTheme="majorHAnsi" w:hAnsiTheme="majorHAnsi" w:cs="Times New Roman"/>
                <w:b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b/>
                <w:sz w:val="20"/>
                <w:szCs w:val="20"/>
              </w:rPr>
              <w:t>Wood/forest product</w:t>
            </w:r>
          </w:p>
        </w:tc>
        <w:tc>
          <w:tcPr>
            <w:tcW w:w="1791" w:type="dxa"/>
          </w:tcPr>
          <w:p w14:paraId="0AFF2A42" w14:textId="77777777" w:rsidR="00AD3137" w:rsidRPr="007C3C66" w:rsidRDefault="00AD3137" w:rsidP="007C3C66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 xml:space="preserve">Please rank the top three most important products for the household’s own consumption </w:t>
            </w:r>
          </w:p>
        </w:tc>
        <w:tc>
          <w:tcPr>
            <w:tcW w:w="990" w:type="dxa"/>
          </w:tcPr>
          <w:p w14:paraId="7A04CFDC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 xml:space="preserve">What quantity do you collect? </w:t>
            </w:r>
          </w:p>
        </w:tc>
        <w:tc>
          <w:tcPr>
            <w:tcW w:w="810" w:type="dxa"/>
          </w:tcPr>
          <w:p w14:paraId="25A7195E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Unit</w:t>
            </w:r>
          </w:p>
        </w:tc>
        <w:tc>
          <w:tcPr>
            <w:tcW w:w="2346" w:type="dxa"/>
          </w:tcPr>
          <w:p w14:paraId="1684FAF3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 xml:space="preserve">What are the main species you harvest (per product) </w:t>
            </w:r>
          </w:p>
          <w:p w14:paraId="069C00EA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 xml:space="preserve"> List from the most important to the lease important</w:t>
            </w:r>
          </w:p>
          <w:p w14:paraId="29DBD32C" w14:textId="77777777" w:rsidR="00AD3137" w:rsidRPr="007C3C66" w:rsidRDefault="00AD3137" w:rsidP="007C3C66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i/>
                <w:sz w:val="20"/>
                <w:szCs w:val="20"/>
              </w:rPr>
              <w:t>Species 1</w:t>
            </w:r>
          </w:p>
        </w:tc>
        <w:tc>
          <w:tcPr>
            <w:tcW w:w="1350" w:type="dxa"/>
          </w:tcPr>
          <w:p w14:paraId="7141015E" w14:textId="77777777" w:rsidR="00AD3137" w:rsidRPr="007C3C66" w:rsidRDefault="00AD3137" w:rsidP="007C3C66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i/>
                <w:sz w:val="20"/>
                <w:szCs w:val="20"/>
              </w:rPr>
              <w:t>Species 2</w:t>
            </w:r>
          </w:p>
        </w:tc>
        <w:tc>
          <w:tcPr>
            <w:tcW w:w="1170" w:type="dxa"/>
          </w:tcPr>
          <w:p w14:paraId="65DE70CD" w14:textId="77777777" w:rsidR="00AD3137" w:rsidRPr="007C3C66" w:rsidRDefault="00AD3137" w:rsidP="007C3C66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i/>
                <w:sz w:val="20"/>
                <w:szCs w:val="20"/>
              </w:rPr>
              <w:t xml:space="preserve">Species 3 </w:t>
            </w:r>
          </w:p>
        </w:tc>
        <w:tc>
          <w:tcPr>
            <w:tcW w:w="1710" w:type="dxa"/>
          </w:tcPr>
          <w:p w14:paraId="219A59D7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Has the availability of &lt;product&gt; changed over the past 5 years?</w:t>
            </w:r>
          </w:p>
          <w:p w14:paraId="39756020" w14:textId="77777777" w:rsidR="00AD3137" w:rsidRPr="007C3C66" w:rsidRDefault="00AD3137" w:rsidP="007C3C66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i/>
                <w:sz w:val="20"/>
                <w:szCs w:val="20"/>
              </w:rPr>
              <w:t>1= Increase</w:t>
            </w:r>
          </w:p>
          <w:p w14:paraId="66F58F5A" w14:textId="77777777" w:rsidR="00AD3137" w:rsidRPr="007C3C66" w:rsidRDefault="00AD3137" w:rsidP="007C3C66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i/>
                <w:sz w:val="20"/>
                <w:szCs w:val="20"/>
              </w:rPr>
              <w:t>2= No change</w:t>
            </w:r>
          </w:p>
          <w:p w14:paraId="758966D4" w14:textId="77777777" w:rsidR="00AD3137" w:rsidRPr="007C3C66" w:rsidRDefault="00AD3137" w:rsidP="007C3C66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i/>
                <w:sz w:val="20"/>
                <w:szCs w:val="20"/>
              </w:rPr>
              <w:t>3=Decline</w:t>
            </w:r>
          </w:p>
          <w:p w14:paraId="333ACBE0" w14:textId="77777777" w:rsidR="00AD3137" w:rsidRPr="007C3C66" w:rsidRDefault="00AD3137" w:rsidP="007C3C66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i/>
                <w:sz w:val="20"/>
                <w:szCs w:val="20"/>
              </w:rPr>
              <w:t>888= Do not know</w:t>
            </w:r>
          </w:p>
        </w:tc>
      </w:tr>
      <w:tr w:rsidR="00AD3137" w:rsidRPr="007C3C66" w14:paraId="29D66748" w14:textId="77777777" w:rsidTr="00AD3137">
        <w:tc>
          <w:tcPr>
            <w:tcW w:w="468" w:type="dxa"/>
          </w:tcPr>
          <w:p w14:paraId="74CB126D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a</w:t>
            </w:r>
          </w:p>
        </w:tc>
        <w:tc>
          <w:tcPr>
            <w:tcW w:w="2361" w:type="dxa"/>
          </w:tcPr>
          <w:p w14:paraId="2D8ED1B7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Industrial wood</w:t>
            </w:r>
          </w:p>
        </w:tc>
        <w:tc>
          <w:tcPr>
            <w:tcW w:w="1791" w:type="dxa"/>
          </w:tcPr>
          <w:p w14:paraId="5B102588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157CBA43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810" w:type="dxa"/>
          </w:tcPr>
          <w:p w14:paraId="6D02465F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2346" w:type="dxa"/>
          </w:tcPr>
          <w:p w14:paraId="0B52A6E5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350" w:type="dxa"/>
          </w:tcPr>
          <w:p w14:paraId="7CD966BF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3B479922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710" w:type="dxa"/>
          </w:tcPr>
          <w:p w14:paraId="44CA8ED5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AD3137" w:rsidRPr="007C3C66" w14:paraId="4E8625C6" w14:textId="77777777" w:rsidTr="00AD3137">
        <w:tc>
          <w:tcPr>
            <w:tcW w:w="468" w:type="dxa"/>
          </w:tcPr>
          <w:p w14:paraId="21451032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b</w:t>
            </w:r>
          </w:p>
        </w:tc>
        <w:tc>
          <w:tcPr>
            <w:tcW w:w="2361" w:type="dxa"/>
          </w:tcPr>
          <w:p w14:paraId="718B1C3D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Fuel wood</w:t>
            </w:r>
          </w:p>
        </w:tc>
        <w:tc>
          <w:tcPr>
            <w:tcW w:w="1791" w:type="dxa"/>
          </w:tcPr>
          <w:p w14:paraId="00C73458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752FC1E6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810" w:type="dxa"/>
          </w:tcPr>
          <w:p w14:paraId="442E7BA8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2346" w:type="dxa"/>
          </w:tcPr>
          <w:p w14:paraId="464ABF03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350" w:type="dxa"/>
          </w:tcPr>
          <w:p w14:paraId="3C8EADE8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48B272A0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710" w:type="dxa"/>
          </w:tcPr>
          <w:p w14:paraId="00E439B3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AD3137" w:rsidRPr="007C3C66" w14:paraId="35C08067" w14:textId="77777777" w:rsidTr="00AD3137">
        <w:tc>
          <w:tcPr>
            <w:tcW w:w="468" w:type="dxa"/>
          </w:tcPr>
          <w:p w14:paraId="0B63FB0B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c</w:t>
            </w:r>
          </w:p>
        </w:tc>
        <w:tc>
          <w:tcPr>
            <w:tcW w:w="2361" w:type="dxa"/>
          </w:tcPr>
          <w:p w14:paraId="15A29955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Charcoal</w:t>
            </w:r>
          </w:p>
        </w:tc>
        <w:tc>
          <w:tcPr>
            <w:tcW w:w="1791" w:type="dxa"/>
          </w:tcPr>
          <w:p w14:paraId="19E11E88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6C5D1A46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810" w:type="dxa"/>
          </w:tcPr>
          <w:p w14:paraId="4AC5EB96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2346" w:type="dxa"/>
          </w:tcPr>
          <w:p w14:paraId="25EBB295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350" w:type="dxa"/>
          </w:tcPr>
          <w:p w14:paraId="5E2ED6D8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45F4F8B5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710" w:type="dxa"/>
          </w:tcPr>
          <w:p w14:paraId="61F6023B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AD3137" w:rsidRPr="007C3C66" w14:paraId="7882C847" w14:textId="77777777" w:rsidTr="00AD3137">
        <w:tc>
          <w:tcPr>
            <w:tcW w:w="468" w:type="dxa"/>
          </w:tcPr>
          <w:p w14:paraId="350AC9A2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d</w:t>
            </w:r>
          </w:p>
        </w:tc>
        <w:tc>
          <w:tcPr>
            <w:tcW w:w="2361" w:type="dxa"/>
          </w:tcPr>
          <w:p w14:paraId="79E61A00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Wood for wood carving</w:t>
            </w:r>
          </w:p>
        </w:tc>
        <w:tc>
          <w:tcPr>
            <w:tcW w:w="1791" w:type="dxa"/>
          </w:tcPr>
          <w:p w14:paraId="0B805D27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56824AE7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810" w:type="dxa"/>
          </w:tcPr>
          <w:p w14:paraId="5F80606D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2346" w:type="dxa"/>
          </w:tcPr>
          <w:p w14:paraId="5B000DA3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350" w:type="dxa"/>
          </w:tcPr>
          <w:p w14:paraId="2C181077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323C6E70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710" w:type="dxa"/>
          </w:tcPr>
          <w:p w14:paraId="536583EC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AD3137" w:rsidRPr="007C3C66" w14:paraId="1C349C86" w14:textId="77777777" w:rsidTr="00AD3137">
        <w:tc>
          <w:tcPr>
            <w:tcW w:w="468" w:type="dxa"/>
          </w:tcPr>
          <w:p w14:paraId="4C4A39F0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e</w:t>
            </w:r>
          </w:p>
        </w:tc>
        <w:tc>
          <w:tcPr>
            <w:tcW w:w="2361" w:type="dxa"/>
          </w:tcPr>
          <w:p w14:paraId="569D867A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Wood for poles</w:t>
            </w:r>
          </w:p>
        </w:tc>
        <w:tc>
          <w:tcPr>
            <w:tcW w:w="1791" w:type="dxa"/>
          </w:tcPr>
          <w:p w14:paraId="743CCB70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5B556EB6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810" w:type="dxa"/>
          </w:tcPr>
          <w:p w14:paraId="77853306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2346" w:type="dxa"/>
          </w:tcPr>
          <w:p w14:paraId="4C03777F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350" w:type="dxa"/>
          </w:tcPr>
          <w:p w14:paraId="3C0C28D1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3986A00F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710" w:type="dxa"/>
          </w:tcPr>
          <w:p w14:paraId="7CB739E2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AD3137" w:rsidRPr="007C3C66" w14:paraId="5248ED79" w14:textId="77777777" w:rsidTr="00AD3137">
        <w:trPr>
          <w:trHeight w:val="179"/>
        </w:trPr>
        <w:tc>
          <w:tcPr>
            <w:tcW w:w="468" w:type="dxa"/>
          </w:tcPr>
          <w:p w14:paraId="2965791A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f</w:t>
            </w:r>
          </w:p>
        </w:tc>
        <w:tc>
          <w:tcPr>
            <w:tcW w:w="2361" w:type="dxa"/>
          </w:tcPr>
          <w:p w14:paraId="34E3ABAB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 xml:space="preserve">Fruit, nuts, seeds, roots, berries, etc. </w:t>
            </w:r>
          </w:p>
        </w:tc>
        <w:tc>
          <w:tcPr>
            <w:tcW w:w="1791" w:type="dxa"/>
          </w:tcPr>
          <w:p w14:paraId="1D3D9511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5E8C6DC3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810" w:type="dxa"/>
          </w:tcPr>
          <w:p w14:paraId="4C5BC1B5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2346" w:type="dxa"/>
          </w:tcPr>
          <w:p w14:paraId="77231DDC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350" w:type="dxa"/>
          </w:tcPr>
          <w:p w14:paraId="193D6A59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6425A1AF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710" w:type="dxa"/>
          </w:tcPr>
          <w:p w14:paraId="12B8B01C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AD3137" w:rsidRPr="007C3C66" w14:paraId="75A80DDF" w14:textId="77777777" w:rsidTr="00AD3137">
        <w:tc>
          <w:tcPr>
            <w:tcW w:w="468" w:type="dxa"/>
          </w:tcPr>
          <w:p w14:paraId="52CB29DA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g</w:t>
            </w:r>
          </w:p>
        </w:tc>
        <w:tc>
          <w:tcPr>
            <w:tcW w:w="2361" w:type="dxa"/>
          </w:tcPr>
          <w:p w14:paraId="57116371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Mushrooms</w:t>
            </w:r>
          </w:p>
        </w:tc>
        <w:tc>
          <w:tcPr>
            <w:tcW w:w="1791" w:type="dxa"/>
          </w:tcPr>
          <w:p w14:paraId="5120B852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6F4C0C8F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810" w:type="dxa"/>
          </w:tcPr>
          <w:p w14:paraId="538AC3EE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2346" w:type="dxa"/>
          </w:tcPr>
          <w:p w14:paraId="0D8B7694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350" w:type="dxa"/>
          </w:tcPr>
          <w:p w14:paraId="3A50BB92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4638A588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710" w:type="dxa"/>
          </w:tcPr>
          <w:p w14:paraId="063335EA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AD3137" w:rsidRPr="007C3C66" w14:paraId="27D92F63" w14:textId="77777777" w:rsidTr="00AD3137">
        <w:tc>
          <w:tcPr>
            <w:tcW w:w="468" w:type="dxa"/>
          </w:tcPr>
          <w:p w14:paraId="4B29293C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h</w:t>
            </w:r>
          </w:p>
        </w:tc>
        <w:tc>
          <w:tcPr>
            <w:tcW w:w="2361" w:type="dxa"/>
          </w:tcPr>
          <w:p w14:paraId="051FBAFE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Fodder</w:t>
            </w:r>
          </w:p>
        </w:tc>
        <w:tc>
          <w:tcPr>
            <w:tcW w:w="1791" w:type="dxa"/>
          </w:tcPr>
          <w:p w14:paraId="2D554DBC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3C93E643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810" w:type="dxa"/>
          </w:tcPr>
          <w:p w14:paraId="10F55E53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2346" w:type="dxa"/>
          </w:tcPr>
          <w:p w14:paraId="303062A8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350" w:type="dxa"/>
          </w:tcPr>
          <w:p w14:paraId="4B458BF7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461760C4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710" w:type="dxa"/>
          </w:tcPr>
          <w:p w14:paraId="09E81779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AD3137" w:rsidRPr="007C3C66" w14:paraId="53CAA747" w14:textId="77777777" w:rsidTr="00AD3137">
        <w:tc>
          <w:tcPr>
            <w:tcW w:w="468" w:type="dxa"/>
          </w:tcPr>
          <w:p w14:paraId="51FBA5CE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proofErr w:type="spellStart"/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i</w:t>
            </w:r>
            <w:proofErr w:type="spellEnd"/>
          </w:p>
        </w:tc>
        <w:tc>
          <w:tcPr>
            <w:tcW w:w="2361" w:type="dxa"/>
          </w:tcPr>
          <w:p w14:paraId="3E14BC8F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Rattan</w:t>
            </w:r>
          </w:p>
        </w:tc>
        <w:tc>
          <w:tcPr>
            <w:tcW w:w="1791" w:type="dxa"/>
          </w:tcPr>
          <w:p w14:paraId="3C9282EE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5BB5BB27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810" w:type="dxa"/>
          </w:tcPr>
          <w:p w14:paraId="65D9A713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2346" w:type="dxa"/>
          </w:tcPr>
          <w:p w14:paraId="69EB70EC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350" w:type="dxa"/>
          </w:tcPr>
          <w:p w14:paraId="0857F297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31025111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710" w:type="dxa"/>
          </w:tcPr>
          <w:p w14:paraId="40ECB438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AD3137" w:rsidRPr="007C3C66" w14:paraId="613E1188" w14:textId="77777777" w:rsidTr="00AD3137">
        <w:tc>
          <w:tcPr>
            <w:tcW w:w="468" w:type="dxa"/>
          </w:tcPr>
          <w:p w14:paraId="20802DF4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j</w:t>
            </w:r>
          </w:p>
        </w:tc>
        <w:tc>
          <w:tcPr>
            <w:tcW w:w="2361" w:type="dxa"/>
          </w:tcPr>
          <w:p w14:paraId="706FB757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Plant medicines</w:t>
            </w:r>
          </w:p>
        </w:tc>
        <w:tc>
          <w:tcPr>
            <w:tcW w:w="1791" w:type="dxa"/>
          </w:tcPr>
          <w:p w14:paraId="08D96C4F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181CD52A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810" w:type="dxa"/>
          </w:tcPr>
          <w:p w14:paraId="252A6428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2346" w:type="dxa"/>
          </w:tcPr>
          <w:p w14:paraId="66511956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350" w:type="dxa"/>
          </w:tcPr>
          <w:p w14:paraId="5045EB08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2556763D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710" w:type="dxa"/>
          </w:tcPr>
          <w:p w14:paraId="0102BDF5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AD3137" w:rsidRPr="007C3C66" w14:paraId="448E2D90" w14:textId="77777777" w:rsidTr="00AD3137">
        <w:tc>
          <w:tcPr>
            <w:tcW w:w="468" w:type="dxa"/>
          </w:tcPr>
          <w:p w14:paraId="25336AB9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k</w:t>
            </w:r>
          </w:p>
        </w:tc>
        <w:tc>
          <w:tcPr>
            <w:tcW w:w="2361" w:type="dxa"/>
          </w:tcPr>
          <w:p w14:paraId="4091F1C1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Herbs and spices</w:t>
            </w:r>
          </w:p>
        </w:tc>
        <w:tc>
          <w:tcPr>
            <w:tcW w:w="1791" w:type="dxa"/>
          </w:tcPr>
          <w:p w14:paraId="39F45BF2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6E781CCA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810" w:type="dxa"/>
          </w:tcPr>
          <w:p w14:paraId="10F57556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2346" w:type="dxa"/>
          </w:tcPr>
          <w:p w14:paraId="33A312C6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350" w:type="dxa"/>
          </w:tcPr>
          <w:p w14:paraId="1214080E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2585B790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710" w:type="dxa"/>
          </w:tcPr>
          <w:p w14:paraId="15DFC4D0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AD3137" w:rsidRPr="007C3C66" w14:paraId="7FECAC1C" w14:textId="77777777" w:rsidTr="00AD3137">
        <w:tc>
          <w:tcPr>
            <w:tcW w:w="468" w:type="dxa"/>
          </w:tcPr>
          <w:p w14:paraId="1D76CA87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l</w:t>
            </w:r>
          </w:p>
        </w:tc>
        <w:tc>
          <w:tcPr>
            <w:tcW w:w="2361" w:type="dxa"/>
          </w:tcPr>
          <w:p w14:paraId="71444F04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Dying/tanning</w:t>
            </w:r>
          </w:p>
        </w:tc>
        <w:tc>
          <w:tcPr>
            <w:tcW w:w="1791" w:type="dxa"/>
          </w:tcPr>
          <w:p w14:paraId="64985293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42A4B07D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810" w:type="dxa"/>
          </w:tcPr>
          <w:p w14:paraId="43137225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2346" w:type="dxa"/>
          </w:tcPr>
          <w:p w14:paraId="5C0EBAE6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350" w:type="dxa"/>
          </w:tcPr>
          <w:p w14:paraId="3C24F201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7064F224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710" w:type="dxa"/>
          </w:tcPr>
          <w:p w14:paraId="6BAA50DA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AD3137" w:rsidRPr="007C3C66" w14:paraId="387BBEB2" w14:textId="77777777" w:rsidTr="00AD3137">
        <w:tc>
          <w:tcPr>
            <w:tcW w:w="468" w:type="dxa"/>
          </w:tcPr>
          <w:p w14:paraId="3593A42F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m</w:t>
            </w:r>
          </w:p>
        </w:tc>
        <w:tc>
          <w:tcPr>
            <w:tcW w:w="2361" w:type="dxa"/>
          </w:tcPr>
          <w:p w14:paraId="7C0E7C35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Seeds (for regeneration purposes)</w:t>
            </w:r>
          </w:p>
        </w:tc>
        <w:tc>
          <w:tcPr>
            <w:tcW w:w="1791" w:type="dxa"/>
          </w:tcPr>
          <w:p w14:paraId="52BFF4FD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292671CB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810" w:type="dxa"/>
          </w:tcPr>
          <w:p w14:paraId="42E83118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2346" w:type="dxa"/>
          </w:tcPr>
          <w:p w14:paraId="60B02FF9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350" w:type="dxa"/>
          </w:tcPr>
          <w:p w14:paraId="622D3D85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7C9DFDE4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710" w:type="dxa"/>
          </w:tcPr>
          <w:p w14:paraId="54220737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AD3137" w:rsidRPr="007C3C66" w14:paraId="5D89D611" w14:textId="77777777" w:rsidTr="00AD3137">
        <w:tc>
          <w:tcPr>
            <w:tcW w:w="468" w:type="dxa"/>
          </w:tcPr>
          <w:p w14:paraId="7E4F73D9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n</w:t>
            </w:r>
          </w:p>
        </w:tc>
        <w:tc>
          <w:tcPr>
            <w:tcW w:w="2361" w:type="dxa"/>
          </w:tcPr>
          <w:p w14:paraId="491C4D15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proofErr w:type="spellStart"/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Fibres</w:t>
            </w:r>
            <w:proofErr w:type="spellEnd"/>
            <w:r w:rsidRPr="007C3C66">
              <w:rPr>
                <w:rFonts w:asciiTheme="majorHAnsi" w:hAnsiTheme="majorHAnsi" w:cs="Times New Roman"/>
                <w:sz w:val="20"/>
                <w:szCs w:val="20"/>
              </w:rPr>
              <w:t xml:space="preserve"> (for rope, </w:t>
            </w:r>
            <w:proofErr w:type="spellStart"/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etc</w:t>
            </w:r>
            <w:proofErr w:type="spellEnd"/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)</w:t>
            </w:r>
          </w:p>
        </w:tc>
        <w:tc>
          <w:tcPr>
            <w:tcW w:w="1791" w:type="dxa"/>
          </w:tcPr>
          <w:p w14:paraId="5DC60534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10C28F49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810" w:type="dxa"/>
          </w:tcPr>
          <w:p w14:paraId="12FF8C82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2346" w:type="dxa"/>
          </w:tcPr>
          <w:p w14:paraId="70BE1869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350" w:type="dxa"/>
          </w:tcPr>
          <w:p w14:paraId="47BB7565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7D938A44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710" w:type="dxa"/>
          </w:tcPr>
          <w:p w14:paraId="202C4618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AD3137" w:rsidRPr="007C3C66" w14:paraId="382B75A1" w14:textId="77777777" w:rsidTr="00AD3137">
        <w:tc>
          <w:tcPr>
            <w:tcW w:w="468" w:type="dxa"/>
          </w:tcPr>
          <w:p w14:paraId="0BE631BB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o</w:t>
            </w:r>
          </w:p>
        </w:tc>
        <w:tc>
          <w:tcPr>
            <w:tcW w:w="2361" w:type="dxa"/>
          </w:tcPr>
          <w:p w14:paraId="190E8776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Other plant products</w:t>
            </w:r>
          </w:p>
        </w:tc>
        <w:tc>
          <w:tcPr>
            <w:tcW w:w="1791" w:type="dxa"/>
          </w:tcPr>
          <w:p w14:paraId="5D6F7A01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18A864CA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810" w:type="dxa"/>
          </w:tcPr>
          <w:p w14:paraId="0F2F467E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2346" w:type="dxa"/>
          </w:tcPr>
          <w:p w14:paraId="23B01097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350" w:type="dxa"/>
          </w:tcPr>
          <w:p w14:paraId="347928E7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2722FAAA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710" w:type="dxa"/>
          </w:tcPr>
          <w:p w14:paraId="03F70FF2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AD3137" w:rsidRPr="007C3C66" w14:paraId="02096DDB" w14:textId="77777777" w:rsidTr="00AD3137">
        <w:tc>
          <w:tcPr>
            <w:tcW w:w="468" w:type="dxa"/>
          </w:tcPr>
          <w:p w14:paraId="764C7C99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p</w:t>
            </w:r>
          </w:p>
        </w:tc>
        <w:tc>
          <w:tcPr>
            <w:tcW w:w="2361" w:type="dxa"/>
          </w:tcPr>
          <w:p w14:paraId="6F54F4FD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 xml:space="preserve">Wildlife (including </w:t>
            </w:r>
            <w:proofErr w:type="spellStart"/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bushmeat</w:t>
            </w:r>
            <w:proofErr w:type="spellEnd"/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)</w:t>
            </w:r>
          </w:p>
        </w:tc>
        <w:tc>
          <w:tcPr>
            <w:tcW w:w="1791" w:type="dxa"/>
          </w:tcPr>
          <w:p w14:paraId="29476E0B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345577A2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810" w:type="dxa"/>
          </w:tcPr>
          <w:p w14:paraId="4DDB614F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2346" w:type="dxa"/>
          </w:tcPr>
          <w:p w14:paraId="7430FD45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350" w:type="dxa"/>
          </w:tcPr>
          <w:p w14:paraId="16713DA6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1156CD45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710" w:type="dxa"/>
          </w:tcPr>
          <w:p w14:paraId="4A0D79E0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AD3137" w:rsidRPr="007C3C66" w14:paraId="6CC59CE7" w14:textId="77777777" w:rsidTr="00AD3137">
        <w:tc>
          <w:tcPr>
            <w:tcW w:w="468" w:type="dxa"/>
          </w:tcPr>
          <w:p w14:paraId="3EC8181E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q</w:t>
            </w:r>
          </w:p>
        </w:tc>
        <w:tc>
          <w:tcPr>
            <w:tcW w:w="2361" w:type="dxa"/>
          </w:tcPr>
          <w:p w14:paraId="1D51FB2A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 xml:space="preserve">Beekeeping activities (e.g. honey) </w:t>
            </w:r>
          </w:p>
        </w:tc>
        <w:tc>
          <w:tcPr>
            <w:tcW w:w="1791" w:type="dxa"/>
          </w:tcPr>
          <w:p w14:paraId="6D1D3094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13DD920F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810" w:type="dxa"/>
          </w:tcPr>
          <w:p w14:paraId="3638F954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2346" w:type="dxa"/>
          </w:tcPr>
          <w:p w14:paraId="42C1E7FA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350" w:type="dxa"/>
          </w:tcPr>
          <w:p w14:paraId="23ED4135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5FEB4A7F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710" w:type="dxa"/>
          </w:tcPr>
          <w:p w14:paraId="6095C579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AD3137" w:rsidRPr="007C3C66" w14:paraId="29426B71" w14:textId="77777777" w:rsidTr="00AD3137">
        <w:tc>
          <w:tcPr>
            <w:tcW w:w="468" w:type="dxa"/>
          </w:tcPr>
          <w:p w14:paraId="742143F9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r</w:t>
            </w:r>
          </w:p>
        </w:tc>
        <w:tc>
          <w:tcPr>
            <w:tcW w:w="2361" w:type="dxa"/>
          </w:tcPr>
          <w:p w14:paraId="3B39A39D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Caterpillar</w:t>
            </w:r>
          </w:p>
        </w:tc>
        <w:tc>
          <w:tcPr>
            <w:tcW w:w="1791" w:type="dxa"/>
          </w:tcPr>
          <w:p w14:paraId="2D469720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08207F58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810" w:type="dxa"/>
          </w:tcPr>
          <w:p w14:paraId="61C208D7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2346" w:type="dxa"/>
          </w:tcPr>
          <w:p w14:paraId="6BDA10F2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350" w:type="dxa"/>
          </w:tcPr>
          <w:p w14:paraId="27C902E2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65807263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710" w:type="dxa"/>
          </w:tcPr>
          <w:p w14:paraId="0BB13B73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AD3137" w:rsidRPr="007C3C66" w14:paraId="7448847F" w14:textId="77777777" w:rsidTr="00AD3137">
        <w:tc>
          <w:tcPr>
            <w:tcW w:w="468" w:type="dxa"/>
          </w:tcPr>
          <w:p w14:paraId="74209E85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s</w:t>
            </w:r>
          </w:p>
        </w:tc>
        <w:tc>
          <w:tcPr>
            <w:tcW w:w="2361" w:type="dxa"/>
          </w:tcPr>
          <w:p w14:paraId="226E57AB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 xml:space="preserve">Other, specify </w:t>
            </w:r>
          </w:p>
        </w:tc>
        <w:tc>
          <w:tcPr>
            <w:tcW w:w="1791" w:type="dxa"/>
          </w:tcPr>
          <w:p w14:paraId="7E25FEA1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12A65995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810" w:type="dxa"/>
          </w:tcPr>
          <w:p w14:paraId="12C75C9C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2346" w:type="dxa"/>
          </w:tcPr>
          <w:p w14:paraId="053877FC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350" w:type="dxa"/>
          </w:tcPr>
          <w:p w14:paraId="625FB192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0C2C22A2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710" w:type="dxa"/>
          </w:tcPr>
          <w:p w14:paraId="1439463E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</w:tbl>
    <w:p w14:paraId="1D100362" w14:textId="77777777" w:rsidR="00AD3137" w:rsidRPr="007C3C66" w:rsidRDefault="00AD3137" w:rsidP="007C3C66">
      <w:pPr>
        <w:rPr>
          <w:rFonts w:asciiTheme="majorHAnsi" w:eastAsia="Calibri" w:hAnsiTheme="majorHAnsi" w:cs="Times New Roman"/>
          <w:sz w:val="20"/>
          <w:szCs w:val="20"/>
        </w:rPr>
      </w:pPr>
    </w:p>
    <w:p w14:paraId="0A5E9B33" w14:textId="77777777" w:rsidR="00AD3137" w:rsidRPr="007C3C66" w:rsidRDefault="00AD3137" w:rsidP="007C3C66">
      <w:pPr>
        <w:rPr>
          <w:rFonts w:asciiTheme="majorHAnsi" w:eastAsia="Calibri" w:hAnsiTheme="majorHAnsi" w:cs="Times New Roman"/>
          <w:sz w:val="20"/>
          <w:szCs w:val="20"/>
        </w:rPr>
      </w:pPr>
      <w:r w:rsidRPr="007C3C66">
        <w:rPr>
          <w:rFonts w:asciiTheme="majorHAnsi" w:eastAsia="Calibri" w:hAnsiTheme="majorHAnsi" w:cs="Times New Roman"/>
          <w:sz w:val="20"/>
          <w:szCs w:val="20"/>
        </w:rPr>
        <w:br w:type="page"/>
      </w:r>
    </w:p>
    <w:tbl>
      <w:tblPr>
        <w:tblStyle w:val="TableGrid1"/>
        <w:tblW w:w="12270" w:type="dxa"/>
        <w:tblLayout w:type="fixed"/>
        <w:tblLook w:val="04A0" w:firstRow="1" w:lastRow="0" w:firstColumn="1" w:lastColumn="0" w:noHBand="0" w:noVBand="1"/>
      </w:tblPr>
      <w:tblGrid>
        <w:gridCol w:w="468"/>
        <w:gridCol w:w="1890"/>
        <w:gridCol w:w="2262"/>
        <w:gridCol w:w="1266"/>
        <w:gridCol w:w="1692"/>
        <w:gridCol w:w="2346"/>
        <w:gridCol w:w="2346"/>
      </w:tblGrid>
      <w:tr w:rsidR="00AD3137" w:rsidRPr="007C3C66" w14:paraId="17CF2DA5" w14:textId="77777777" w:rsidTr="00F35D3A">
        <w:tc>
          <w:tcPr>
            <w:tcW w:w="468" w:type="dxa"/>
          </w:tcPr>
          <w:p w14:paraId="6A74A9C6" w14:textId="77777777" w:rsidR="00AD3137" w:rsidRPr="007C3C66" w:rsidRDefault="00AD3137" w:rsidP="007C3C66">
            <w:pPr>
              <w:rPr>
                <w:rFonts w:asciiTheme="majorHAnsi" w:hAnsiTheme="majorHAnsi" w:cs="Times New Roman"/>
                <w:b/>
                <w:sz w:val="20"/>
                <w:szCs w:val="20"/>
              </w:rPr>
            </w:pPr>
          </w:p>
        </w:tc>
        <w:tc>
          <w:tcPr>
            <w:tcW w:w="1890" w:type="dxa"/>
          </w:tcPr>
          <w:p w14:paraId="18A1FE41" w14:textId="77777777" w:rsidR="00AD3137" w:rsidRPr="007C3C66" w:rsidRDefault="00AD3137" w:rsidP="007C3C66">
            <w:pPr>
              <w:rPr>
                <w:rFonts w:asciiTheme="majorHAnsi" w:hAnsiTheme="majorHAnsi" w:cs="Times New Roman"/>
                <w:b/>
                <w:sz w:val="20"/>
                <w:szCs w:val="20"/>
              </w:rPr>
            </w:pPr>
          </w:p>
        </w:tc>
        <w:tc>
          <w:tcPr>
            <w:tcW w:w="2262" w:type="dxa"/>
          </w:tcPr>
          <w:p w14:paraId="19A3B79E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K.14</w:t>
            </w:r>
          </w:p>
        </w:tc>
        <w:tc>
          <w:tcPr>
            <w:tcW w:w="1266" w:type="dxa"/>
          </w:tcPr>
          <w:p w14:paraId="38C7DE1F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K.15</w:t>
            </w:r>
          </w:p>
        </w:tc>
        <w:tc>
          <w:tcPr>
            <w:tcW w:w="1692" w:type="dxa"/>
          </w:tcPr>
          <w:p w14:paraId="66A12E2A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K.16</w:t>
            </w:r>
          </w:p>
        </w:tc>
        <w:tc>
          <w:tcPr>
            <w:tcW w:w="2346" w:type="dxa"/>
          </w:tcPr>
          <w:p w14:paraId="5074F878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K.17</w:t>
            </w:r>
          </w:p>
        </w:tc>
        <w:tc>
          <w:tcPr>
            <w:tcW w:w="2346" w:type="dxa"/>
          </w:tcPr>
          <w:p w14:paraId="326CED0F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K.18</w:t>
            </w:r>
          </w:p>
        </w:tc>
      </w:tr>
      <w:tr w:rsidR="00AD3137" w:rsidRPr="007C3C66" w14:paraId="787EF318" w14:textId="77777777" w:rsidTr="00F35D3A">
        <w:tc>
          <w:tcPr>
            <w:tcW w:w="468" w:type="dxa"/>
          </w:tcPr>
          <w:p w14:paraId="0216DA94" w14:textId="77777777" w:rsidR="00AD3137" w:rsidRPr="007C3C66" w:rsidRDefault="00AD3137" w:rsidP="007C3C66">
            <w:pPr>
              <w:rPr>
                <w:rFonts w:asciiTheme="majorHAnsi" w:hAnsiTheme="majorHAnsi" w:cs="Times New Roman"/>
                <w:b/>
                <w:sz w:val="20"/>
                <w:szCs w:val="20"/>
              </w:rPr>
            </w:pPr>
          </w:p>
        </w:tc>
        <w:tc>
          <w:tcPr>
            <w:tcW w:w="1890" w:type="dxa"/>
          </w:tcPr>
          <w:p w14:paraId="41CC05C1" w14:textId="77777777" w:rsidR="00AD3137" w:rsidRPr="007C3C66" w:rsidRDefault="00AD3137" w:rsidP="007C3C66">
            <w:pPr>
              <w:rPr>
                <w:rFonts w:asciiTheme="majorHAnsi" w:hAnsiTheme="majorHAnsi" w:cs="Times New Roman"/>
                <w:b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b/>
                <w:sz w:val="20"/>
                <w:szCs w:val="20"/>
              </w:rPr>
              <w:t>Wood/forest product</w:t>
            </w:r>
          </w:p>
        </w:tc>
        <w:tc>
          <w:tcPr>
            <w:tcW w:w="2262" w:type="dxa"/>
          </w:tcPr>
          <w:p w14:paraId="4B059A7A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 xml:space="preserve">What are the reasons for this increase? </w:t>
            </w:r>
          </w:p>
          <w:p w14:paraId="3104113D" w14:textId="77777777" w:rsidR="00AD3137" w:rsidRPr="007C3C66" w:rsidRDefault="00AD3137" w:rsidP="007C3C66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i/>
                <w:sz w:val="20"/>
                <w:szCs w:val="20"/>
              </w:rPr>
              <w:t>See code 123</w:t>
            </w:r>
          </w:p>
          <w:p w14:paraId="04161F9D" w14:textId="77777777" w:rsidR="00AD3137" w:rsidRPr="007C3C66" w:rsidRDefault="00AD3137" w:rsidP="007C3C66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i/>
                <w:sz w:val="20"/>
                <w:szCs w:val="20"/>
              </w:rPr>
              <w:t>Probe and code, select all that apply</w:t>
            </w:r>
          </w:p>
        </w:tc>
        <w:tc>
          <w:tcPr>
            <w:tcW w:w="1266" w:type="dxa"/>
          </w:tcPr>
          <w:p w14:paraId="5FC78454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What is the reason for the decline in &lt;product&gt;?</w:t>
            </w:r>
          </w:p>
          <w:p w14:paraId="042C707F" w14:textId="77777777" w:rsidR="00AD3137" w:rsidRPr="007C3C66" w:rsidRDefault="00AD3137" w:rsidP="007C3C66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i/>
                <w:sz w:val="20"/>
                <w:szCs w:val="20"/>
              </w:rPr>
              <w:t>See code 124</w:t>
            </w:r>
          </w:p>
          <w:p w14:paraId="37E473C8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i/>
                <w:sz w:val="20"/>
                <w:szCs w:val="20"/>
              </w:rPr>
              <w:t>Probe and code, Select all that apply</w:t>
            </w: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692" w:type="dxa"/>
          </w:tcPr>
          <w:p w14:paraId="523A899C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What have you done in response to the decline in availability of &lt;product&gt;?</w:t>
            </w:r>
          </w:p>
          <w:p w14:paraId="2ABE0A3A" w14:textId="77777777" w:rsidR="00AD3137" w:rsidRPr="007C3C66" w:rsidRDefault="00AD3137" w:rsidP="007C3C66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i/>
                <w:sz w:val="20"/>
                <w:szCs w:val="20"/>
              </w:rPr>
              <w:t>See code 125</w:t>
            </w:r>
          </w:p>
          <w:p w14:paraId="579B23C4" w14:textId="77777777" w:rsidR="00AD3137" w:rsidRPr="007C3C66" w:rsidRDefault="00AD3137" w:rsidP="007C3C66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i/>
                <w:sz w:val="20"/>
                <w:szCs w:val="20"/>
              </w:rPr>
              <w:t>Probe and code, Select all that apply</w:t>
            </w:r>
          </w:p>
        </w:tc>
        <w:tc>
          <w:tcPr>
            <w:tcW w:w="2346" w:type="dxa"/>
          </w:tcPr>
          <w:p w14:paraId="75B80817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 xml:space="preserve">Have you experienced any conflicts in relation to harvesting &lt;product&gt; in the last five years? </w:t>
            </w:r>
          </w:p>
          <w:p w14:paraId="301B5E28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0=No</w:t>
            </w:r>
          </w:p>
          <w:p w14:paraId="24F7EB7E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 xml:space="preserve">1=Yes </w:t>
            </w:r>
          </w:p>
          <w:p w14:paraId="5611F4C6" w14:textId="77777777" w:rsidR="00AD3137" w:rsidRPr="007C3C66" w:rsidRDefault="00AD3137" w:rsidP="007C3C66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i/>
                <w:sz w:val="20"/>
                <w:szCs w:val="20"/>
              </w:rPr>
              <w:t>If 0, skip to next product</w:t>
            </w:r>
          </w:p>
        </w:tc>
        <w:tc>
          <w:tcPr>
            <w:tcW w:w="2346" w:type="dxa"/>
          </w:tcPr>
          <w:p w14:paraId="09E82C05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What type of conflict?</w:t>
            </w:r>
          </w:p>
          <w:p w14:paraId="2AED785C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1=Conflict with FD</w:t>
            </w:r>
          </w:p>
          <w:p w14:paraId="732F3244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2=Conflict with concessioners</w:t>
            </w:r>
          </w:p>
          <w:p w14:paraId="74A85A87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3=Land-use conflicts with community members</w:t>
            </w:r>
          </w:p>
          <w:p w14:paraId="79A5E899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4=Land-use conflicts with neighboring communities</w:t>
            </w:r>
          </w:p>
          <w:p w14:paraId="6CD923A6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5=Conflicts with outsiders</w:t>
            </w:r>
          </w:p>
          <w:p w14:paraId="61399110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 xml:space="preserve">97=Other, specify </w:t>
            </w:r>
          </w:p>
        </w:tc>
      </w:tr>
      <w:tr w:rsidR="00AD3137" w:rsidRPr="007C3C66" w14:paraId="7BCEB410" w14:textId="77777777" w:rsidTr="00F35D3A">
        <w:tc>
          <w:tcPr>
            <w:tcW w:w="468" w:type="dxa"/>
          </w:tcPr>
          <w:p w14:paraId="3940C938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a</w:t>
            </w:r>
          </w:p>
        </w:tc>
        <w:tc>
          <w:tcPr>
            <w:tcW w:w="1890" w:type="dxa"/>
          </w:tcPr>
          <w:p w14:paraId="05743999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Industrial wood</w:t>
            </w:r>
          </w:p>
        </w:tc>
        <w:tc>
          <w:tcPr>
            <w:tcW w:w="2262" w:type="dxa"/>
          </w:tcPr>
          <w:p w14:paraId="56D2444C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266" w:type="dxa"/>
          </w:tcPr>
          <w:p w14:paraId="5B930DC5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33842991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2346" w:type="dxa"/>
          </w:tcPr>
          <w:p w14:paraId="703B61D6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2346" w:type="dxa"/>
          </w:tcPr>
          <w:p w14:paraId="3125377E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AD3137" w:rsidRPr="007C3C66" w14:paraId="785E9009" w14:textId="77777777" w:rsidTr="00F35D3A">
        <w:tc>
          <w:tcPr>
            <w:tcW w:w="468" w:type="dxa"/>
          </w:tcPr>
          <w:p w14:paraId="43DEBB1B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b</w:t>
            </w:r>
          </w:p>
        </w:tc>
        <w:tc>
          <w:tcPr>
            <w:tcW w:w="1890" w:type="dxa"/>
          </w:tcPr>
          <w:p w14:paraId="52BCC6DC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Fuel wood</w:t>
            </w:r>
          </w:p>
        </w:tc>
        <w:tc>
          <w:tcPr>
            <w:tcW w:w="2262" w:type="dxa"/>
          </w:tcPr>
          <w:p w14:paraId="2F25CDC6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266" w:type="dxa"/>
          </w:tcPr>
          <w:p w14:paraId="5853F554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27F76D89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2346" w:type="dxa"/>
          </w:tcPr>
          <w:p w14:paraId="5A31E853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2346" w:type="dxa"/>
          </w:tcPr>
          <w:p w14:paraId="47AAA3E6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AD3137" w:rsidRPr="007C3C66" w14:paraId="7E254FC1" w14:textId="77777777" w:rsidTr="00F35D3A">
        <w:tc>
          <w:tcPr>
            <w:tcW w:w="468" w:type="dxa"/>
          </w:tcPr>
          <w:p w14:paraId="5EC88F2C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c</w:t>
            </w:r>
          </w:p>
        </w:tc>
        <w:tc>
          <w:tcPr>
            <w:tcW w:w="1890" w:type="dxa"/>
          </w:tcPr>
          <w:p w14:paraId="4F296606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Charcoal</w:t>
            </w:r>
          </w:p>
        </w:tc>
        <w:tc>
          <w:tcPr>
            <w:tcW w:w="2262" w:type="dxa"/>
          </w:tcPr>
          <w:p w14:paraId="023BC242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266" w:type="dxa"/>
          </w:tcPr>
          <w:p w14:paraId="49981BCB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6B6F0EF7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2346" w:type="dxa"/>
          </w:tcPr>
          <w:p w14:paraId="1E9E10DE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2346" w:type="dxa"/>
          </w:tcPr>
          <w:p w14:paraId="30F9E725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AD3137" w:rsidRPr="007C3C66" w14:paraId="7937BC2E" w14:textId="77777777" w:rsidTr="00F35D3A">
        <w:tc>
          <w:tcPr>
            <w:tcW w:w="468" w:type="dxa"/>
          </w:tcPr>
          <w:p w14:paraId="78718CBB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d</w:t>
            </w:r>
          </w:p>
        </w:tc>
        <w:tc>
          <w:tcPr>
            <w:tcW w:w="1890" w:type="dxa"/>
          </w:tcPr>
          <w:p w14:paraId="3730D83F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Wood for wood carving</w:t>
            </w:r>
          </w:p>
        </w:tc>
        <w:tc>
          <w:tcPr>
            <w:tcW w:w="2262" w:type="dxa"/>
          </w:tcPr>
          <w:p w14:paraId="67E4BB88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266" w:type="dxa"/>
          </w:tcPr>
          <w:p w14:paraId="4CFB37A8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5C930D68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2346" w:type="dxa"/>
          </w:tcPr>
          <w:p w14:paraId="107645C5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2346" w:type="dxa"/>
          </w:tcPr>
          <w:p w14:paraId="245F5B21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AD3137" w:rsidRPr="007C3C66" w14:paraId="192BF79A" w14:textId="77777777" w:rsidTr="00F35D3A">
        <w:tc>
          <w:tcPr>
            <w:tcW w:w="468" w:type="dxa"/>
          </w:tcPr>
          <w:p w14:paraId="6A3B1D94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e</w:t>
            </w:r>
          </w:p>
        </w:tc>
        <w:tc>
          <w:tcPr>
            <w:tcW w:w="1890" w:type="dxa"/>
          </w:tcPr>
          <w:p w14:paraId="78EAB41E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Wood for poles</w:t>
            </w:r>
          </w:p>
        </w:tc>
        <w:tc>
          <w:tcPr>
            <w:tcW w:w="2262" w:type="dxa"/>
          </w:tcPr>
          <w:p w14:paraId="5F0CDEAE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266" w:type="dxa"/>
          </w:tcPr>
          <w:p w14:paraId="0BC795C0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02C8A6BE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2346" w:type="dxa"/>
          </w:tcPr>
          <w:p w14:paraId="66B17F25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2346" w:type="dxa"/>
          </w:tcPr>
          <w:p w14:paraId="42678A28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AD3137" w:rsidRPr="007C3C66" w14:paraId="648D2BA6" w14:textId="77777777" w:rsidTr="00F35D3A">
        <w:trPr>
          <w:trHeight w:val="179"/>
        </w:trPr>
        <w:tc>
          <w:tcPr>
            <w:tcW w:w="468" w:type="dxa"/>
          </w:tcPr>
          <w:p w14:paraId="46C684F8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f</w:t>
            </w:r>
          </w:p>
        </w:tc>
        <w:tc>
          <w:tcPr>
            <w:tcW w:w="1890" w:type="dxa"/>
          </w:tcPr>
          <w:p w14:paraId="48E7F682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 xml:space="preserve">Fruit, nuts, seeds, roots, berries, etc. </w:t>
            </w:r>
          </w:p>
        </w:tc>
        <w:tc>
          <w:tcPr>
            <w:tcW w:w="2262" w:type="dxa"/>
          </w:tcPr>
          <w:p w14:paraId="05E8BFF5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266" w:type="dxa"/>
          </w:tcPr>
          <w:p w14:paraId="4D18CE9A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4BBAD76A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2346" w:type="dxa"/>
          </w:tcPr>
          <w:p w14:paraId="59E6E5CF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2346" w:type="dxa"/>
          </w:tcPr>
          <w:p w14:paraId="0A0B0A0C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AD3137" w:rsidRPr="007C3C66" w14:paraId="64493386" w14:textId="77777777" w:rsidTr="00F35D3A">
        <w:tc>
          <w:tcPr>
            <w:tcW w:w="468" w:type="dxa"/>
          </w:tcPr>
          <w:p w14:paraId="16D06F7A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g</w:t>
            </w:r>
          </w:p>
        </w:tc>
        <w:tc>
          <w:tcPr>
            <w:tcW w:w="1890" w:type="dxa"/>
          </w:tcPr>
          <w:p w14:paraId="55514B93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Mushrooms</w:t>
            </w:r>
          </w:p>
        </w:tc>
        <w:tc>
          <w:tcPr>
            <w:tcW w:w="2262" w:type="dxa"/>
          </w:tcPr>
          <w:p w14:paraId="2ACD1F58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266" w:type="dxa"/>
          </w:tcPr>
          <w:p w14:paraId="1A383DC0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7AA5ACDD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2346" w:type="dxa"/>
          </w:tcPr>
          <w:p w14:paraId="40E58A61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2346" w:type="dxa"/>
          </w:tcPr>
          <w:p w14:paraId="40FA7AE3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AD3137" w:rsidRPr="007C3C66" w14:paraId="158C8ECA" w14:textId="77777777" w:rsidTr="00F35D3A">
        <w:tc>
          <w:tcPr>
            <w:tcW w:w="468" w:type="dxa"/>
          </w:tcPr>
          <w:p w14:paraId="674A8C72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h</w:t>
            </w:r>
          </w:p>
        </w:tc>
        <w:tc>
          <w:tcPr>
            <w:tcW w:w="1890" w:type="dxa"/>
          </w:tcPr>
          <w:p w14:paraId="31FAD96A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Fodder</w:t>
            </w:r>
          </w:p>
        </w:tc>
        <w:tc>
          <w:tcPr>
            <w:tcW w:w="2262" w:type="dxa"/>
          </w:tcPr>
          <w:p w14:paraId="7F7395D7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266" w:type="dxa"/>
          </w:tcPr>
          <w:p w14:paraId="10484D3F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40C83231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2346" w:type="dxa"/>
          </w:tcPr>
          <w:p w14:paraId="5B3A6681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2346" w:type="dxa"/>
          </w:tcPr>
          <w:p w14:paraId="6A7B417F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AD3137" w:rsidRPr="007C3C66" w14:paraId="101846BD" w14:textId="77777777" w:rsidTr="00F35D3A">
        <w:tc>
          <w:tcPr>
            <w:tcW w:w="468" w:type="dxa"/>
          </w:tcPr>
          <w:p w14:paraId="4C4E9334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proofErr w:type="spellStart"/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i</w:t>
            </w:r>
            <w:proofErr w:type="spellEnd"/>
          </w:p>
        </w:tc>
        <w:tc>
          <w:tcPr>
            <w:tcW w:w="1890" w:type="dxa"/>
          </w:tcPr>
          <w:p w14:paraId="7D721817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Rattan</w:t>
            </w:r>
          </w:p>
        </w:tc>
        <w:tc>
          <w:tcPr>
            <w:tcW w:w="2262" w:type="dxa"/>
          </w:tcPr>
          <w:p w14:paraId="1D132145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266" w:type="dxa"/>
          </w:tcPr>
          <w:p w14:paraId="01F011BD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71E51F94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2346" w:type="dxa"/>
          </w:tcPr>
          <w:p w14:paraId="7DF95924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2346" w:type="dxa"/>
          </w:tcPr>
          <w:p w14:paraId="61DDABE4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AD3137" w:rsidRPr="007C3C66" w14:paraId="022B6574" w14:textId="77777777" w:rsidTr="00F35D3A">
        <w:tc>
          <w:tcPr>
            <w:tcW w:w="468" w:type="dxa"/>
          </w:tcPr>
          <w:p w14:paraId="0E5E6C46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j</w:t>
            </w:r>
          </w:p>
        </w:tc>
        <w:tc>
          <w:tcPr>
            <w:tcW w:w="1890" w:type="dxa"/>
          </w:tcPr>
          <w:p w14:paraId="576C61F7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Plant medicines</w:t>
            </w:r>
          </w:p>
        </w:tc>
        <w:tc>
          <w:tcPr>
            <w:tcW w:w="2262" w:type="dxa"/>
          </w:tcPr>
          <w:p w14:paraId="73F724D5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266" w:type="dxa"/>
          </w:tcPr>
          <w:p w14:paraId="6B4CF2FE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0212DE9B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2346" w:type="dxa"/>
          </w:tcPr>
          <w:p w14:paraId="28F29C2E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2346" w:type="dxa"/>
          </w:tcPr>
          <w:p w14:paraId="7E5E4935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AD3137" w:rsidRPr="007C3C66" w14:paraId="2D5D7463" w14:textId="77777777" w:rsidTr="00F35D3A">
        <w:tc>
          <w:tcPr>
            <w:tcW w:w="468" w:type="dxa"/>
          </w:tcPr>
          <w:p w14:paraId="55DFB588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k</w:t>
            </w:r>
          </w:p>
        </w:tc>
        <w:tc>
          <w:tcPr>
            <w:tcW w:w="1890" w:type="dxa"/>
          </w:tcPr>
          <w:p w14:paraId="02440A90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Herbs and spices</w:t>
            </w:r>
          </w:p>
        </w:tc>
        <w:tc>
          <w:tcPr>
            <w:tcW w:w="2262" w:type="dxa"/>
          </w:tcPr>
          <w:p w14:paraId="0755ECDD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266" w:type="dxa"/>
          </w:tcPr>
          <w:p w14:paraId="066C96C2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0EE04AFD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2346" w:type="dxa"/>
          </w:tcPr>
          <w:p w14:paraId="4DA9912C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2346" w:type="dxa"/>
          </w:tcPr>
          <w:p w14:paraId="7D331FF2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AD3137" w:rsidRPr="007C3C66" w14:paraId="7BA351C1" w14:textId="77777777" w:rsidTr="00F35D3A">
        <w:tc>
          <w:tcPr>
            <w:tcW w:w="468" w:type="dxa"/>
          </w:tcPr>
          <w:p w14:paraId="7546BBF9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l</w:t>
            </w:r>
          </w:p>
        </w:tc>
        <w:tc>
          <w:tcPr>
            <w:tcW w:w="1890" w:type="dxa"/>
          </w:tcPr>
          <w:p w14:paraId="35A640A2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Dying/tanning</w:t>
            </w:r>
          </w:p>
        </w:tc>
        <w:tc>
          <w:tcPr>
            <w:tcW w:w="2262" w:type="dxa"/>
          </w:tcPr>
          <w:p w14:paraId="460A6663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266" w:type="dxa"/>
          </w:tcPr>
          <w:p w14:paraId="1806AE26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53539489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2346" w:type="dxa"/>
          </w:tcPr>
          <w:p w14:paraId="48763678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2346" w:type="dxa"/>
          </w:tcPr>
          <w:p w14:paraId="7A14663E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AD3137" w:rsidRPr="007C3C66" w14:paraId="02A1C65C" w14:textId="77777777" w:rsidTr="00F35D3A">
        <w:tc>
          <w:tcPr>
            <w:tcW w:w="468" w:type="dxa"/>
          </w:tcPr>
          <w:p w14:paraId="43845545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m</w:t>
            </w:r>
          </w:p>
        </w:tc>
        <w:tc>
          <w:tcPr>
            <w:tcW w:w="1890" w:type="dxa"/>
          </w:tcPr>
          <w:p w14:paraId="46C81128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Seeds (for regeneration purposes)</w:t>
            </w:r>
          </w:p>
        </w:tc>
        <w:tc>
          <w:tcPr>
            <w:tcW w:w="2262" w:type="dxa"/>
          </w:tcPr>
          <w:p w14:paraId="04470440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266" w:type="dxa"/>
          </w:tcPr>
          <w:p w14:paraId="337AC120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074FB31C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2346" w:type="dxa"/>
          </w:tcPr>
          <w:p w14:paraId="1796DB6B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2346" w:type="dxa"/>
          </w:tcPr>
          <w:p w14:paraId="116C4BBA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AD3137" w:rsidRPr="007C3C66" w14:paraId="133C31CA" w14:textId="77777777" w:rsidTr="00F35D3A">
        <w:tc>
          <w:tcPr>
            <w:tcW w:w="468" w:type="dxa"/>
          </w:tcPr>
          <w:p w14:paraId="13437C36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n</w:t>
            </w:r>
          </w:p>
        </w:tc>
        <w:tc>
          <w:tcPr>
            <w:tcW w:w="1890" w:type="dxa"/>
          </w:tcPr>
          <w:p w14:paraId="1F00CD5B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proofErr w:type="spellStart"/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Fibres</w:t>
            </w:r>
            <w:proofErr w:type="spellEnd"/>
            <w:r w:rsidRPr="007C3C66">
              <w:rPr>
                <w:rFonts w:asciiTheme="majorHAnsi" w:hAnsiTheme="majorHAnsi" w:cs="Times New Roman"/>
                <w:sz w:val="20"/>
                <w:szCs w:val="20"/>
              </w:rPr>
              <w:t xml:space="preserve"> (for rope, </w:t>
            </w:r>
            <w:proofErr w:type="spellStart"/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etc</w:t>
            </w:r>
            <w:proofErr w:type="spellEnd"/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)</w:t>
            </w:r>
          </w:p>
        </w:tc>
        <w:tc>
          <w:tcPr>
            <w:tcW w:w="2262" w:type="dxa"/>
          </w:tcPr>
          <w:p w14:paraId="7CD2ED34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266" w:type="dxa"/>
          </w:tcPr>
          <w:p w14:paraId="42E2D93A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13B47125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2346" w:type="dxa"/>
          </w:tcPr>
          <w:p w14:paraId="0C656193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2346" w:type="dxa"/>
          </w:tcPr>
          <w:p w14:paraId="285D02AB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AD3137" w:rsidRPr="007C3C66" w14:paraId="7162B14F" w14:textId="77777777" w:rsidTr="00F35D3A">
        <w:tc>
          <w:tcPr>
            <w:tcW w:w="468" w:type="dxa"/>
          </w:tcPr>
          <w:p w14:paraId="074ED9CB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o</w:t>
            </w:r>
          </w:p>
        </w:tc>
        <w:tc>
          <w:tcPr>
            <w:tcW w:w="1890" w:type="dxa"/>
          </w:tcPr>
          <w:p w14:paraId="7705F831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Other plant products</w:t>
            </w:r>
          </w:p>
        </w:tc>
        <w:tc>
          <w:tcPr>
            <w:tcW w:w="2262" w:type="dxa"/>
          </w:tcPr>
          <w:p w14:paraId="3B0F5986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266" w:type="dxa"/>
          </w:tcPr>
          <w:p w14:paraId="56EA4EE8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75E20354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2346" w:type="dxa"/>
          </w:tcPr>
          <w:p w14:paraId="7AA6A0AD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2346" w:type="dxa"/>
          </w:tcPr>
          <w:p w14:paraId="656F1417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AD3137" w:rsidRPr="007C3C66" w14:paraId="6EDEA96A" w14:textId="77777777" w:rsidTr="00F35D3A">
        <w:tc>
          <w:tcPr>
            <w:tcW w:w="468" w:type="dxa"/>
          </w:tcPr>
          <w:p w14:paraId="723926AC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p</w:t>
            </w:r>
          </w:p>
        </w:tc>
        <w:tc>
          <w:tcPr>
            <w:tcW w:w="1890" w:type="dxa"/>
          </w:tcPr>
          <w:p w14:paraId="158D81CF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 xml:space="preserve">Wildlife (including </w:t>
            </w:r>
            <w:proofErr w:type="spellStart"/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bushmeat</w:t>
            </w:r>
            <w:proofErr w:type="spellEnd"/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)</w:t>
            </w:r>
          </w:p>
        </w:tc>
        <w:tc>
          <w:tcPr>
            <w:tcW w:w="2262" w:type="dxa"/>
          </w:tcPr>
          <w:p w14:paraId="70B99646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266" w:type="dxa"/>
          </w:tcPr>
          <w:p w14:paraId="1AC6DE7D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5A5219D4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2346" w:type="dxa"/>
          </w:tcPr>
          <w:p w14:paraId="1AB5D19B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2346" w:type="dxa"/>
          </w:tcPr>
          <w:p w14:paraId="4C36D6E3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AD3137" w:rsidRPr="007C3C66" w14:paraId="3006FB29" w14:textId="77777777" w:rsidTr="00F35D3A">
        <w:tc>
          <w:tcPr>
            <w:tcW w:w="468" w:type="dxa"/>
          </w:tcPr>
          <w:p w14:paraId="6F163760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q</w:t>
            </w:r>
          </w:p>
        </w:tc>
        <w:tc>
          <w:tcPr>
            <w:tcW w:w="1890" w:type="dxa"/>
          </w:tcPr>
          <w:p w14:paraId="42573F0F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 xml:space="preserve">Beekeeping activities (e.g. honey) </w:t>
            </w:r>
          </w:p>
        </w:tc>
        <w:tc>
          <w:tcPr>
            <w:tcW w:w="2262" w:type="dxa"/>
          </w:tcPr>
          <w:p w14:paraId="281AEC8E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266" w:type="dxa"/>
          </w:tcPr>
          <w:p w14:paraId="2BF1CFB7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76BA67EF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2346" w:type="dxa"/>
          </w:tcPr>
          <w:p w14:paraId="68322E76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2346" w:type="dxa"/>
          </w:tcPr>
          <w:p w14:paraId="682D619F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AD3137" w:rsidRPr="007C3C66" w14:paraId="3612A099" w14:textId="77777777" w:rsidTr="00F35D3A">
        <w:tc>
          <w:tcPr>
            <w:tcW w:w="468" w:type="dxa"/>
          </w:tcPr>
          <w:p w14:paraId="16DE2B0A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r</w:t>
            </w:r>
          </w:p>
        </w:tc>
        <w:tc>
          <w:tcPr>
            <w:tcW w:w="1890" w:type="dxa"/>
          </w:tcPr>
          <w:p w14:paraId="6425DB9F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Caterpillar</w:t>
            </w:r>
          </w:p>
        </w:tc>
        <w:tc>
          <w:tcPr>
            <w:tcW w:w="2262" w:type="dxa"/>
          </w:tcPr>
          <w:p w14:paraId="1B675D6C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266" w:type="dxa"/>
          </w:tcPr>
          <w:p w14:paraId="6777B8F8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76FFFFE5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2346" w:type="dxa"/>
          </w:tcPr>
          <w:p w14:paraId="5608F36B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2346" w:type="dxa"/>
          </w:tcPr>
          <w:p w14:paraId="306F3A0C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AD3137" w:rsidRPr="007C3C66" w14:paraId="77A7E22E" w14:textId="77777777" w:rsidTr="00F35D3A">
        <w:tc>
          <w:tcPr>
            <w:tcW w:w="468" w:type="dxa"/>
          </w:tcPr>
          <w:p w14:paraId="03A7D6F1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s</w:t>
            </w:r>
          </w:p>
        </w:tc>
        <w:tc>
          <w:tcPr>
            <w:tcW w:w="1890" w:type="dxa"/>
          </w:tcPr>
          <w:p w14:paraId="58ED885B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 xml:space="preserve">Other, specify </w:t>
            </w:r>
          </w:p>
        </w:tc>
        <w:tc>
          <w:tcPr>
            <w:tcW w:w="2262" w:type="dxa"/>
          </w:tcPr>
          <w:p w14:paraId="2B94FCBA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266" w:type="dxa"/>
          </w:tcPr>
          <w:p w14:paraId="0DB0341B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3BCB9CB1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2346" w:type="dxa"/>
          </w:tcPr>
          <w:p w14:paraId="0D470493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2346" w:type="dxa"/>
          </w:tcPr>
          <w:p w14:paraId="78873FCF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</w:tbl>
    <w:p w14:paraId="7E9CF3D2" w14:textId="77777777" w:rsidR="00AD3137" w:rsidRPr="007C3C66" w:rsidRDefault="00AD3137" w:rsidP="007C3C66">
      <w:pPr>
        <w:rPr>
          <w:rFonts w:asciiTheme="majorHAnsi" w:eastAsia="Calibri" w:hAnsiTheme="majorHAnsi" w:cs="Times New Roman"/>
          <w:sz w:val="20"/>
          <w:szCs w:val="20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3651"/>
        <w:gridCol w:w="3741"/>
        <w:gridCol w:w="3624"/>
      </w:tblGrid>
      <w:tr w:rsidR="00AD3137" w:rsidRPr="007C3C66" w14:paraId="07E6C939" w14:textId="77777777" w:rsidTr="00AD3137">
        <w:tc>
          <w:tcPr>
            <w:tcW w:w="4392" w:type="dxa"/>
          </w:tcPr>
          <w:p w14:paraId="6642BBE5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Reason for increase - 123</w:t>
            </w:r>
          </w:p>
        </w:tc>
        <w:tc>
          <w:tcPr>
            <w:tcW w:w="4392" w:type="dxa"/>
          </w:tcPr>
          <w:p w14:paraId="292F1CBB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Reason for decline - 124</w:t>
            </w:r>
          </w:p>
        </w:tc>
        <w:tc>
          <w:tcPr>
            <w:tcW w:w="4392" w:type="dxa"/>
          </w:tcPr>
          <w:p w14:paraId="0F6DF1ED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Response to decline - 125</w:t>
            </w:r>
          </w:p>
        </w:tc>
      </w:tr>
      <w:tr w:rsidR="00AD3137" w:rsidRPr="007C3C66" w14:paraId="437D3A72" w14:textId="77777777" w:rsidTr="00AD3137">
        <w:tc>
          <w:tcPr>
            <w:tcW w:w="4392" w:type="dxa"/>
          </w:tcPr>
          <w:p w14:paraId="3BC2450E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1=Less clearing of forests for agriculture</w:t>
            </w:r>
          </w:p>
          <w:p w14:paraId="26E01084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2=Less collection of the product by locals</w:t>
            </w:r>
          </w:p>
          <w:p w14:paraId="7CE6570A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3=Less collection of the product from outsiders</w:t>
            </w:r>
          </w:p>
          <w:p w14:paraId="2BA61897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4=Reduced use from large-scale commercial users/projects</w:t>
            </w:r>
          </w:p>
          <w:p w14:paraId="1E0A195F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5=Changes in management of forests</w:t>
            </w:r>
          </w:p>
          <w:p w14:paraId="047C140D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 xml:space="preserve">6=Climatic changes, </w:t>
            </w:r>
            <w:proofErr w:type="spellStart"/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eg</w:t>
            </w:r>
            <w:proofErr w:type="spellEnd"/>
            <w:r w:rsidRPr="007C3C66">
              <w:rPr>
                <w:rFonts w:asciiTheme="majorHAnsi" w:hAnsiTheme="majorHAnsi" w:cs="Times New Roman"/>
                <w:sz w:val="20"/>
                <w:szCs w:val="20"/>
              </w:rPr>
              <w:t xml:space="preserve"> more rainfall</w:t>
            </w:r>
          </w:p>
          <w:p w14:paraId="2719F597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7=Forest clearing that increases supply of product (</w:t>
            </w:r>
            <w:proofErr w:type="spellStart"/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eg</w:t>
            </w:r>
            <w:proofErr w:type="spellEnd"/>
            <w:r w:rsidRPr="007C3C66">
              <w:rPr>
                <w:rFonts w:asciiTheme="majorHAnsi" w:hAnsiTheme="majorHAnsi" w:cs="Times New Roman"/>
                <w:sz w:val="20"/>
                <w:szCs w:val="20"/>
              </w:rPr>
              <w:t xml:space="preserve"> </w:t>
            </w:r>
            <w:proofErr w:type="spellStart"/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fuelwood</w:t>
            </w:r>
            <w:proofErr w:type="spellEnd"/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)</w:t>
            </w:r>
          </w:p>
          <w:p w14:paraId="29EF648B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8=Conservation activities or more sustainable harvesting practices</w:t>
            </w:r>
          </w:p>
          <w:p w14:paraId="5FF0F54C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9=Increased secondary forests (land left to regenerate)</w:t>
            </w:r>
          </w:p>
          <w:p w14:paraId="39FF456B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 xml:space="preserve">10=Tree planting </w:t>
            </w:r>
          </w:p>
          <w:p w14:paraId="1116E76D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11=Improved rights to the product</w:t>
            </w:r>
          </w:p>
          <w:p w14:paraId="36B8F400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lastRenderedPageBreak/>
              <w:t>12=More illegal access to protected area</w:t>
            </w:r>
          </w:p>
          <w:p w14:paraId="70756EB3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13=Reduced bush fires</w:t>
            </w:r>
          </w:p>
          <w:p w14:paraId="6424CCE6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97=Other, specify</w:t>
            </w:r>
          </w:p>
        </w:tc>
        <w:tc>
          <w:tcPr>
            <w:tcW w:w="4392" w:type="dxa"/>
          </w:tcPr>
          <w:p w14:paraId="72D587C4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lastRenderedPageBreak/>
              <w:t xml:space="preserve">1=Reduced forest areas due to small-scale clearing for agriculture </w:t>
            </w:r>
          </w:p>
          <w:p w14:paraId="04C65FD8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 xml:space="preserve">2=Reduced forest area due to large-scale projects (plantations, new settlements, mining activities, </w:t>
            </w:r>
            <w:proofErr w:type="spellStart"/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etc</w:t>
            </w:r>
            <w:proofErr w:type="spellEnd"/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)</w:t>
            </w:r>
          </w:p>
          <w:p w14:paraId="49579BB0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3=Increased use of the plant/tree due to more local people collecting more</w:t>
            </w:r>
          </w:p>
          <w:p w14:paraId="40FC8DF2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4=Increased use of the plant/tree due to more people from outsiders collecting more</w:t>
            </w:r>
          </w:p>
          <w:p w14:paraId="33DE630B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 xml:space="preserve">5=Timber harvesting </w:t>
            </w:r>
          </w:p>
          <w:p w14:paraId="758A6693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 xml:space="preserve">6=Charcoal burning </w:t>
            </w:r>
          </w:p>
          <w:p w14:paraId="598DFD7A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 xml:space="preserve">7=Brick burning </w:t>
            </w:r>
          </w:p>
          <w:p w14:paraId="374216B3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8=Poor harvesting practices</w:t>
            </w:r>
          </w:p>
          <w:p w14:paraId="7D6DA1A6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9=People from outside buying land and restricting access</w:t>
            </w:r>
          </w:p>
          <w:p w14:paraId="71DF483A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lastRenderedPageBreak/>
              <w:t>10=State or local authority restricting access</w:t>
            </w:r>
          </w:p>
          <w:p w14:paraId="1DE2BAB4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11=Customary or community restrictions on access</w:t>
            </w:r>
          </w:p>
          <w:p w14:paraId="1E2158F2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12=Bush burning/fire</w:t>
            </w:r>
          </w:p>
          <w:p w14:paraId="005DEF52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13=Product attacked/consumed by pests/forest dwelling vermin</w:t>
            </w:r>
          </w:p>
          <w:p w14:paraId="2EB2C121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14=Natural disasters</w:t>
            </w:r>
          </w:p>
          <w:p w14:paraId="1AA7EC81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 xml:space="preserve">15=Climatic changes </w:t>
            </w:r>
          </w:p>
          <w:p w14:paraId="3728C6BD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 xml:space="preserve">97=Other, specify </w:t>
            </w:r>
          </w:p>
        </w:tc>
        <w:tc>
          <w:tcPr>
            <w:tcW w:w="4392" w:type="dxa"/>
          </w:tcPr>
          <w:p w14:paraId="325D0B24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lastRenderedPageBreak/>
              <w:t>1=It did not influence the harvest of forest products</w:t>
            </w:r>
          </w:p>
          <w:p w14:paraId="36812CAF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2=Increase collection time (including travelling to areas further away)</w:t>
            </w:r>
          </w:p>
          <w:p w14:paraId="149C0FCA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3=Buy the product from other suppliers</w:t>
            </w:r>
          </w:p>
          <w:p w14:paraId="42168689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4=Reduce harvesting of the product</w:t>
            </w:r>
          </w:p>
          <w:p w14:paraId="7533FA8D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5=Stop harvesting of the product</w:t>
            </w:r>
          </w:p>
          <w:p w14:paraId="661FE9AF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6=Substitute with other type of forest products</w:t>
            </w:r>
          </w:p>
          <w:p w14:paraId="7154BF27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7=Substitute with agricultural products</w:t>
            </w:r>
          </w:p>
          <w:p w14:paraId="5B36408A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8=Conserving standing trees</w:t>
            </w:r>
          </w:p>
          <w:p w14:paraId="4B56D442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9=Planting trees</w:t>
            </w:r>
          </w:p>
          <w:p w14:paraId="5D19D7EB" w14:textId="77777777" w:rsidR="00AD3137" w:rsidRPr="007C3C66" w:rsidRDefault="00AD3137" w:rsidP="007C3C66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hAnsiTheme="majorHAnsi" w:cs="Times New Roman"/>
                <w:sz w:val="20"/>
                <w:szCs w:val="20"/>
              </w:rPr>
              <w:t>10=Restricting access/use of forest</w:t>
            </w:r>
          </w:p>
        </w:tc>
      </w:tr>
    </w:tbl>
    <w:p w14:paraId="5D4ECF2E" w14:textId="77777777" w:rsidR="00AD3137" w:rsidRPr="007C3C66" w:rsidRDefault="00AD3137" w:rsidP="007C3C66">
      <w:pPr>
        <w:rPr>
          <w:rFonts w:asciiTheme="majorHAnsi" w:eastAsia="Calibri" w:hAnsiTheme="majorHAnsi" w:cs="Times New Roman"/>
          <w:sz w:val="20"/>
          <w:szCs w:val="20"/>
        </w:rPr>
      </w:pPr>
    </w:p>
    <w:p w14:paraId="72F5678C" w14:textId="77777777" w:rsidR="00DD26A1" w:rsidRPr="007C3C66" w:rsidRDefault="00DD26A1" w:rsidP="007C3C66">
      <w:pPr>
        <w:rPr>
          <w:rFonts w:asciiTheme="majorHAnsi" w:hAnsiTheme="majorHAnsi"/>
          <w:color w:val="000000" w:themeColor="text1"/>
          <w:sz w:val="20"/>
          <w:szCs w:val="20"/>
        </w:rPr>
      </w:pPr>
    </w:p>
    <w:p w14:paraId="3E1038C7" w14:textId="1D0F9EB2" w:rsidR="00883197" w:rsidRPr="007C3C66" w:rsidRDefault="00883197" w:rsidP="007C3C66">
      <w:pPr>
        <w:rPr>
          <w:rFonts w:asciiTheme="majorHAnsi" w:hAnsiTheme="majorHAnsi"/>
          <w:color w:val="000000" w:themeColor="text1"/>
          <w:sz w:val="20"/>
          <w:szCs w:val="20"/>
        </w:rPr>
      </w:pPr>
      <w:r w:rsidRPr="007C3C66">
        <w:rPr>
          <w:rFonts w:asciiTheme="majorHAnsi" w:hAnsiTheme="majorHAnsi"/>
          <w:color w:val="000000" w:themeColor="text1"/>
          <w:sz w:val="20"/>
          <w:szCs w:val="20"/>
        </w:rPr>
        <w:t>FOREST GOVERNANCE</w:t>
      </w:r>
    </w:p>
    <w:p w14:paraId="41B6EA67" w14:textId="77777777" w:rsidR="00334EFB" w:rsidRPr="007C3C66" w:rsidRDefault="00334EFB" w:rsidP="007C3C66">
      <w:pPr>
        <w:rPr>
          <w:rFonts w:asciiTheme="majorHAnsi" w:hAnsiTheme="majorHAnsi"/>
          <w:color w:val="000000" w:themeColor="text1"/>
          <w:sz w:val="20"/>
          <w:szCs w:val="20"/>
        </w:rPr>
      </w:pPr>
    </w:p>
    <w:p w14:paraId="36AE1723" w14:textId="77777777" w:rsidR="00AD3137" w:rsidRPr="007C3C66" w:rsidRDefault="00AD3137" w:rsidP="007C3C66">
      <w:pPr>
        <w:rPr>
          <w:rFonts w:asciiTheme="majorHAnsi" w:hAnsiTheme="majorHAnsi"/>
          <w:color w:val="000000" w:themeColor="text1"/>
          <w:sz w:val="20"/>
          <w:szCs w:val="20"/>
        </w:rPr>
      </w:pPr>
      <w:r w:rsidRPr="007C3C66">
        <w:rPr>
          <w:rFonts w:asciiTheme="majorHAnsi" w:hAnsiTheme="majorHAnsi"/>
          <w:b/>
          <w:color w:val="000000" w:themeColor="text1"/>
          <w:sz w:val="20"/>
          <w:szCs w:val="20"/>
          <w:u w:val="single"/>
        </w:rPr>
        <w:t xml:space="preserve">Local Governance: Traditional Community rules </w:t>
      </w:r>
    </w:p>
    <w:p w14:paraId="4FBA76A0" w14:textId="77777777" w:rsidR="00AD3137" w:rsidRPr="007C3C66" w:rsidRDefault="00AD3137" w:rsidP="007C3C66">
      <w:pPr>
        <w:pStyle w:val="ListParagraph"/>
        <w:spacing w:after="0" w:line="240" w:lineRule="auto"/>
        <w:ind w:left="360"/>
        <w:rPr>
          <w:rFonts w:asciiTheme="majorHAnsi" w:hAnsiTheme="majorHAnsi"/>
          <w:color w:val="000000" w:themeColor="text1"/>
          <w:sz w:val="20"/>
          <w:szCs w:val="20"/>
        </w:rPr>
      </w:pP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0"/>
        <w:gridCol w:w="4950"/>
        <w:gridCol w:w="3420"/>
        <w:gridCol w:w="980"/>
      </w:tblGrid>
      <w:tr w:rsidR="00AD3137" w:rsidRPr="007C3C66" w14:paraId="09DD8F33" w14:textId="77777777" w:rsidTr="00AD3137">
        <w:trPr>
          <w:trHeight w:val="2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5BAF5" w14:textId="77777777" w:rsidR="00AD3137" w:rsidRPr="007C3C66" w:rsidRDefault="00AD3137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C212E2" w14:textId="77777777" w:rsidR="00AD3137" w:rsidRPr="007C3C66" w:rsidRDefault="00AD3137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Currently, how are your community’s forest/wooded areas managed? </w:t>
            </w: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C5B45AF" w14:textId="77777777" w:rsidR="00AD3137" w:rsidRPr="007C3C66" w:rsidRDefault="00AD3137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1=Headman</w:t>
            </w:r>
          </w:p>
          <w:p w14:paraId="548D45C1" w14:textId="77777777" w:rsidR="00AD3137" w:rsidRPr="007C3C66" w:rsidRDefault="00AD3137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2=Induna</w:t>
            </w:r>
          </w:p>
          <w:p w14:paraId="4AB9EEA1" w14:textId="77777777" w:rsidR="00AD3137" w:rsidRPr="007C3C66" w:rsidRDefault="00AD3137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3=Chief</w:t>
            </w:r>
          </w:p>
          <w:p w14:paraId="5A047772" w14:textId="77777777" w:rsidR="00AD3137" w:rsidRPr="007C3C66" w:rsidRDefault="00AD3137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4=Elders</w:t>
            </w:r>
          </w:p>
          <w:p w14:paraId="78672BE6" w14:textId="77777777" w:rsidR="00AD3137" w:rsidRPr="007C3C66" w:rsidRDefault="00AD3137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5=Community Resource Board</w:t>
            </w:r>
          </w:p>
          <w:p w14:paraId="290C0E71" w14:textId="77777777" w:rsidR="00AD3137" w:rsidRPr="007C3C66" w:rsidRDefault="00AD3137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6=Local government</w:t>
            </w:r>
          </w:p>
          <w:p w14:paraId="4E92D081" w14:textId="77777777" w:rsidR="00AD3137" w:rsidRPr="007C3C66" w:rsidRDefault="00AD3137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7=DFO</w:t>
            </w:r>
          </w:p>
          <w:p w14:paraId="7155BB54" w14:textId="77777777" w:rsidR="00AD3137" w:rsidRPr="007C3C66" w:rsidRDefault="00AD3137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97=Other, please specify</w:t>
            </w:r>
          </w:p>
        </w:tc>
        <w:tc>
          <w:tcPr>
            <w:tcW w:w="9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10076E3" w14:textId="77777777" w:rsidR="00AD3137" w:rsidRPr="007C3C66" w:rsidRDefault="00AD3137" w:rsidP="007C3C66">
            <w:pPr>
              <w:contextualSpacing/>
              <w:rPr>
                <w:rFonts w:asciiTheme="majorHAnsi" w:eastAsia="Calibri" w:hAnsiTheme="majorHAnsi" w:cs="Times New Roman"/>
                <w:i/>
                <w:color w:val="A6A6A6"/>
                <w:sz w:val="20"/>
                <w:szCs w:val="20"/>
              </w:rPr>
            </w:pPr>
          </w:p>
        </w:tc>
      </w:tr>
      <w:tr w:rsidR="00AD3137" w:rsidRPr="007C3C66" w14:paraId="2815DB94" w14:textId="77777777" w:rsidTr="00AD3137">
        <w:trPr>
          <w:trHeight w:val="2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B5BDE" w14:textId="77777777" w:rsidR="00AD3137" w:rsidRPr="007C3C66" w:rsidRDefault="00AD3137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90056F" w14:textId="77777777" w:rsidR="00AD3137" w:rsidRPr="007C3C66" w:rsidRDefault="00AD3137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Who makes/adjusts rules about what community members can and cannot do in forests/wooded areas?</w:t>
            </w:r>
          </w:p>
          <w:p w14:paraId="5F2D7B35" w14:textId="77777777" w:rsidR="00AD3137" w:rsidRPr="007C3C66" w:rsidRDefault="00AD3137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EDC767E" w14:textId="77777777" w:rsidR="00AD3137" w:rsidRPr="007C3C66" w:rsidRDefault="00AD3137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1=Headman</w:t>
            </w:r>
          </w:p>
          <w:p w14:paraId="1ABAC29A" w14:textId="77777777" w:rsidR="00AD3137" w:rsidRPr="007C3C66" w:rsidRDefault="00AD3137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2=Induna</w:t>
            </w:r>
          </w:p>
          <w:p w14:paraId="09C846F8" w14:textId="77777777" w:rsidR="00AD3137" w:rsidRPr="007C3C66" w:rsidRDefault="00AD3137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3=Chief</w:t>
            </w:r>
          </w:p>
          <w:p w14:paraId="63575456" w14:textId="77777777" w:rsidR="00AD3137" w:rsidRPr="007C3C66" w:rsidRDefault="00AD3137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4=Elders</w:t>
            </w:r>
          </w:p>
          <w:p w14:paraId="284B4295" w14:textId="77777777" w:rsidR="00AD3137" w:rsidRPr="007C3C66" w:rsidRDefault="00AD3137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5=Community Resource Board</w:t>
            </w:r>
          </w:p>
          <w:p w14:paraId="6A4611B6" w14:textId="77777777" w:rsidR="00AD3137" w:rsidRPr="007C3C66" w:rsidRDefault="00AD3137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6=Local government</w:t>
            </w:r>
          </w:p>
          <w:p w14:paraId="1D226D2E" w14:textId="77777777" w:rsidR="00AD3137" w:rsidRPr="007C3C66" w:rsidRDefault="00AD3137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7=DFO</w:t>
            </w:r>
          </w:p>
          <w:p w14:paraId="4CC32D11" w14:textId="77777777" w:rsidR="00AD3137" w:rsidRPr="007C3C66" w:rsidRDefault="00AD3137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97=Other, please specify</w:t>
            </w:r>
          </w:p>
        </w:tc>
        <w:tc>
          <w:tcPr>
            <w:tcW w:w="9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6A4B738" w14:textId="77777777" w:rsidR="00AD3137" w:rsidRPr="007C3C66" w:rsidRDefault="00AD3137" w:rsidP="007C3C66">
            <w:pPr>
              <w:contextualSpacing/>
              <w:rPr>
                <w:rFonts w:asciiTheme="majorHAnsi" w:eastAsia="Calibri" w:hAnsiTheme="majorHAnsi" w:cs="Times New Roman"/>
                <w:i/>
                <w:color w:val="A6A6A6"/>
                <w:sz w:val="20"/>
                <w:szCs w:val="20"/>
              </w:rPr>
            </w:pPr>
          </w:p>
        </w:tc>
      </w:tr>
    </w:tbl>
    <w:p w14:paraId="69957662" w14:textId="77777777" w:rsidR="00AD3137" w:rsidRPr="007C3C66" w:rsidRDefault="00AD3137" w:rsidP="007C3C66">
      <w:pPr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3240"/>
        <w:gridCol w:w="2250"/>
        <w:gridCol w:w="2790"/>
      </w:tblGrid>
      <w:tr w:rsidR="00AD3137" w:rsidRPr="007C3C66" w14:paraId="501BD6E0" w14:textId="77777777" w:rsidTr="00AD3137">
        <w:tc>
          <w:tcPr>
            <w:tcW w:w="1458" w:type="dxa"/>
          </w:tcPr>
          <w:p w14:paraId="25EB8198" w14:textId="77777777" w:rsidR="00AD3137" w:rsidRPr="007C3C66" w:rsidRDefault="00AD3137" w:rsidP="007C3C66">
            <w:pPr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Activity</w:t>
            </w:r>
          </w:p>
        </w:tc>
        <w:tc>
          <w:tcPr>
            <w:tcW w:w="3240" w:type="dxa"/>
          </w:tcPr>
          <w:p w14:paraId="56D75E96" w14:textId="77777777" w:rsidR="00AD3137" w:rsidRPr="007C3C66" w:rsidRDefault="00AD3137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Are there traditional community rules in this village that regulate or restrict the following activity in forest/wooded areas? </w:t>
            </w:r>
          </w:p>
          <w:p w14:paraId="1F548D71" w14:textId="77777777" w:rsidR="00AD3137" w:rsidRPr="007C3C66" w:rsidRDefault="00AD3137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  <w:p w14:paraId="09C2DF94" w14:textId="77777777" w:rsidR="00AD3137" w:rsidRPr="007C3C66" w:rsidRDefault="00AD3137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1=No</w:t>
            </w:r>
          </w:p>
          <w:p w14:paraId="1407D4BC" w14:textId="77777777" w:rsidR="00AD3137" w:rsidRPr="007C3C66" w:rsidRDefault="00AD3137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 xml:space="preserve">2=Yes </w:t>
            </w:r>
          </w:p>
          <w:p w14:paraId="0B78EAF8" w14:textId="77777777" w:rsidR="00AD3137" w:rsidRPr="007C3C66" w:rsidRDefault="00AD3137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888=Don’t know</w:t>
            </w:r>
          </w:p>
          <w:p w14:paraId="38DAE830" w14:textId="77777777" w:rsidR="00AD3137" w:rsidRPr="007C3C66" w:rsidRDefault="00AD3137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999=Prefer not to respond</w:t>
            </w:r>
          </w:p>
          <w:p w14:paraId="410A46D7" w14:textId="77777777" w:rsidR="00AD3137" w:rsidRPr="007C3C66" w:rsidRDefault="00AD3137" w:rsidP="007C3C66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250" w:type="dxa"/>
          </w:tcPr>
          <w:p w14:paraId="424C71EF" w14:textId="77777777" w:rsidR="00AD3137" w:rsidRPr="007C3C66" w:rsidRDefault="00AD3137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Have these rules changes over the past # years? </w:t>
            </w:r>
          </w:p>
          <w:p w14:paraId="09BBB0C6" w14:textId="77777777" w:rsidR="00AD3137" w:rsidRPr="007C3C66" w:rsidRDefault="00AD3137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  <w:p w14:paraId="00795255" w14:textId="77777777" w:rsidR="00AD3137" w:rsidRPr="007C3C66" w:rsidRDefault="00AD3137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1=No</w:t>
            </w:r>
          </w:p>
          <w:p w14:paraId="49583569" w14:textId="77777777" w:rsidR="00AD3137" w:rsidRPr="007C3C66" w:rsidRDefault="00AD3137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 xml:space="preserve">2=Yes </w:t>
            </w:r>
          </w:p>
          <w:p w14:paraId="5805CF44" w14:textId="77777777" w:rsidR="00AD3137" w:rsidRPr="007C3C66" w:rsidRDefault="00AD3137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888=Don’t know</w:t>
            </w:r>
          </w:p>
          <w:p w14:paraId="71ED4C00" w14:textId="77777777" w:rsidR="00AD3137" w:rsidRPr="007C3C66" w:rsidRDefault="00AD3137" w:rsidP="007C3C66">
            <w:pPr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2790" w:type="dxa"/>
          </w:tcPr>
          <w:p w14:paraId="37899635" w14:textId="77777777" w:rsidR="00AD3137" w:rsidRPr="007C3C66" w:rsidRDefault="00AD3137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Are the community rules regarding [activity] respected by the community members?</w:t>
            </w:r>
          </w:p>
          <w:p w14:paraId="345452FC" w14:textId="77777777" w:rsidR="00AD3137" w:rsidRPr="007C3C66" w:rsidRDefault="00AD3137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  <w:p w14:paraId="22005E52" w14:textId="77777777" w:rsidR="00AD3137" w:rsidRPr="007C3C66" w:rsidRDefault="00AD3137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1=No</w:t>
            </w:r>
          </w:p>
          <w:p w14:paraId="032F424A" w14:textId="77777777" w:rsidR="00AD3137" w:rsidRPr="007C3C66" w:rsidRDefault="00AD3137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 xml:space="preserve">2=Yes </w:t>
            </w:r>
          </w:p>
          <w:p w14:paraId="470EC3D5" w14:textId="77777777" w:rsidR="00AD3137" w:rsidRPr="007C3C66" w:rsidRDefault="00AD3137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888=Don’t know</w:t>
            </w:r>
          </w:p>
          <w:p w14:paraId="1C7BB001" w14:textId="77777777" w:rsidR="00AD3137" w:rsidRPr="007C3C66" w:rsidRDefault="00AD3137" w:rsidP="007C3C66">
            <w:pPr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999=Prefer not to respond</w:t>
            </w:r>
          </w:p>
        </w:tc>
      </w:tr>
      <w:tr w:rsidR="00AD3137" w:rsidRPr="007C3C66" w14:paraId="6BF32EC4" w14:textId="77777777" w:rsidTr="00AD3137">
        <w:tc>
          <w:tcPr>
            <w:tcW w:w="1458" w:type="dxa"/>
          </w:tcPr>
          <w:p w14:paraId="570F3846" w14:textId="77777777" w:rsidR="00AD3137" w:rsidRPr="007C3C66" w:rsidRDefault="00AD3137" w:rsidP="007C3C66">
            <w:pPr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Agriculture</w:t>
            </w:r>
          </w:p>
        </w:tc>
        <w:tc>
          <w:tcPr>
            <w:tcW w:w="3240" w:type="dxa"/>
          </w:tcPr>
          <w:p w14:paraId="7DEEBAA8" w14:textId="77777777" w:rsidR="00AD3137" w:rsidRPr="007C3C66" w:rsidRDefault="00AD3137" w:rsidP="007C3C66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250" w:type="dxa"/>
          </w:tcPr>
          <w:p w14:paraId="4A7BA815" w14:textId="77777777" w:rsidR="00AD3137" w:rsidRPr="007C3C66" w:rsidRDefault="00AD3137" w:rsidP="007C3C66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790" w:type="dxa"/>
          </w:tcPr>
          <w:p w14:paraId="04EBFA6F" w14:textId="77777777" w:rsidR="00AD3137" w:rsidRPr="007C3C66" w:rsidRDefault="00AD3137" w:rsidP="007C3C66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AD3137" w:rsidRPr="007C3C66" w14:paraId="37C1622F" w14:textId="77777777" w:rsidTr="00AD3137">
        <w:tc>
          <w:tcPr>
            <w:tcW w:w="1458" w:type="dxa"/>
          </w:tcPr>
          <w:p w14:paraId="6B56091D" w14:textId="77777777" w:rsidR="00AD3137" w:rsidRPr="007C3C66" w:rsidRDefault="00AD3137" w:rsidP="007C3C66">
            <w:pPr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Hunting</w:t>
            </w:r>
          </w:p>
        </w:tc>
        <w:tc>
          <w:tcPr>
            <w:tcW w:w="3240" w:type="dxa"/>
          </w:tcPr>
          <w:p w14:paraId="5EA89DBC" w14:textId="77777777" w:rsidR="00AD3137" w:rsidRPr="007C3C66" w:rsidRDefault="00AD3137" w:rsidP="007C3C66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250" w:type="dxa"/>
          </w:tcPr>
          <w:p w14:paraId="05B82D69" w14:textId="77777777" w:rsidR="00AD3137" w:rsidRPr="007C3C66" w:rsidRDefault="00AD3137" w:rsidP="007C3C66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790" w:type="dxa"/>
          </w:tcPr>
          <w:p w14:paraId="05B2CF25" w14:textId="77777777" w:rsidR="00AD3137" w:rsidRPr="007C3C66" w:rsidRDefault="00AD3137" w:rsidP="007C3C66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AD3137" w:rsidRPr="007C3C66" w14:paraId="3FF21D36" w14:textId="77777777" w:rsidTr="00AD3137">
        <w:tc>
          <w:tcPr>
            <w:tcW w:w="1458" w:type="dxa"/>
          </w:tcPr>
          <w:p w14:paraId="10E07134" w14:textId="77777777" w:rsidR="00AD3137" w:rsidRPr="007C3C66" w:rsidRDefault="00AD3137" w:rsidP="007C3C66">
            <w:pPr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Gathering</w:t>
            </w:r>
          </w:p>
        </w:tc>
        <w:tc>
          <w:tcPr>
            <w:tcW w:w="3240" w:type="dxa"/>
          </w:tcPr>
          <w:p w14:paraId="0D63A05A" w14:textId="77777777" w:rsidR="00AD3137" w:rsidRPr="007C3C66" w:rsidRDefault="00AD3137" w:rsidP="007C3C66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250" w:type="dxa"/>
          </w:tcPr>
          <w:p w14:paraId="420B429C" w14:textId="77777777" w:rsidR="00AD3137" w:rsidRPr="007C3C66" w:rsidRDefault="00AD3137" w:rsidP="007C3C66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790" w:type="dxa"/>
          </w:tcPr>
          <w:p w14:paraId="45073110" w14:textId="77777777" w:rsidR="00AD3137" w:rsidRPr="007C3C66" w:rsidRDefault="00AD3137" w:rsidP="007C3C66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AD3137" w:rsidRPr="007C3C66" w14:paraId="528611EF" w14:textId="77777777" w:rsidTr="00AD3137">
        <w:tc>
          <w:tcPr>
            <w:tcW w:w="1458" w:type="dxa"/>
          </w:tcPr>
          <w:p w14:paraId="465777C2" w14:textId="77777777" w:rsidR="00AD3137" w:rsidRPr="007C3C66" w:rsidRDefault="00AD3137" w:rsidP="007C3C66">
            <w:pPr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Logging</w:t>
            </w:r>
          </w:p>
        </w:tc>
        <w:tc>
          <w:tcPr>
            <w:tcW w:w="3240" w:type="dxa"/>
          </w:tcPr>
          <w:p w14:paraId="249A30D5" w14:textId="77777777" w:rsidR="00AD3137" w:rsidRPr="007C3C66" w:rsidRDefault="00AD3137" w:rsidP="007C3C66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250" w:type="dxa"/>
          </w:tcPr>
          <w:p w14:paraId="4A502FAC" w14:textId="77777777" w:rsidR="00AD3137" w:rsidRPr="007C3C66" w:rsidRDefault="00AD3137" w:rsidP="007C3C66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790" w:type="dxa"/>
          </w:tcPr>
          <w:p w14:paraId="0141C097" w14:textId="77777777" w:rsidR="00AD3137" w:rsidRPr="007C3C66" w:rsidRDefault="00AD3137" w:rsidP="007C3C66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AD3137" w:rsidRPr="007C3C66" w14:paraId="0D04C5B7" w14:textId="77777777" w:rsidTr="00AD3137">
        <w:tc>
          <w:tcPr>
            <w:tcW w:w="1458" w:type="dxa"/>
          </w:tcPr>
          <w:p w14:paraId="7C6AD6B0" w14:textId="77777777" w:rsidR="00AD3137" w:rsidRPr="007C3C66" w:rsidRDefault="00AD3137" w:rsidP="007C3C66">
            <w:pPr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Collecting wood for fuel</w:t>
            </w:r>
          </w:p>
        </w:tc>
        <w:tc>
          <w:tcPr>
            <w:tcW w:w="3240" w:type="dxa"/>
          </w:tcPr>
          <w:p w14:paraId="29BB1394" w14:textId="77777777" w:rsidR="00AD3137" w:rsidRPr="007C3C66" w:rsidRDefault="00AD3137" w:rsidP="007C3C66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250" w:type="dxa"/>
          </w:tcPr>
          <w:p w14:paraId="08EACEFD" w14:textId="77777777" w:rsidR="00AD3137" w:rsidRPr="007C3C66" w:rsidRDefault="00AD3137" w:rsidP="007C3C66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790" w:type="dxa"/>
          </w:tcPr>
          <w:p w14:paraId="3313788F" w14:textId="77777777" w:rsidR="00AD3137" w:rsidRPr="007C3C66" w:rsidRDefault="00AD3137" w:rsidP="007C3C66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</w:tr>
    </w:tbl>
    <w:p w14:paraId="0B21C710" w14:textId="77777777" w:rsidR="00AD3137" w:rsidRPr="007C3C66" w:rsidRDefault="00AD3137" w:rsidP="007C3C66">
      <w:pPr>
        <w:rPr>
          <w:rFonts w:asciiTheme="majorHAnsi" w:hAnsiTheme="majorHAnsi"/>
          <w:sz w:val="20"/>
          <w:szCs w:val="20"/>
        </w:rPr>
      </w:pPr>
    </w:p>
    <w:p w14:paraId="29DE7287" w14:textId="77777777" w:rsidR="00AD3137" w:rsidRPr="007C3C66" w:rsidRDefault="00AD3137" w:rsidP="007C3C66">
      <w:pPr>
        <w:rPr>
          <w:rFonts w:asciiTheme="majorHAnsi" w:hAnsiTheme="majorHAnsi"/>
          <w:sz w:val="20"/>
          <w:szCs w:val="20"/>
        </w:rPr>
      </w:pP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0"/>
        <w:gridCol w:w="4950"/>
        <w:gridCol w:w="3420"/>
        <w:gridCol w:w="980"/>
      </w:tblGrid>
      <w:tr w:rsidR="00AD3137" w:rsidRPr="007C3C66" w14:paraId="45DF45EF" w14:textId="77777777" w:rsidTr="00AD3137">
        <w:trPr>
          <w:trHeight w:val="2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C63FB" w14:textId="77777777" w:rsidR="00AD3137" w:rsidRPr="007C3C66" w:rsidRDefault="00AD3137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F48435" w14:textId="77777777" w:rsidR="00AD3137" w:rsidRPr="007C3C66" w:rsidRDefault="00AD3137" w:rsidP="007C3C66">
            <w:pPr>
              <w:rPr>
                <w:rFonts w:asciiTheme="majorHAnsi" w:eastAsia="Calibri" w:hAnsiTheme="majorHAnsi" w:cs="Times New Roman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color w:val="000000" w:themeColor="text1"/>
                <w:sz w:val="20"/>
                <w:szCs w:val="20"/>
              </w:rPr>
              <w:t xml:space="preserve">Who is primarily responsible for the enforcement of rules related to forest/wooded land? </w:t>
            </w:r>
          </w:p>
          <w:p w14:paraId="79808791" w14:textId="77777777" w:rsidR="00AD3137" w:rsidRPr="007C3C66" w:rsidRDefault="00AD3137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2DDCD39" w14:textId="77777777" w:rsidR="00AD3137" w:rsidRPr="007C3C66" w:rsidRDefault="00AD3137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1=Headman</w:t>
            </w:r>
          </w:p>
          <w:p w14:paraId="2216E4BE" w14:textId="77777777" w:rsidR="00AD3137" w:rsidRPr="007C3C66" w:rsidRDefault="00AD3137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2=Induna</w:t>
            </w:r>
          </w:p>
          <w:p w14:paraId="6352091D" w14:textId="77777777" w:rsidR="00AD3137" w:rsidRPr="007C3C66" w:rsidRDefault="00AD3137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3=Chief</w:t>
            </w:r>
          </w:p>
          <w:p w14:paraId="5D34914C" w14:textId="77777777" w:rsidR="00AD3137" w:rsidRPr="007C3C66" w:rsidRDefault="00AD3137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4=Elders</w:t>
            </w:r>
          </w:p>
          <w:p w14:paraId="214B3DC6" w14:textId="5E8D8BED" w:rsidR="00334EFB" w:rsidRPr="007C3C66" w:rsidRDefault="00AD3137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5=Community Resource Board</w:t>
            </w:r>
          </w:p>
          <w:p w14:paraId="3BF3456B" w14:textId="77777777" w:rsidR="00AD3137" w:rsidRPr="007C3C66" w:rsidRDefault="00AD3137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6=Local government</w:t>
            </w:r>
          </w:p>
          <w:p w14:paraId="7EBAF6A1" w14:textId="77777777" w:rsidR="00AD3137" w:rsidRPr="007C3C66" w:rsidRDefault="00AD3137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lastRenderedPageBreak/>
              <w:t>7=DFO</w:t>
            </w:r>
          </w:p>
          <w:p w14:paraId="773DE95F" w14:textId="1D2EDF65" w:rsidR="00334EFB" w:rsidRPr="007C3C66" w:rsidRDefault="00334EFB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8= Traditional community structure</w:t>
            </w:r>
          </w:p>
          <w:p w14:paraId="659479BE" w14:textId="77777777" w:rsidR="00AD3137" w:rsidRPr="007C3C66" w:rsidRDefault="00AD3137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97=Other, please specify</w:t>
            </w:r>
          </w:p>
        </w:tc>
        <w:tc>
          <w:tcPr>
            <w:tcW w:w="9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C0F6696" w14:textId="77777777" w:rsidR="00AD3137" w:rsidRPr="007C3C66" w:rsidRDefault="00AD3137" w:rsidP="007C3C66">
            <w:pPr>
              <w:contextualSpacing/>
              <w:rPr>
                <w:rFonts w:asciiTheme="majorHAnsi" w:eastAsia="Calibri" w:hAnsiTheme="majorHAnsi" w:cs="Times New Roman"/>
                <w:i/>
                <w:color w:val="A6A6A6"/>
                <w:sz w:val="20"/>
                <w:szCs w:val="20"/>
              </w:rPr>
            </w:pPr>
          </w:p>
        </w:tc>
      </w:tr>
      <w:tr w:rsidR="00AD3137" w:rsidRPr="007C3C66" w14:paraId="3E931800" w14:textId="77777777" w:rsidTr="00AD3137">
        <w:trPr>
          <w:trHeight w:val="2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AB991" w14:textId="77777777" w:rsidR="00AD3137" w:rsidRPr="007C3C66" w:rsidRDefault="00AD3137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FDBE0D" w14:textId="77777777" w:rsidR="00AD3137" w:rsidRPr="007C3C66" w:rsidRDefault="00AD3137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color w:val="000000" w:themeColor="text1"/>
                <w:sz w:val="20"/>
                <w:szCs w:val="20"/>
              </w:rPr>
              <w:t>Do you think these rules are effectively enforced?</w:t>
            </w:r>
          </w:p>
          <w:p w14:paraId="5E70D269" w14:textId="77777777" w:rsidR="00AD3137" w:rsidRPr="007C3C66" w:rsidRDefault="00AD3137" w:rsidP="007C3C66">
            <w:pPr>
              <w:rPr>
                <w:rFonts w:asciiTheme="majorHAnsi" w:eastAsia="Calibri" w:hAnsiTheme="majorHAnsi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944F03F" w14:textId="77777777" w:rsidR="00AD3137" w:rsidRPr="007C3C66" w:rsidRDefault="00AD3137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1=No</w:t>
            </w:r>
          </w:p>
          <w:p w14:paraId="54C15C27" w14:textId="77777777" w:rsidR="00AD3137" w:rsidRPr="007C3C66" w:rsidRDefault="00AD3137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2=Yes </w:t>
            </w:r>
          </w:p>
          <w:p w14:paraId="18F93803" w14:textId="77777777" w:rsidR="00AD3137" w:rsidRPr="007C3C66" w:rsidRDefault="00AD3137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888=Don’t know</w:t>
            </w:r>
          </w:p>
          <w:p w14:paraId="2BE67786" w14:textId="77777777" w:rsidR="00AD3137" w:rsidRPr="007C3C66" w:rsidRDefault="00AD3137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999=Prefer not to respond</w:t>
            </w:r>
          </w:p>
        </w:tc>
        <w:tc>
          <w:tcPr>
            <w:tcW w:w="9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3841E81" w14:textId="77777777" w:rsidR="00AD3137" w:rsidRPr="007C3C66" w:rsidRDefault="00AD3137" w:rsidP="007C3C66">
            <w:pPr>
              <w:contextualSpacing/>
              <w:rPr>
                <w:rFonts w:asciiTheme="majorHAnsi" w:eastAsia="Calibri" w:hAnsiTheme="majorHAnsi" w:cs="Times New Roman"/>
                <w:i/>
                <w:color w:val="A6A6A6"/>
                <w:sz w:val="20"/>
                <w:szCs w:val="20"/>
              </w:rPr>
            </w:pPr>
          </w:p>
        </w:tc>
      </w:tr>
      <w:tr w:rsidR="00AD3137" w:rsidRPr="007C3C66" w14:paraId="108E28BC" w14:textId="77777777" w:rsidTr="00AD3137">
        <w:trPr>
          <w:trHeight w:val="2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C8960" w14:textId="77777777" w:rsidR="00AD3137" w:rsidRPr="007C3C66" w:rsidRDefault="00AD3137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FEE563" w14:textId="77777777" w:rsidR="00AD3137" w:rsidRPr="007C3C66" w:rsidRDefault="00AD3137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color w:val="000000" w:themeColor="text1"/>
                <w:sz w:val="20"/>
                <w:szCs w:val="20"/>
              </w:rPr>
              <w:t xml:space="preserve">Do you think these rules are fair? </w:t>
            </w: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8B30C0B" w14:textId="77777777" w:rsidR="00AD3137" w:rsidRPr="007C3C66" w:rsidRDefault="00AD3137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1=No</w:t>
            </w:r>
          </w:p>
          <w:p w14:paraId="57E1A5E3" w14:textId="77777777" w:rsidR="00AD3137" w:rsidRPr="007C3C66" w:rsidRDefault="00AD3137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2=Yes </w:t>
            </w:r>
          </w:p>
          <w:p w14:paraId="06A5CF88" w14:textId="77777777" w:rsidR="00AD3137" w:rsidRPr="007C3C66" w:rsidRDefault="00AD3137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888=Don’t know</w:t>
            </w:r>
          </w:p>
          <w:p w14:paraId="2217549F" w14:textId="77777777" w:rsidR="00AD3137" w:rsidRPr="007C3C66" w:rsidRDefault="00AD3137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999=Prefer not to respond</w:t>
            </w:r>
          </w:p>
        </w:tc>
        <w:tc>
          <w:tcPr>
            <w:tcW w:w="9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41624C9" w14:textId="77777777" w:rsidR="00AD3137" w:rsidRPr="007C3C66" w:rsidRDefault="00AD3137" w:rsidP="007C3C66">
            <w:pPr>
              <w:contextualSpacing/>
              <w:rPr>
                <w:rFonts w:asciiTheme="majorHAnsi" w:eastAsia="Calibri" w:hAnsiTheme="majorHAnsi" w:cs="Times New Roman"/>
                <w:i/>
                <w:color w:val="A6A6A6"/>
                <w:sz w:val="20"/>
                <w:szCs w:val="20"/>
              </w:rPr>
            </w:pPr>
          </w:p>
        </w:tc>
      </w:tr>
    </w:tbl>
    <w:p w14:paraId="38BD758F" w14:textId="77777777" w:rsidR="00AD3137" w:rsidRPr="007C3C66" w:rsidRDefault="00AD3137" w:rsidP="007C3C66">
      <w:pPr>
        <w:rPr>
          <w:rFonts w:asciiTheme="majorHAnsi" w:eastAsia="Calibri" w:hAnsiTheme="majorHAnsi" w:cs="Times New Roman"/>
          <w:color w:val="000000" w:themeColor="text1"/>
          <w:sz w:val="20"/>
          <w:szCs w:val="20"/>
        </w:rPr>
      </w:pPr>
    </w:p>
    <w:p w14:paraId="5753D0CE" w14:textId="77777777" w:rsidR="00AD3137" w:rsidRPr="007C3C66" w:rsidRDefault="00AD3137" w:rsidP="007C3C66">
      <w:pPr>
        <w:rPr>
          <w:rFonts w:asciiTheme="majorHAnsi" w:eastAsia="Calibri" w:hAnsiTheme="majorHAnsi" w:cs="Times New Roman"/>
          <w:b/>
          <w:color w:val="000000" w:themeColor="text1"/>
          <w:sz w:val="20"/>
          <w:szCs w:val="20"/>
          <w:u w:val="single"/>
        </w:rPr>
      </w:pPr>
      <w:proofErr w:type="gramStart"/>
      <w:r w:rsidRPr="007C3C66">
        <w:rPr>
          <w:rFonts w:asciiTheme="majorHAnsi" w:eastAsia="Calibri" w:hAnsiTheme="majorHAnsi" w:cs="Times New Roman"/>
          <w:b/>
          <w:color w:val="000000" w:themeColor="text1"/>
          <w:sz w:val="20"/>
          <w:szCs w:val="20"/>
          <w:u w:val="single"/>
        </w:rPr>
        <w:t>Legal regulations and decision on natural resources management.</w:t>
      </w:r>
      <w:proofErr w:type="gramEnd"/>
    </w:p>
    <w:p w14:paraId="457E5137" w14:textId="77777777" w:rsidR="00AD3137" w:rsidRPr="007C3C66" w:rsidRDefault="00AD3137" w:rsidP="007C3C66">
      <w:pPr>
        <w:rPr>
          <w:rFonts w:asciiTheme="majorHAnsi" w:hAnsiTheme="majorHAnsi"/>
          <w:b/>
          <w:sz w:val="20"/>
          <w:szCs w:val="20"/>
          <w:u w:val="single"/>
        </w:rPr>
      </w:pP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0"/>
        <w:gridCol w:w="4950"/>
        <w:gridCol w:w="3420"/>
        <w:gridCol w:w="980"/>
      </w:tblGrid>
      <w:tr w:rsidR="00AD3137" w:rsidRPr="007C3C66" w14:paraId="09DCF801" w14:textId="77777777" w:rsidTr="00AD3137">
        <w:trPr>
          <w:trHeight w:val="2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E97C7" w14:textId="77777777" w:rsidR="00AD3137" w:rsidRPr="007C3C66" w:rsidRDefault="00AD3137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117D3E" w14:textId="77777777" w:rsidR="00AD3137" w:rsidRPr="007C3C66" w:rsidRDefault="00AD3137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What is the typical official penalty for breaking the rules? </w:t>
            </w:r>
          </w:p>
          <w:p w14:paraId="54FE8618" w14:textId="77777777" w:rsidR="00AD3137" w:rsidRPr="007C3C66" w:rsidRDefault="00AD3137" w:rsidP="007C3C66">
            <w:pPr>
              <w:rPr>
                <w:rFonts w:asciiTheme="majorHAnsi" w:eastAsia="Calibri" w:hAnsiTheme="majorHAnsi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36B2700" w14:textId="77777777" w:rsidR="00AD3137" w:rsidRPr="007C3C66" w:rsidRDefault="00AD3137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1=</w:t>
            </w:r>
          </w:p>
          <w:p w14:paraId="00C41481" w14:textId="77777777" w:rsidR="00AD3137" w:rsidRPr="007C3C66" w:rsidRDefault="00AD3137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2=</w:t>
            </w:r>
          </w:p>
          <w:p w14:paraId="7D5342BF" w14:textId="77777777" w:rsidR="00AD3137" w:rsidRPr="007C3C66" w:rsidRDefault="00AD3137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3=</w:t>
            </w:r>
          </w:p>
          <w:p w14:paraId="7E3487D4" w14:textId="77777777" w:rsidR="00AD3137" w:rsidRPr="007C3C66" w:rsidRDefault="00AD3137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4=</w:t>
            </w:r>
          </w:p>
          <w:p w14:paraId="404BD1B8" w14:textId="77777777" w:rsidR="00AD3137" w:rsidRPr="007C3C66" w:rsidRDefault="00AD3137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5=</w:t>
            </w:r>
          </w:p>
          <w:p w14:paraId="37B94381" w14:textId="77777777" w:rsidR="00AD3137" w:rsidRPr="007C3C66" w:rsidRDefault="00AD3137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888=Don’t know</w:t>
            </w:r>
          </w:p>
          <w:p w14:paraId="595F8686" w14:textId="77777777" w:rsidR="00AD3137" w:rsidRPr="007C3C66" w:rsidRDefault="00AD3137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999=Prefer not to respond</w:t>
            </w:r>
          </w:p>
        </w:tc>
        <w:tc>
          <w:tcPr>
            <w:tcW w:w="9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0B8BAA4" w14:textId="77777777" w:rsidR="00AD3137" w:rsidRPr="007C3C66" w:rsidRDefault="00AD3137" w:rsidP="007C3C66">
            <w:pPr>
              <w:contextualSpacing/>
              <w:rPr>
                <w:rFonts w:asciiTheme="majorHAnsi" w:eastAsia="Calibri" w:hAnsiTheme="majorHAnsi" w:cs="Times New Roman"/>
                <w:i/>
                <w:color w:val="A6A6A6"/>
                <w:sz w:val="20"/>
                <w:szCs w:val="20"/>
              </w:rPr>
            </w:pPr>
          </w:p>
        </w:tc>
      </w:tr>
      <w:tr w:rsidR="00AD3137" w:rsidRPr="007C3C66" w14:paraId="6ECFD0BB" w14:textId="77777777" w:rsidTr="00AD3137">
        <w:trPr>
          <w:trHeight w:val="2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2EA58" w14:textId="77777777" w:rsidR="00AD3137" w:rsidRPr="007C3C66" w:rsidRDefault="00AD3137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8523B6" w14:textId="77777777" w:rsidR="00AD3137" w:rsidRPr="007C3C66" w:rsidRDefault="00AD3137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Are the penalties enforced equally across different groups in your community?</w:t>
            </w: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1B7CC9D" w14:textId="77777777" w:rsidR="00AD3137" w:rsidRPr="007C3C66" w:rsidRDefault="00AD3137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1=No</w:t>
            </w:r>
          </w:p>
          <w:p w14:paraId="33319886" w14:textId="77777777" w:rsidR="00AD3137" w:rsidRPr="007C3C66" w:rsidRDefault="00AD3137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2=Yes </w:t>
            </w:r>
          </w:p>
          <w:p w14:paraId="10B51F54" w14:textId="77777777" w:rsidR="00AD3137" w:rsidRPr="007C3C66" w:rsidRDefault="00AD3137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888=Don’t know</w:t>
            </w:r>
          </w:p>
          <w:p w14:paraId="0F7F9A68" w14:textId="77777777" w:rsidR="00AD3137" w:rsidRPr="007C3C66" w:rsidRDefault="00AD3137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999=Prefer not to respond</w:t>
            </w:r>
          </w:p>
        </w:tc>
        <w:tc>
          <w:tcPr>
            <w:tcW w:w="9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D5346CC" w14:textId="77777777" w:rsidR="00AD3137" w:rsidRPr="007C3C66" w:rsidRDefault="00AD3137" w:rsidP="007C3C66">
            <w:pPr>
              <w:contextualSpacing/>
              <w:rPr>
                <w:rFonts w:asciiTheme="majorHAnsi" w:eastAsia="Calibri" w:hAnsiTheme="majorHAnsi" w:cs="Times New Roman"/>
                <w:i/>
                <w:color w:val="A6A6A6"/>
                <w:sz w:val="20"/>
                <w:szCs w:val="20"/>
              </w:rPr>
            </w:pPr>
          </w:p>
        </w:tc>
      </w:tr>
      <w:tr w:rsidR="00AD3137" w:rsidRPr="007C3C66" w14:paraId="322976C7" w14:textId="77777777" w:rsidTr="00AD3137">
        <w:trPr>
          <w:trHeight w:val="2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780DB" w14:textId="77777777" w:rsidR="00AD3137" w:rsidRPr="007C3C66" w:rsidRDefault="00AD3137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673331" w14:textId="77777777" w:rsidR="00AD3137" w:rsidRPr="007C3C66" w:rsidRDefault="00AD3137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Do you think these penalties are fair?</w:t>
            </w:r>
          </w:p>
          <w:p w14:paraId="5423AC47" w14:textId="77777777" w:rsidR="00AD3137" w:rsidRPr="007C3C66" w:rsidRDefault="00AD3137" w:rsidP="007C3C66">
            <w:pPr>
              <w:rPr>
                <w:rFonts w:asciiTheme="majorHAnsi" w:eastAsia="Calibri" w:hAnsiTheme="majorHAnsi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794F296" w14:textId="77777777" w:rsidR="00AD3137" w:rsidRPr="007C3C66" w:rsidRDefault="00AD3137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1=No</w:t>
            </w:r>
          </w:p>
          <w:p w14:paraId="282B59AF" w14:textId="77777777" w:rsidR="00AD3137" w:rsidRPr="007C3C66" w:rsidRDefault="00AD3137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2=Yes </w:t>
            </w:r>
          </w:p>
          <w:p w14:paraId="221C4559" w14:textId="77777777" w:rsidR="00AD3137" w:rsidRPr="007C3C66" w:rsidRDefault="00AD3137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888=Don’t know</w:t>
            </w:r>
          </w:p>
          <w:p w14:paraId="319D38B5" w14:textId="77777777" w:rsidR="00AD3137" w:rsidRPr="007C3C66" w:rsidRDefault="00AD3137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999=Prefer not to respond</w:t>
            </w:r>
          </w:p>
        </w:tc>
        <w:tc>
          <w:tcPr>
            <w:tcW w:w="9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7953544" w14:textId="77777777" w:rsidR="00AD3137" w:rsidRPr="007C3C66" w:rsidRDefault="00AD3137" w:rsidP="007C3C66">
            <w:pPr>
              <w:contextualSpacing/>
              <w:rPr>
                <w:rFonts w:asciiTheme="majorHAnsi" w:eastAsia="Calibri" w:hAnsiTheme="majorHAnsi" w:cs="Times New Roman"/>
                <w:i/>
                <w:color w:val="A6A6A6"/>
                <w:sz w:val="20"/>
                <w:szCs w:val="20"/>
              </w:rPr>
            </w:pPr>
          </w:p>
        </w:tc>
      </w:tr>
    </w:tbl>
    <w:p w14:paraId="145979B0" w14:textId="77777777" w:rsidR="007C3C66" w:rsidRPr="007C3C66" w:rsidRDefault="007C3C66" w:rsidP="007C3C66">
      <w:pPr>
        <w:rPr>
          <w:rFonts w:asciiTheme="majorHAnsi" w:hAnsiTheme="majorHAnsi"/>
          <w:color w:val="000000" w:themeColor="text1"/>
          <w:sz w:val="20"/>
          <w:szCs w:val="20"/>
        </w:rPr>
      </w:pPr>
    </w:p>
    <w:p w14:paraId="479E22B7" w14:textId="77777777" w:rsidR="007C3C66" w:rsidRPr="007C3C66" w:rsidRDefault="007C3C66" w:rsidP="007C3C66">
      <w:pPr>
        <w:rPr>
          <w:rFonts w:asciiTheme="majorHAnsi" w:hAnsiTheme="majorHAnsi"/>
          <w:color w:val="000000" w:themeColor="text1"/>
          <w:sz w:val="20"/>
          <w:szCs w:val="20"/>
        </w:rPr>
      </w:pPr>
    </w:p>
    <w:tbl>
      <w:tblPr>
        <w:tblW w:w="991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0"/>
        <w:gridCol w:w="5220"/>
        <w:gridCol w:w="3420"/>
        <w:gridCol w:w="810"/>
      </w:tblGrid>
      <w:tr w:rsidR="007C3C66" w:rsidRPr="007C3C66" w14:paraId="14C972F8" w14:textId="77777777" w:rsidTr="006148D3">
        <w:trPr>
          <w:trHeight w:val="20"/>
        </w:trPr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68ECA" w14:textId="77777777" w:rsidR="007C3C66" w:rsidRPr="007C3C66" w:rsidRDefault="007C3C66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C099B9" w14:textId="77777777" w:rsidR="007C3C66" w:rsidRPr="007C3C66" w:rsidRDefault="007C3C66" w:rsidP="007C3C66">
            <w:pPr>
              <w:rPr>
                <w:rFonts w:asciiTheme="majorHAnsi" w:hAnsiTheme="majorHAnsi" w:cs="Arial"/>
                <w:color w:val="1A1A1A"/>
                <w:sz w:val="20"/>
                <w:szCs w:val="20"/>
              </w:rPr>
            </w:pPr>
            <w:r w:rsidRPr="007C3C66">
              <w:rPr>
                <w:rFonts w:asciiTheme="majorHAnsi" w:hAnsiTheme="majorHAnsi" w:cs="Arial"/>
                <w:color w:val="1A1A1A"/>
                <w:sz w:val="20"/>
                <w:szCs w:val="20"/>
              </w:rPr>
              <w:t xml:space="preserve"> </w:t>
            </w: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Is there any forest or woodland management plan in place in your community?</w:t>
            </w:r>
          </w:p>
          <w:p w14:paraId="1FD62CD8" w14:textId="77777777" w:rsidR="007C3C66" w:rsidRPr="007C3C66" w:rsidRDefault="007C3C66" w:rsidP="007C3C66">
            <w:pPr>
              <w:rPr>
                <w:rFonts w:asciiTheme="majorHAnsi" w:hAnsiTheme="majorHAnsi" w:cs="Arial"/>
                <w:color w:val="1A1A1A"/>
                <w:sz w:val="20"/>
                <w:szCs w:val="20"/>
              </w:rPr>
            </w:pPr>
          </w:p>
          <w:p w14:paraId="76831DC0" w14:textId="77777777" w:rsidR="007C3C66" w:rsidRPr="007C3C66" w:rsidRDefault="007C3C66" w:rsidP="007C3C66">
            <w:pPr>
              <w:rPr>
                <w:rFonts w:asciiTheme="majorHAnsi" w:hAnsiTheme="majorHAnsi" w:cs="Arial"/>
                <w:color w:val="1A1A1A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i/>
                <w:sz w:val="20"/>
                <w:szCs w:val="20"/>
              </w:rPr>
              <w:t>Select all that apply.</w:t>
            </w: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AD303F0" w14:textId="77777777" w:rsidR="007C0D34" w:rsidRPr="007C0D34" w:rsidRDefault="007C0D34" w:rsidP="007C0D34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0D34">
              <w:rPr>
                <w:rFonts w:asciiTheme="majorHAnsi" w:eastAsia="Calibri" w:hAnsiTheme="majorHAnsi" w:cs="Times New Roman"/>
                <w:sz w:val="20"/>
                <w:szCs w:val="20"/>
              </w:rPr>
              <w:t>0=No</w:t>
            </w:r>
          </w:p>
          <w:p w14:paraId="3C4AF55D" w14:textId="77777777" w:rsidR="007C0D34" w:rsidRPr="007C0D34" w:rsidRDefault="007C0D34" w:rsidP="007C0D34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0D34">
              <w:rPr>
                <w:rFonts w:asciiTheme="majorHAnsi" w:eastAsia="Calibri" w:hAnsiTheme="majorHAnsi" w:cs="Times New Roman"/>
                <w:sz w:val="20"/>
                <w:szCs w:val="20"/>
              </w:rPr>
              <w:t xml:space="preserve">1=Yes </w:t>
            </w:r>
          </w:p>
          <w:p w14:paraId="22B3CF46" w14:textId="77777777" w:rsidR="007C0D34" w:rsidRPr="007C0D34" w:rsidRDefault="007C0D34" w:rsidP="007C0D34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0D34">
              <w:rPr>
                <w:rFonts w:asciiTheme="majorHAnsi" w:eastAsia="Calibri" w:hAnsiTheme="majorHAnsi" w:cs="Times New Roman"/>
                <w:sz w:val="20"/>
                <w:szCs w:val="20"/>
              </w:rPr>
              <w:t>888=Don’t know</w:t>
            </w:r>
          </w:p>
          <w:p w14:paraId="654FCA03" w14:textId="672365C7" w:rsidR="007C3C66" w:rsidRPr="007C3C66" w:rsidRDefault="007C0D34" w:rsidP="007C0D34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0D34">
              <w:rPr>
                <w:rFonts w:asciiTheme="majorHAnsi" w:eastAsia="Calibri" w:hAnsiTheme="majorHAnsi"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81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105C0FD" w14:textId="77777777" w:rsidR="007C3C66" w:rsidRPr="007C3C66" w:rsidRDefault="007C3C66" w:rsidP="007C3C66">
            <w:pPr>
              <w:contextualSpacing/>
              <w:rPr>
                <w:rFonts w:asciiTheme="majorHAnsi" w:eastAsia="Calibri" w:hAnsiTheme="majorHAnsi" w:cs="Times New Roman"/>
                <w:i/>
                <w:color w:val="A6A6A6"/>
                <w:sz w:val="20"/>
                <w:szCs w:val="20"/>
              </w:rPr>
            </w:pPr>
          </w:p>
        </w:tc>
      </w:tr>
      <w:tr w:rsidR="007C3C66" w:rsidRPr="007C3C66" w14:paraId="53AABEEF" w14:textId="77777777" w:rsidTr="006148D3">
        <w:trPr>
          <w:trHeight w:val="20"/>
        </w:trPr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C4B65" w14:textId="77777777" w:rsidR="007C3C66" w:rsidRPr="007C3C66" w:rsidRDefault="007C3C66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F5171D" w14:textId="77777777" w:rsidR="007C3C66" w:rsidRPr="007C3C66" w:rsidRDefault="007C3C66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Are any members of the community involved in a group that organizes activities related to the management of the forest (i.e. firefighting, patrolling, tourism, tree planting, etc.</w:t>
            </w:r>
            <w:proofErr w:type="gramStart"/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)</w:t>
            </w:r>
            <w:proofErr w:type="gramEnd"/>
          </w:p>
          <w:p w14:paraId="6184A0EE" w14:textId="77777777" w:rsidR="007C3C66" w:rsidRPr="007C3C66" w:rsidRDefault="007C3C66" w:rsidP="007C3C66">
            <w:pPr>
              <w:rPr>
                <w:rFonts w:asciiTheme="majorHAnsi" w:hAnsiTheme="majorHAnsi" w:cs="Arial"/>
                <w:color w:val="1A1A1A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81EABCB" w14:textId="77777777" w:rsidR="007C3C66" w:rsidRPr="007C3C66" w:rsidRDefault="007C3C66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0=No</w:t>
            </w:r>
          </w:p>
          <w:p w14:paraId="0BB162B7" w14:textId="77777777" w:rsidR="007C3C66" w:rsidRPr="007C3C66" w:rsidRDefault="007C3C66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 xml:space="preserve">1=Yes </w:t>
            </w:r>
          </w:p>
          <w:p w14:paraId="2F24C366" w14:textId="77777777" w:rsidR="007C3C66" w:rsidRPr="007C3C66" w:rsidRDefault="007C3C66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888=Don’t know</w:t>
            </w:r>
          </w:p>
          <w:p w14:paraId="3068ED62" w14:textId="77777777" w:rsidR="007C3C66" w:rsidRPr="007C3C66" w:rsidRDefault="007C3C66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81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4678D76" w14:textId="77777777" w:rsidR="007C3C66" w:rsidRPr="007C3C66" w:rsidRDefault="007C3C66" w:rsidP="007C3C66">
            <w:pPr>
              <w:contextualSpacing/>
              <w:rPr>
                <w:rFonts w:asciiTheme="majorHAnsi" w:eastAsia="Calibri" w:hAnsiTheme="majorHAnsi" w:cs="Times New Roman"/>
                <w:i/>
                <w:color w:val="A6A6A6"/>
                <w:sz w:val="20"/>
                <w:szCs w:val="20"/>
              </w:rPr>
            </w:pPr>
          </w:p>
        </w:tc>
      </w:tr>
      <w:tr w:rsidR="007C3C66" w:rsidRPr="007C3C66" w14:paraId="29EC3D35" w14:textId="77777777" w:rsidTr="006148D3">
        <w:trPr>
          <w:trHeight w:val="20"/>
        </w:trPr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BB336" w14:textId="77777777" w:rsidR="007C3C66" w:rsidRPr="007C3C66" w:rsidRDefault="007C3C66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C6F709" w14:textId="77777777" w:rsidR="007C3C66" w:rsidRPr="007C3C66" w:rsidRDefault="007C3C66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 w:cs="Arial"/>
                <w:color w:val="1A1A1A"/>
                <w:sz w:val="20"/>
                <w:szCs w:val="20"/>
              </w:rPr>
              <w:t xml:space="preserve">If yes, </w:t>
            </w: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Who typically participates?</w:t>
            </w:r>
          </w:p>
          <w:p w14:paraId="09FFD4A3" w14:textId="77777777" w:rsidR="007C3C66" w:rsidRPr="007C3C66" w:rsidRDefault="007C3C66" w:rsidP="007C3C66">
            <w:pPr>
              <w:rPr>
                <w:rFonts w:asciiTheme="majorHAnsi" w:hAnsiTheme="majorHAnsi" w:cs="Arial"/>
                <w:color w:val="1A1A1A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1BCD888" w14:textId="77777777" w:rsidR="007C0D34" w:rsidRPr="007C3C66" w:rsidRDefault="007C0D34" w:rsidP="007C0D34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1= Women</w:t>
            </w:r>
          </w:p>
          <w:p w14:paraId="64CB9439" w14:textId="77777777" w:rsidR="007C0D34" w:rsidRPr="007C3C66" w:rsidRDefault="007C0D34" w:rsidP="007C0D34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2= Minorities/indigenous peoples</w:t>
            </w:r>
          </w:p>
          <w:p w14:paraId="71023F19" w14:textId="77777777" w:rsidR="007C0D34" w:rsidRPr="007C3C66" w:rsidRDefault="007C0D34" w:rsidP="007C0D34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3=  Non-locals</w:t>
            </w:r>
          </w:p>
          <w:p w14:paraId="7E3B8D9A" w14:textId="77777777" w:rsidR="007C0D34" w:rsidRPr="007C3C66" w:rsidRDefault="007C0D34" w:rsidP="007C0D34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4= The poor</w:t>
            </w:r>
          </w:p>
          <w:p w14:paraId="4DB43FF6" w14:textId="77777777" w:rsidR="007C0D34" w:rsidRPr="007C3C66" w:rsidRDefault="007C0D34" w:rsidP="007C0D34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5= Other</w:t>
            </w:r>
          </w:p>
          <w:p w14:paraId="17069351" w14:textId="77777777" w:rsidR="007C0D34" w:rsidRPr="007C3C66" w:rsidRDefault="007C0D34" w:rsidP="007C0D34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888=Don’t know</w:t>
            </w:r>
          </w:p>
          <w:p w14:paraId="368D25D1" w14:textId="724E40D2" w:rsidR="007C3C66" w:rsidRPr="007C3C66" w:rsidRDefault="007C0D34" w:rsidP="007C0D34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999=Preferred not to answer</w:t>
            </w:r>
          </w:p>
        </w:tc>
        <w:tc>
          <w:tcPr>
            <w:tcW w:w="81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FF08A08" w14:textId="77777777" w:rsidR="007C3C66" w:rsidRPr="007C3C66" w:rsidRDefault="007C3C66" w:rsidP="007C3C66">
            <w:pPr>
              <w:contextualSpacing/>
              <w:rPr>
                <w:rFonts w:asciiTheme="majorHAnsi" w:eastAsia="Calibri" w:hAnsiTheme="majorHAnsi" w:cs="Times New Roman"/>
                <w:i/>
                <w:color w:val="A6A6A6"/>
                <w:sz w:val="20"/>
                <w:szCs w:val="20"/>
              </w:rPr>
            </w:pPr>
          </w:p>
        </w:tc>
      </w:tr>
      <w:tr w:rsidR="007C3C66" w:rsidRPr="007C3C66" w14:paraId="5828FF82" w14:textId="77777777" w:rsidTr="006148D3">
        <w:trPr>
          <w:trHeight w:val="20"/>
        </w:trPr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4EE19" w14:textId="77777777" w:rsidR="007C3C66" w:rsidRPr="007C3C66" w:rsidRDefault="007C3C66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5F18BC" w14:textId="77777777" w:rsidR="007C3C66" w:rsidRPr="007C3C66" w:rsidRDefault="007C3C66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What type of activities does the group do?</w:t>
            </w:r>
          </w:p>
          <w:p w14:paraId="2444D477" w14:textId="77777777" w:rsidR="007C3C66" w:rsidRPr="007C3C66" w:rsidRDefault="007C3C66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  <w:p w14:paraId="7F97AFD8" w14:textId="77777777" w:rsidR="007C3C66" w:rsidRPr="007C3C66" w:rsidRDefault="007C3C66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Select all that apply.</w:t>
            </w:r>
          </w:p>
          <w:p w14:paraId="7941F0C5" w14:textId="77777777" w:rsidR="007C3C66" w:rsidRPr="007C3C66" w:rsidRDefault="007C3C66" w:rsidP="007C3C66">
            <w:pPr>
              <w:rPr>
                <w:rFonts w:asciiTheme="majorHAnsi" w:hAnsiTheme="majorHAnsi" w:cs="Arial"/>
                <w:color w:val="1A1A1A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1BEA6C8" w14:textId="0FA39C00" w:rsidR="007C3C66" w:rsidRPr="007C3C66" w:rsidRDefault="007C3C66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1=Planting of trees</w:t>
            </w:r>
          </w:p>
          <w:p w14:paraId="3A11322E" w14:textId="12A46027" w:rsidR="007C3C66" w:rsidRPr="007C3C66" w:rsidRDefault="007C3C66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2=Cutting down undesired (competing) trees</w:t>
            </w:r>
          </w:p>
          <w:p w14:paraId="40BEDB5D" w14:textId="47097BD4" w:rsidR="007C3C66" w:rsidRPr="007C3C66" w:rsidRDefault="007C3C66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3=Protecting certain desired (patches of) trees in the forest to promote the natural regeneration of these species</w:t>
            </w:r>
          </w:p>
          <w:p w14:paraId="74F251A7" w14:textId="579AE37E" w:rsidR="007C3C66" w:rsidRPr="007C3C66" w:rsidRDefault="007C3C66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4=Protecting areas of forest for particular environmental services, like water</w:t>
            </w:r>
          </w:p>
          <w:p w14:paraId="0F336FD4" w14:textId="25373ACF" w:rsidR="007C3C66" w:rsidRPr="007C3C66" w:rsidRDefault="007C3C66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5=Protecting areas of forest for particular beliefs/ spiritual services /sacred sites</w:t>
            </w:r>
          </w:p>
          <w:p w14:paraId="4355CABE" w14:textId="52D7E99F" w:rsidR="007C3C66" w:rsidRPr="007C3C66" w:rsidRDefault="007C3C66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lastRenderedPageBreak/>
              <w:t>6=Establishing clear use rights for a limited number of people to particular forest products (e.g., honey, trees)</w:t>
            </w:r>
          </w:p>
          <w:p w14:paraId="4D4FB3BD" w14:textId="402A4B1C" w:rsidR="007C3C66" w:rsidRPr="007C3C66" w:rsidRDefault="007C3C66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 7=Extension/education about forest management</w:t>
            </w:r>
          </w:p>
          <w:p w14:paraId="05AF35E7" w14:textId="31903C8D" w:rsidR="007C3C66" w:rsidRPr="007C3C66" w:rsidRDefault="007C3C66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8=Enacted bylaw (e.g., no bush burning in or near forest)</w:t>
            </w:r>
          </w:p>
          <w:p w14:paraId="2DB38309" w14:textId="056FBCBA" w:rsidR="007C3C66" w:rsidRPr="007C3C66" w:rsidRDefault="007C3C66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9=Mapping/inventory forest resources (e.g. mapping forest products areas)</w:t>
            </w:r>
          </w:p>
          <w:p w14:paraId="5AB6B8E0" w14:textId="2AA7D455" w:rsidR="007C3C66" w:rsidRPr="007C3C66" w:rsidRDefault="007C3C66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10=Other</w:t>
            </w:r>
          </w:p>
          <w:p w14:paraId="458C35EC" w14:textId="77777777" w:rsidR="007C3C66" w:rsidRPr="007C3C66" w:rsidRDefault="007C3C66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888=Don’t know</w:t>
            </w:r>
          </w:p>
          <w:p w14:paraId="2EDF4397" w14:textId="2EFD7A86" w:rsidR="007C3C66" w:rsidRPr="007C3C66" w:rsidRDefault="007C3C66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81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630C601" w14:textId="77777777" w:rsidR="007C3C66" w:rsidRPr="007C3C66" w:rsidRDefault="007C3C66" w:rsidP="007C3C66">
            <w:pPr>
              <w:contextualSpacing/>
              <w:rPr>
                <w:rFonts w:asciiTheme="majorHAnsi" w:eastAsia="Calibri" w:hAnsiTheme="majorHAnsi" w:cs="Times New Roman"/>
                <w:i/>
                <w:color w:val="A6A6A6"/>
                <w:sz w:val="20"/>
                <w:szCs w:val="20"/>
              </w:rPr>
            </w:pPr>
          </w:p>
        </w:tc>
      </w:tr>
    </w:tbl>
    <w:p w14:paraId="76AD8DC3" w14:textId="77777777" w:rsidR="00AD3137" w:rsidRPr="007C3C66" w:rsidRDefault="00AD3137" w:rsidP="007C3C66">
      <w:pPr>
        <w:rPr>
          <w:rFonts w:asciiTheme="majorHAnsi" w:hAnsiTheme="majorHAnsi"/>
          <w:color w:val="000000" w:themeColor="text1"/>
          <w:sz w:val="20"/>
          <w:szCs w:val="20"/>
        </w:rPr>
      </w:pPr>
    </w:p>
    <w:p w14:paraId="405DDC4D" w14:textId="29E002FE" w:rsidR="00883197" w:rsidRPr="007C3C66" w:rsidRDefault="00883197" w:rsidP="007C3C66">
      <w:pPr>
        <w:rPr>
          <w:rFonts w:asciiTheme="majorHAnsi" w:hAnsiTheme="majorHAnsi"/>
          <w:color w:val="000000" w:themeColor="text1"/>
          <w:sz w:val="20"/>
          <w:szCs w:val="20"/>
        </w:rPr>
      </w:pP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0"/>
        <w:gridCol w:w="4950"/>
        <w:gridCol w:w="3420"/>
        <w:gridCol w:w="980"/>
      </w:tblGrid>
      <w:tr w:rsidR="00334EFB" w:rsidRPr="007C3C66" w14:paraId="3F89F9FC" w14:textId="77777777" w:rsidTr="00F35D3A">
        <w:trPr>
          <w:trHeight w:val="2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EDBF4" w14:textId="77777777" w:rsidR="00334EFB" w:rsidRPr="007C3C66" w:rsidRDefault="00334EFB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58A785" w14:textId="52E9194F" w:rsidR="00334EFB" w:rsidRPr="007C3C66" w:rsidRDefault="00334EFB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Has the community received any direct benefits (in kind or in cash) related to </w:t>
            </w:r>
            <w:r w:rsidR="007C3C66"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the following </w:t>
            </w: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forest services over the past 12 months? </w:t>
            </w:r>
          </w:p>
          <w:p w14:paraId="537CD319" w14:textId="77777777" w:rsidR="007C3C66" w:rsidRPr="007C3C66" w:rsidRDefault="007C3C66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  <w:p w14:paraId="76BB5965" w14:textId="0C616670" w:rsidR="007C3C66" w:rsidRPr="007C3C66" w:rsidRDefault="007C3C66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Select all that apply. </w:t>
            </w:r>
          </w:p>
          <w:p w14:paraId="4FDB8DFC" w14:textId="77777777" w:rsidR="00334EFB" w:rsidRPr="007C3C66" w:rsidRDefault="00334EFB" w:rsidP="007C3C66">
            <w:pPr>
              <w:rPr>
                <w:rFonts w:asciiTheme="majorHAnsi" w:eastAsia="Calibri" w:hAnsiTheme="majorHAnsi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3F269A6" w14:textId="6C163A54" w:rsidR="00334EFB" w:rsidRPr="007C3C66" w:rsidRDefault="007C3C66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1=</w:t>
            </w:r>
            <w:r w:rsidR="00334EFB"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Tourism</w:t>
            </w:r>
          </w:p>
          <w:p w14:paraId="65CBE762" w14:textId="2BC89563" w:rsidR="00334EFB" w:rsidRPr="007C3C66" w:rsidRDefault="007C3C66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2=</w:t>
            </w:r>
            <w:r w:rsidR="00334EFB"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Carbon sequestration </w:t>
            </w:r>
          </w:p>
          <w:p w14:paraId="5A7891E3" w14:textId="4917CDF5" w:rsidR="00334EFB" w:rsidRPr="007C3C66" w:rsidRDefault="007C3C66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3=</w:t>
            </w:r>
            <w:r w:rsidR="00334EFB"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Water catchment</w:t>
            </w:r>
          </w:p>
          <w:p w14:paraId="5E8191E5" w14:textId="3145056C" w:rsidR="00334EFB" w:rsidRPr="007C3C66" w:rsidRDefault="007C3C66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4=</w:t>
            </w:r>
            <w:r w:rsidR="00334EFB"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Biodiversity conservation</w:t>
            </w:r>
          </w:p>
          <w:p w14:paraId="2BC6F5A1" w14:textId="3FEDDCC5" w:rsidR="00334EFB" w:rsidRPr="007C3C66" w:rsidRDefault="007C3C66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5=</w:t>
            </w:r>
            <w:r w:rsidR="00334EFB"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Compensation from timber company </w:t>
            </w:r>
          </w:p>
          <w:p w14:paraId="0AC9E97F" w14:textId="233B57EC" w:rsidR="00334EFB" w:rsidRPr="007C3C66" w:rsidRDefault="007C3C66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6=</w:t>
            </w:r>
            <w:r w:rsidR="00334EFB"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Compensation from mining company </w:t>
            </w:r>
          </w:p>
          <w:p w14:paraId="7F0F75F7" w14:textId="36A8B0DB" w:rsidR="00334EFB" w:rsidRPr="007C3C66" w:rsidRDefault="007C3C66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7=</w:t>
            </w:r>
            <w:r w:rsidR="00334EFB"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Tree planting/afforestation </w:t>
            </w:r>
          </w:p>
          <w:p w14:paraId="0F2D73DA" w14:textId="00959D46" w:rsidR="00334EFB" w:rsidRPr="007C3C66" w:rsidRDefault="007C3C66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8=</w:t>
            </w:r>
            <w:r w:rsidR="00334EFB"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Other forest services, specify </w:t>
            </w:r>
          </w:p>
          <w:p w14:paraId="3B2B94FD" w14:textId="77777777" w:rsidR="007C3C66" w:rsidRPr="007C3C66" w:rsidRDefault="007C3C66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888=Don’t know</w:t>
            </w:r>
          </w:p>
          <w:p w14:paraId="0A20258C" w14:textId="11FF79E4" w:rsidR="00334EFB" w:rsidRPr="007C3C66" w:rsidRDefault="007C3C66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999=Prefer not to respond</w:t>
            </w:r>
          </w:p>
        </w:tc>
        <w:tc>
          <w:tcPr>
            <w:tcW w:w="9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E4D1E24" w14:textId="77777777" w:rsidR="00334EFB" w:rsidRPr="007C3C66" w:rsidRDefault="00334EFB" w:rsidP="007C3C66">
            <w:pPr>
              <w:contextualSpacing/>
              <w:rPr>
                <w:rFonts w:asciiTheme="majorHAnsi" w:eastAsia="Calibri" w:hAnsiTheme="majorHAnsi" w:cs="Times New Roman"/>
                <w:i/>
                <w:color w:val="A6A6A6"/>
                <w:sz w:val="20"/>
                <w:szCs w:val="20"/>
              </w:rPr>
            </w:pPr>
          </w:p>
        </w:tc>
      </w:tr>
      <w:tr w:rsidR="00334EFB" w:rsidRPr="007C3C66" w14:paraId="17AC3883" w14:textId="77777777" w:rsidTr="00F35D3A">
        <w:trPr>
          <w:trHeight w:val="2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FC326" w14:textId="4D380963" w:rsidR="00334EFB" w:rsidRPr="007C3C66" w:rsidRDefault="00334EFB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7530EA" w14:textId="77777777" w:rsidR="00334EFB" w:rsidRPr="007C3C66" w:rsidRDefault="00334EFB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Has your community entered any formal agreements with government organizations, programs, etc. in the area of forest management in the past 5 years? </w:t>
            </w:r>
          </w:p>
          <w:p w14:paraId="19EE5F93" w14:textId="77777777" w:rsidR="00334EFB" w:rsidRPr="007C3C66" w:rsidRDefault="00334EFB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CE9F5A9" w14:textId="77777777" w:rsidR="00334EFB" w:rsidRPr="007C3C66" w:rsidRDefault="00334EFB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1=No</w:t>
            </w:r>
          </w:p>
          <w:p w14:paraId="36825FB0" w14:textId="77777777" w:rsidR="00334EFB" w:rsidRPr="007C3C66" w:rsidRDefault="00334EFB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2=Yes </w:t>
            </w:r>
          </w:p>
          <w:p w14:paraId="429DB030" w14:textId="77777777" w:rsidR="00334EFB" w:rsidRPr="007C3C66" w:rsidRDefault="00334EFB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888=Don’t know</w:t>
            </w:r>
          </w:p>
          <w:p w14:paraId="68D54AEA" w14:textId="367D05B1" w:rsidR="00334EFB" w:rsidRPr="007C3C66" w:rsidRDefault="00334EFB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999=Prefer not to respond</w:t>
            </w:r>
          </w:p>
        </w:tc>
        <w:tc>
          <w:tcPr>
            <w:tcW w:w="9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9A7DBE8" w14:textId="77777777" w:rsidR="00334EFB" w:rsidRPr="007C3C66" w:rsidRDefault="00334EFB" w:rsidP="007C3C66">
            <w:pPr>
              <w:contextualSpacing/>
              <w:rPr>
                <w:rFonts w:asciiTheme="majorHAnsi" w:eastAsia="Calibri" w:hAnsiTheme="majorHAnsi" w:cs="Times New Roman"/>
                <w:i/>
                <w:color w:val="A6A6A6"/>
                <w:sz w:val="20"/>
                <w:szCs w:val="20"/>
              </w:rPr>
            </w:pPr>
          </w:p>
        </w:tc>
      </w:tr>
      <w:tr w:rsidR="00334EFB" w:rsidRPr="007C3C66" w14:paraId="6C24493E" w14:textId="77777777" w:rsidTr="00F35D3A">
        <w:trPr>
          <w:trHeight w:val="2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32CE5" w14:textId="77777777" w:rsidR="00334EFB" w:rsidRPr="007C3C66" w:rsidRDefault="00334EFB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BC8DEB" w14:textId="77777777" w:rsidR="00334EFB" w:rsidRPr="007C3C66" w:rsidRDefault="00334EFB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What type of agreement? </w:t>
            </w:r>
          </w:p>
          <w:p w14:paraId="12CE192C" w14:textId="77777777" w:rsidR="00334EFB" w:rsidRPr="007C3C66" w:rsidRDefault="00334EFB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7A86782" w14:textId="77777777" w:rsidR="00334EFB" w:rsidRPr="007C3C66" w:rsidRDefault="00334EFB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2979461" w14:textId="77777777" w:rsidR="00334EFB" w:rsidRPr="007C3C66" w:rsidRDefault="00334EFB" w:rsidP="007C3C66">
            <w:pPr>
              <w:contextualSpacing/>
              <w:rPr>
                <w:rFonts w:asciiTheme="majorHAnsi" w:eastAsia="Calibri" w:hAnsiTheme="majorHAnsi" w:cs="Times New Roman"/>
                <w:i/>
                <w:color w:val="A6A6A6"/>
                <w:sz w:val="20"/>
                <w:szCs w:val="20"/>
              </w:rPr>
            </w:pPr>
          </w:p>
        </w:tc>
      </w:tr>
      <w:tr w:rsidR="00334EFB" w:rsidRPr="007C3C66" w14:paraId="5C7CB509" w14:textId="77777777" w:rsidTr="00F35D3A">
        <w:trPr>
          <w:trHeight w:val="2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D3C16" w14:textId="77777777" w:rsidR="00334EFB" w:rsidRPr="007C3C66" w:rsidRDefault="00334EFB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F89FE2" w14:textId="77777777" w:rsidR="00334EFB" w:rsidRPr="007C3C66" w:rsidRDefault="00334EFB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Overall, how would you say the existence of the initiative has affected the benefit that you get from the forest? </w:t>
            </w:r>
          </w:p>
          <w:p w14:paraId="0F56E911" w14:textId="01B330C3" w:rsidR="00334EFB" w:rsidRPr="007C3C66" w:rsidRDefault="00334EFB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437F92F" w14:textId="77777777" w:rsidR="00334EFB" w:rsidRPr="007C3C66" w:rsidRDefault="00334EFB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25F48E8" w14:textId="77777777" w:rsidR="00334EFB" w:rsidRPr="007C3C66" w:rsidRDefault="00334EFB" w:rsidP="007C3C66">
            <w:pPr>
              <w:contextualSpacing/>
              <w:rPr>
                <w:rFonts w:asciiTheme="majorHAnsi" w:eastAsia="Calibri" w:hAnsiTheme="majorHAnsi" w:cs="Times New Roman"/>
                <w:i/>
                <w:color w:val="A6A6A6"/>
                <w:sz w:val="20"/>
                <w:szCs w:val="20"/>
              </w:rPr>
            </w:pPr>
          </w:p>
        </w:tc>
      </w:tr>
      <w:tr w:rsidR="00334EFB" w:rsidRPr="007C3C66" w14:paraId="052134CB" w14:textId="77777777" w:rsidTr="00F35D3A">
        <w:trPr>
          <w:trHeight w:val="2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C8D1D" w14:textId="77777777" w:rsidR="00334EFB" w:rsidRPr="007C3C66" w:rsidRDefault="00334EFB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9E4DEE" w14:textId="2509F282" w:rsidR="00334EFB" w:rsidRPr="007C3C66" w:rsidRDefault="00334EFB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Has the community received any forestry related external support (technical assistance, free inputs, </w:t>
            </w:r>
            <w:proofErr w:type="spellStart"/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etc</w:t>
            </w:r>
            <w:proofErr w:type="spellEnd"/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) from government, donors, NGOs, </w:t>
            </w:r>
            <w:proofErr w:type="spellStart"/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ect</w:t>
            </w:r>
            <w:proofErr w:type="spellEnd"/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 over the past 12 months?</w:t>
            </w: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704816E" w14:textId="77777777" w:rsidR="007C3C66" w:rsidRPr="007C3C66" w:rsidRDefault="007C3C66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1=No</w:t>
            </w:r>
          </w:p>
          <w:p w14:paraId="32E6466F" w14:textId="77777777" w:rsidR="007C3C66" w:rsidRPr="007C3C66" w:rsidRDefault="007C3C66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2=Yes </w:t>
            </w:r>
          </w:p>
          <w:p w14:paraId="4728D243" w14:textId="77777777" w:rsidR="007C3C66" w:rsidRPr="007C3C66" w:rsidRDefault="007C3C66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888=Don’t know</w:t>
            </w:r>
          </w:p>
          <w:p w14:paraId="0C206660" w14:textId="04172830" w:rsidR="00334EFB" w:rsidRPr="007C3C66" w:rsidRDefault="007C3C66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999=Prefer not to respond</w:t>
            </w:r>
          </w:p>
        </w:tc>
        <w:tc>
          <w:tcPr>
            <w:tcW w:w="9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2042C38" w14:textId="77777777" w:rsidR="00334EFB" w:rsidRPr="007C3C66" w:rsidRDefault="00334EFB" w:rsidP="007C3C66">
            <w:pPr>
              <w:contextualSpacing/>
              <w:rPr>
                <w:rFonts w:asciiTheme="majorHAnsi" w:eastAsia="Calibri" w:hAnsiTheme="majorHAnsi" w:cs="Times New Roman"/>
                <w:i/>
                <w:color w:val="A6A6A6"/>
                <w:sz w:val="20"/>
                <w:szCs w:val="20"/>
              </w:rPr>
            </w:pPr>
          </w:p>
        </w:tc>
      </w:tr>
    </w:tbl>
    <w:p w14:paraId="32008342" w14:textId="77777777" w:rsidR="00334EFB" w:rsidRPr="007C3C66" w:rsidRDefault="00334EFB" w:rsidP="007C3C66">
      <w:pPr>
        <w:rPr>
          <w:ins w:id="5" w:author="Aleta Haflett" w:date="2014-11-05T08:30:00Z"/>
          <w:rFonts w:asciiTheme="majorHAnsi" w:hAnsiTheme="majorHAnsi"/>
          <w:color w:val="000000" w:themeColor="text1"/>
          <w:sz w:val="20"/>
          <w:szCs w:val="20"/>
        </w:rPr>
      </w:pPr>
    </w:p>
    <w:p w14:paraId="418A12AC" w14:textId="77777777" w:rsidR="00FA13E0" w:rsidRPr="007C3C66" w:rsidRDefault="00FA13E0" w:rsidP="007C3C66">
      <w:pPr>
        <w:pStyle w:val="ListParagraph"/>
        <w:spacing w:after="0" w:line="240" w:lineRule="auto"/>
        <w:ind w:left="1080"/>
        <w:rPr>
          <w:ins w:id="6" w:author="Aleta Haflett" w:date="2014-11-05T08:34:00Z"/>
          <w:rFonts w:asciiTheme="majorHAnsi" w:hAnsiTheme="majorHAnsi"/>
          <w:color w:val="000000" w:themeColor="text1"/>
          <w:sz w:val="20"/>
          <w:szCs w:val="20"/>
        </w:rPr>
      </w:pPr>
    </w:p>
    <w:p w14:paraId="63335BAC" w14:textId="77777777" w:rsidR="00FA13E0" w:rsidRPr="007C3C66" w:rsidRDefault="00FA13E0" w:rsidP="007C3C66">
      <w:pPr>
        <w:pStyle w:val="ListParagraph"/>
        <w:spacing w:after="0" w:line="240" w:lineRule="auto"/>
        <w:ind w:left="1080"/>
        <w:rPr>
          <w:rFonts w:asciiTheme="majorHAnsi" w:hAnsiTheme="majorHAnsi"/>
          <w:color w:val="000000" w:themeColor="text1"/>
          <w:sz w:val="20"/>
          <w:szCs w:val="20"/>
        </w:rPr>
      </w:pPr>
    </w:p>
    <w:p w14:paraId="6799E591" w14:textId="513D1322" w:rsidR="00296D0E" w:rsidRPr="007C3C66" w:rsidRDefault="00296D0E" w:rsidP="007C3C66">
      <w:pPr>
        <w:rPr>
          <w:rFonts w:asciiTheme="majorHAnsi" w:hAnsiTheme="majorHAnsi"/>
          <w:color w:val="000000" w:themeColor="text1"/>
          <w:sz w:val="20"/>
          <w:szCs w:val="20"/>
        </w:rPr>
      </w:pPr>
      <w:r w:rsidRPr="007C3C66">
        <w:rPr>
          <w:rFonts w:asciiTheme="majorHAnsi" w:hAnsiTheme="majorHAnsi"/>
          <w:color w:val="000000" w:themeColor="text1"/>
          <w:sz w:val="20"/>
          <w:szCs w:val="20"/>
        </w:rPr>
        <w:t>PERCEPTIONS OF DEFORESTATION AND CLIMATE CHANGE</w:t>
      </w:r>
    </w:p>
    <w:p w14:paraId="54BA876B" w14:textId="12E9F2A9" w:rsidR="00F35D3A" w:rsidRPr="007C3C66" w:rsidDel="00980B7E" w:rsidRDefault="00F35D3A" w:rsidP="007C3C66">
      <w:pPr>
        <w:rPr>
          <w:del w:id="7" w:author="Stephanie Fenner" w:date="2014-11-05T14:16:00Z"/>
          <w:rFonts w:asciiTheme="majorHAnsi" w:hAnsiTheme="majorHAnsi"/>
          <w:color w:val="000000" w:themeColor="text1"/>
          <w:sz w:val="20"/>
          <w:szCs w:val="20"/>
        </w:rPr>
      </w:pPr>
      <w:r w:rsidRPr="007C3C66">
        <w:rPr>
          <w:rFonts w:asciiTheme="majorHAnsi" w:hAnsiTheme="majorHAnsi"/>
          <w:color w:val="000000" w:themeColor="text1"/>
          <w:sz w:val="20"/>
          <w:szCs w:val="20"/>
        </w:rPr>
        <w:t xml:space="preserve">Please tell me how much you agree or disagree with the following statements. </w:t>
      </w:r>
    </w:p>
    <w:p w14:paraId="3C331C46" w14:textId="77777777" w:rsidR="00980B7E" w:rsidRPr="007C3C66" w:rsidRDefault="00980B7E" w:rsidP="007C3C66">
      <w:pPr>
        <w:rPr>
          <w:rFonts w:asciiTheme="majorHAnsi" w:hAnsiTheme="majorHAnsi" w:cs="Arial"/>
          <w:sz w:val="20"/>
          <w:szCs w:val="20"/>
        </w:rPr>
      </w:pP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0"/>
        <w:gridCol w:w="4950"/>
        <w:gridCol w:w="3420"/>
        <w:gridCol w:w="980"/>
      </w:tblGrid>
      <w:tr w:rsidR="00334EFB" w:rsidRPr="007C3C66" w14:paraId="73FFDD51" w14:textId="77777777" w:rsidTr="00F35D3A">
        <w:trPr>
          <w:trHeight w:val="2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D2826" w14:textId="77777777" w:rsidR="00334EFB" w:rsidRPr="007C3C66" w:rsidRDefault="00334EFB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29ED21" w14:textId="37CDB26F" w:rsidR="00334EFB" w:rsidRPr="007C3C66" w:rsidRDefault="00334EFB" w:rsidP="007C3C6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I believe climate change is a problem in my community.</w:t>
            </w:r>
          </w:p>
          <w:p w14:paraId="4F7AF516" w14:textId="77777777" w:rsidR="00334EFB" w:rsidRPr="007C3C66" w:rsidRDefault="00334EFB" w:rsidP="007C3C66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B192EA0" w14:textId="77777777" w:rsidR="00334EFB" w:rsidRPr="007C3C66" w:rsidRDefault="00334EFB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1=Strongly agree</w:t>
            </w:r>
          </w:p>
          <w:p w14:paraId="501E7D9A" w14:textId="77777777" w:rsidR="00334EFB" w:rsidRPr="007C3C66" w:rsidRDefault="00334EFB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2=Agree</w:t>
            </w:r>
          </w:p>
          <w:p w14:paraId="3CC54FBE" w14:textId="77777777" w:rsidR="00334EFB" w:rsidRPr="007C3C66" w:rsidRDefault="00334EFB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3=Neither agree nor disagree</w:t>
            </w:r>
          </w:p>
          <w:p w14:paraId="7890FAD8" w14:textId="77777777" w:rsidR="00334EFB" w:rsidRPr="007C3C66" w:rsidRDefault="00334EFB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4=Disagree</w:t>
            </w: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ab/>
            </w:r>
          </w:p>
          <w:p w14:paraId="6CF433F7" w14:textId="77777777" w:rsidR="00334EFB" w:rsidRPr="007C3C66" w:rsidRDefault="00334EFB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5=Strongly disagree</w:t>
            </w:r>
          </w:p>
          <w:p w14:paraId="6F7A828A" w14:textId="77777777" w:rsidR="00334EFB" w:rsidRPr="007C3C66" w:rsidRDefault="00334EFB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888=Don't know</w:t>
            </w:r>
          </w:p>
          <w:p w14:paraId="49EED30E" w14:textId="77777777" w:rsidR="00334EFB" w:rsidRPr="007C3C66" w:rsidRDefault="00334EFB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9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A23A1B7" w14:textId="77777777" w:rsidR="00334EFB" w:rsidRPr="007C3C66" w:rsidRDefault="00334EFB" w:rsidP="007C3C66">
            <w:pPr>
              <w:contextualSpacing/>
              <w:rPr>
                <w:rFonts w:asciiTheme="majorHAnsi" w:eastAsia="Calibri" w:hAnsiTheme="majorHAnsi" w:cs="Times New Roman"/>
                <w:i/>
                <w:color w:val="A6A6A6"/>
                <w:sz w:val="20"/>
                <w:szCs w:val="20"/>
              </w:rPr>
            </w:pPr>
          </w:p>
        </w:tc>
      </w:tr>
      <w:tr w:rsidR="00334EFB" w:rsidRPr="007C3C66" w14:paraId="271C66CE" w14:textId="77777777" w:rsidTr="00F35D3A">
        <w:trPr>
          <w:trHeight w:val="2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40700" w14:textId="77777777" w:rsidR="00334EFB" w:rsidRPr="007C3C66" w:rsidRDefault="00334EFB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FD399B" w14:textId="1DE8976D" w:rsidR="00334EFB" w:rsidRPr="007C3C66" w:rsidRDefault="00334EFB" w:rsidP="007C3C66">
            <w:pPr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I believe deforestation is a problem in my community.</w:t>
            </w: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1E74751" w14:textId="77777777" w:rsidR="00334EFB" w:rsidRPr="007C3C66" w:rsidRDefault="00334EFB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1=Strongly agree</w:t>
            </w:r>
          </w:p>
          <w:p w14:paraId="10A7BC6E" w14:textId="77777777" w:rsidR="00334EFB" w:rsidRPr="007C3C66" w:rsidRDefault="00334EFB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2=Agree</w:t>
            </w:r>
          </w:p>
          <w:p w14:paraId="0DF47ED0" w14:textId="77777777" w:rsidR="00334EFB" w:rsidRPr="007C3C66" w:rsidRDefault="00334EFB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3=Neither agree nor disagree</w:t>
            </w:r>
          </w:p>
          <w:p w14:paraId="77B1A389" w14:textId="77777777" w:rsidR="00334EFB" w:rsidRPr="007C3C66" w:rsidRDefault="00334EFB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4=Disagree</w:t>
            </w: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ab/>
            </w:r>
          </w:p>
          <w:p w14:paraId="74DBC4E3" w14:textId="77777777" w:rsidR="00334EFB" w:rsidRPr="007C3C66" w:rsidRDefault="00334EFB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5=Strongly disagree</w:t>
            </w:r>
          </w:p>
          <w:p w14:paraId="2E1D3DEA" w14:textId="77777777" w:rsidR="00334EFB" w:rsidRPr="007C3C66" w:rsidRDefault="00334EFB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888=Don't know</w:t>
            </w:r>
          </w:p>
          <w:p w14:paraId="0897C867" w14:textId="32DD00D1" w:rsidR="00334EFB" w:rsidRPr="007C3C66" w:rsidRDefault="00334EFB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9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1EFC9C5" w14:textId="77777777" w:rsidR="00334EFB" w:rsidRPr="007C3C66" w:rsidRDefault="00334EFB" w:rsidP="007C3C66">
            <w:pPr>
              <w:contextualSpacing/>
              <w:rPr>
                <w:rFonts w:asciiTheme="majorHAnsi" w:eastAsia="Calibri" w:hAnsiTheme="majorHAnsi" w:cs="Times New Roman"/>
                <w:i/>
                <w:color w:val="A6A6A6"/>
                <w:sz w:val="20"/>
                <w:szCs w:val="20"/>
              </w:rPr>
            </w:pPr>
          </w:p>
        </w:tc>
      </w:tr>
      <w:tr w:rsidR="00334EFB" w:rsidRPr="007C3C66" w14:paraId="648AAAAB" w14:textId="77777777" w:rsidTr="00F35D3A">
        <w:trPr>
          <w:trHeight w:val="2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9A64B" w14:textId="77777777" w:rsidR="00334EFB" w:rsidRPr="007C3C66" w:rsidRDefault="00334EFB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CD5B57" w14:textId="7F05F29B" w:rsidR="00334EFB" w:rsidRPr="007C3C66" w:rsidRDefault="00334EFB" w:rsidP="007C3C66">
            <w:pPr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 xml:space="preserve">I believe it is important to </w:t>
            </w:r>
            <w:proofErr w:type="spellStart"/>
            <w:r w:rsidRPr="007C3C66">
              <w:rPr>
                <w:rFonts w:asciiTheme="majorHAnsi" w:hAnsiTheme="majorHAnsi"/>
                <w:sz w:val="20"/>
                <w:szCs w:val="20"/>
              </w:rPr>
              <w:t>preotect</w:t>
            </w:r>
            <w:proofErr w:type="spellEnd"/>
            <w:r w:rsidRPr="007C3C66">
              <w:rPr>
                <w:rFonts w:asciiTheme="majorHAnsi" w:hAnsiTheme="majorHAnsi"/>
                <w:sz w:val="20"/>
                <w:szCs w:val="20"/>
              </w:rPr>
              <w:t xml:space="preserve"> the forests in my community.</w:t>
            </w: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3751E5A" w14:textId="77777777" w:rsidR="00334EFB" w:rsidRPr="007C3C66" w:rsidRDefault="00334EFB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1=Strongly agree</w:t>
            </w:r>
          </w:p>
          <w:p w14:paraId="1F1A4707" w14:textId="77777777" w:rsidR="00334EFB" w:rsidRPr="007C3C66" w:rsidRDefault="00334EFB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2=Agree</w:t>
            </w:r>
          </w:p>
          <w:p w14:paraId="4E239356" w14:textId="77777777" w:rsidR="00334EFB" w:rsidRPr="007C3C66" w:rsidRDefault="00334EFB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3=Neither agree nor disagree</w:t>
            </w:r>
          </w:p>
          <w:p w14:paraId="45D82222" w14:textId="77777777" w:rsidR="00334EFB" w:rsidRPr="007C3C66" w:rsidRDefault="00334EFB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4=Disagree</w:t>
            </w: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ab/>
            </w:r>
          </w:p>
          <w:p w14:paraId="0FA24EAB" w14:textId="77777777" w:rsidR="00334EFB" w:rsidRPr="007C3C66" w:rsidRDefault="00334EFB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5=Strongly disagree</w:t>
            </w:r>
          </w:p>
          <w:p w14:paraId="60B0A134" w14:textId="77777777" w:rsidR="00334EFB" w:rsidRPr="007C3C66" w:rsidRDefault="00334EFB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888=Don't know</w:t>
            </w:r>
          </w:p>
          <w:p w14:paraId="10361F7B" w14:textId="732532BC" w:rsidR="00334EFB" w:rsidRPr="007C3C66" w:rsidRDefault="00334EFB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9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762635D" w14:textId="77777777" w:rsidR="00334EFB" w:rsidRPr="007C3C66" w:rsidRDefault="00334EFB" w:rsidP="007C3C66">
            <w:pPr>
              <w:contextualSpacing/>
              <w:rPr>
                <w:rFonts w:asciiTheme="majorHAnsi" w:eastAsia="Calibri" w:hAnsiTheme="majorHAnsi" w:cs="Times New Roman"/>
                <w:i/>
                <w:color w:val="A6A6A6"/>
                <w:sz w:val="20"/>
                <w:szCs w:val="20"/>
              </w:rPr>
            </w:pPr>
          </w:p>
        </w:tc>
      </w:tr>
      <w:tr w:rsidR="00334EFB" w:rsidRPr="007C3C66" w14:paraId="7C8F3B73" w14:textId="77777777" w:rsidTr="00F35D3A">
        <w:trPr>
          <w:trHeight w:val="2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B358C" w14:textId="77777777" w:rsidR="00334EFB" w:rsidRPr="007C3C66" w:rsidRDefault="00334EFB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41EA9D" w14:textId="4FE60AE2" w:rsidR="00334EFB" w:rsidRPr="007C3C66" w:rsidRDefault="00334EFB" w:rsidP="007C3C66">
            <w:pPr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 xml:space="preserve">Protecting the forests in will bring positive benefits to </w:t>
            </w:r>
            <w:proofErr w:type="spellStart"/>
            <w:r w:rsidRPr="007C3C66">
              <w:rPr>
                <w:rFonts w:asciiTheme="majorHAnsi" w:hAnsiTheme="majorHAnsi"/>
                <w:sz w:val="20"/>
                <w:szCs w:val="20"/>
              </w:rPr>
              <w:t>mycommunity</w:t>
            </w:r>
            <w:proofErr w:type="spellEnd"/>
            <w:r w:rsidRPr="007C3C66">
              <w:rPr>
                <w:rFonts w:asciiTheme="majorHAnsi" w:hAnsiTheme="majorHAnsi"/>
                <w:sz w:val="20"/>
                <w:szCs w:val="20"/>
              </w:rPr>
              <w:t xml:space="preserve">. </w:t>
            </w: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60FFA3B" w14:textId="77777777" w:rsidR="00334EFB" w:rsidRPr="007C3C66" w:rsidRDefault="00334EFB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1=Strongly agree</w:t>
            </w:r>
          </w:p>
          <w:p w14:paraId="7DFF57E3" w14:textId="77777777" w:rsidR="00334EFB" w:rsidRPr="007C3C66" w:rsidRDefault="00334EFB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2=Agree</w:t>
            </w:r>
          </w:p>
          <w:p w14:paraId="47DB90FB" w14:textId="77777777" w:rsidR="00334EFB" w:rsidRPr="007C3C66" w:rsidRDefault="00334EFB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3=Neither agree nor disagree</w:t>
            </w:r>
          </w:p>
          <w:p w14:paraId="4D55CE37" w14:textId="77777777" w:rsidR="00334EFB" w:rsidRPr="007C3C66" w:rsidRDefault="00334EFB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4=Disagree</w:t>
            </w: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ab/>
            </w:r>
          </w:p>
          <w:p w14:paraId="6FD4F66F" w14:textId="77777777" w:rsidR="00334EFB" w:rsidRPr="007C3C66" w:rsidRDefault="00334EFB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5=Strongly disagree</w:t>
            </w:r>
          </w:p>
          <w:p w14:paraId="57FEF416" w14:textId="77777777" w:rsidR="00334EFB" w:rsidRPr="007C3C66" w:rsidRDefault="00334EFB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888=Don't know</w:t>
            </w:r>
          </w:p>
          <w:p w14:paraId="71D2700F" w14:textId="6AE6E241" w:rsidR="00334EFB" w:rsidRPr="007C3C66" w:rsidRDefault="00334EFB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  <w:r w:rsidRPr="007C3C66">
              <w:rPr>
                <w:rFonts w:asciiTheme="majorHAnsi" w:eastAsia="Calibri" w:hAnsiTheme="majorHAnsi"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9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121E65D" w14:textId="77777777" w:rsidR="00334EFB" w:rsidRPr="007C3C66" w:rsidRDefault="00334EFB" w:rsidP="007C3C66">
            <w:pPr>
              <w:contextualSpacing/>
              <w:rPr>
                <w:rFonts w:asciiTheme="majorHAnsi" w:eastAsia="Calibri" w:hAnsiTheme="majorHAnsi" w:cs="Times New Roman"/>
                <w:i/>
                <w:color w:val="A6A6A6"/>
                <w:sz w:val="20"/>
                <w:szCs w:val="20"/>
              </w:rPr>
            </w:pPr>
          </w:p>
        </w:tc>
      </w:tr>
      <w:tr w:rsidR="007C0D34" w:rsidRPr="007C3C66" w14:paraId="6F26D4D7" w14:textId="77777777" w:rsidTr="00F35D3A">
        <w:trPr>
          <w:trHeight w:val="2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A5B73" w14:textId="77777777" w:rsidR="007C0D34" w:rsidRPr="007C3C66" w:rsidRDefault="007C0D34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2D108F" w14:textId="77777777" w:rsidR="007C0D34" w:rsidRPr="007C3C66" w:rsidRDefault="007C0D34" w:rsidP="00A71B24">
            <w:pPr>
              <w:ind w:right="-108"/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 w:cs="Arial"/>
                <w:sz w:val="20"/>
                <w:szCs w:val="20"/>
              </w:rPr>
              <w:t xml:space="preserve">In the past 5 years, have you observed any of the following changes in climate in the project area? </w:t>
            </w:r>
          </w:p>
          <w:p w14:paraId="4C030DC3" w14:textId="77777777" w:rsidR="007C0D34" w:rsidRPr="007C3C66" w:rsidRDefault="007C0D34" w:rsidP="007C3C66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8E0E7AF" w14:textId="77777777" w:rsidR="007C0D34" w:rsidRPr="007C3C66" w:rsidRDefault="007C0D34" w:rsidP="00A71B24">
            <w:pPr>
              <w:ind w:right="-115"/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 w:cs="Arial"/>
                <w:sz w:val="20"/>
                <w:szCs w:val="20"/>
              </w:rPr>
              <w:t>1=Reduced rainfall</w:t>
            </w:r>
            <w:r w:rsidRPr="007C3C66">
              <w:rPr>
                <w:rFonts w:ascii="MS Gothic" w:eastAsia="MS Gothic" w:hAnsi="MS Gothic" w:cs="MS Gothic" w:hint="eastAsia"/>
                <w:sz w:val="20"/>
                <w:szCs w:val="20"/>
              </w:rPr>
              <w:t> </w:t>
            </w:r>
          </w:p>
          <w:p w14:paraId="27250516" w14:textId="77777777" w:rsidR="007C0D34" w:rsidRPr="007C3C66" w:rsidRDefault="007C0D34" w:rsidP="00A71B24">
            <w:pPr>
              <w:ind w:right="-115"/>
              <w:rPr>
                <w:rFonts w:asciiTheme="majorHAnsi" w:hAnsiTheme="majorHAnsi" w:cs="Arial"/>
                <w:sz w:val="20"/>
                <w:szCs w:val="20"/>
              </w:rPr>
            </w:pPr>
            <w:r w:rsidRPr="007C3C66">
              <w:rPr>
                <w:rFonts w:asciiTheme="majorHAnsi" w:hAnsiTheme="majorHAnsi" w:cs="Arial"/>
                <w:sz w:val="20"/>
                <w:szCs w:val="20"/>
              </w:rPr>
              <w:t>2=Increased rainfall</w:t>
            </w:r>
          </w:p>
          <w:p w14:paraId="5240DA22" w14:textId="77777777" w:rsidR="007C0D34" w:rsidRPr="007C3C66" w:rsidRDefault="007C0D34" w:rsidP="00A71B24">
            <w:pPr>
              <w:ind w:right="-115"/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/>
                <w:sz w:val="20"/>
                <w:szCs w:val="20"/>
              </w:rPr>
              <w:t>3=</w:t>
            </w:r>
            <w:r w:rsidRPr="007C3C66">
              <w:rPr>
                <w:rFonts w:asciiTheme="majorHAnsi" w:hAnsiTheme="majorHAnsi" w:cs="Arial"/>
                <w:sz w:val="20"/>
                <w:szCs w:val="20"/>
              </w:rPr>
              <w:t xml:space="preserve">Changes in seasonal patterns (when rainy and dry seasons occur) </w:t>
            </w:r>
          </w:p>
          <w:p w14:paraId="1CFD2C96" w14:textId="77777777" w:rsidR="007C0D34" w:rsidRPr="007C3C66" w:rsidRDefault="007C0D34" w:rsidP="00A71B24">
            <w:pPr>
              <w:ind w:right="-115"/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 w:cs="Arial"/>
                <w:sz w:val="20"/>
                <w:szCs w:val="20"/>
              </w:rPr>
              <w:t>4=Drought</w:t>
            </w:r>
            <w:r w:rsidRPr="007C3C66">
              <w:rPr>
                <w:rFonts w:ascii="MS Gothic" w:eastAsia="MS Gothic" w:hAnsi="MS Gothic" w:cs="MS Gothic" w:hint="eastAsia"/>
                <w:sz w:val="20"/>
                <w:szCs w:val="20"/>
              </w:rPr>
              <w:t> </w:t>
            </w:r>
          </w:p>
          <w:p w14:paraId="37A42EFD" w14:textId="77777777" w:rsidR="007C0D34" w:rsidRPr="007C3C66" w:rsidRDefault="007C0D34" w:rsidP="00A71B24">
            <w:pPr>
              <w:ind w:right="-115"/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 w:cs="Arial"/>
                <w:sz w:val="20"/>
                <w:szCs w:val="20"/>
              </w:rPr>
              <w:t>5=Flooding/landslides</w:t>
            </w:r>
            <w:r w:rsidRPr="007C3C66">
              <w:rPr>
                <w:rFonts w:ascii="MS Gothic" w:eastAsia="MS Gothic" w:hAnsi="MS Gothic" w:cs="MS Gothic" w:hint="eastAsia"/>
                <w:sz w:val="20"/>
                <w:szCs w:val="20"/>
              </w:rPr>
              <w:t> </w:t>
            </w:r>
          </w:p>
          <w:p w14:paraId="30AB781A" w14:textId="77777777" w:rsidR="007C0D34" w:rsidRPr="007C3C66" w:rsidRDefault="007C0D34" w:rsidP="00A71B24">
            <w:pPr>
              <w:ind w:right="-115"/>
              <w:rPr>
                <w:rFonts w:asciiTheme="majorHAnsi" w:hAnsiTheme="majorHAnsi"/>
                <w:sz w:val="20"/>
                <w:szCs w:val="20"/>
              </w:rPr>
            </w:pPr>
            <w:r w:rsidRPr="007C3C66">
              <w:rPr>
                <w:rFonts w:asciiTheme="majorHAnsi" w:hAnsiTheme="majorHAnsi" w:cs="Arial"/>
                <w:sz w:val="20"/>
                <w:szCs w:val="20"/>
              </w:rPr>
              <w:t>6=Other (specify)</w:t>
            </w:r>
          </w:p>
          <w:p w14:paraId="3D2B4F44" w14:textId="77777777" w:rsidR="007C0D34" w:rsidRPr="007C3C66" w:rsidRDefault="007C0D34" w:rsidP="00A71B24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</w:p>
          <w:p w14:paraId="2C33DA84" w14:textId="77777777" w:rsidR="007C0D34" w:rsidRPr="007C3C66" w:rsidRDefault="007C0D34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</w:p>
        </w:tc>
        <w:tc>
          <w:tcPr>
            <w:tcW w:w="9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C52CA46" w14:textId="77777777" w:rsidR="007C0D34" w:rsidRPr="007C3C66" w:rsidRDefault="007C0D34" w:rsidP="007C3C66">
            <w:pPr>
              <w:contextualSpacing/>
              <w:rPr>
                <w:rFonts w:asciiTheme="majorHAnsi" w:eastAsia="Calibri" w:hAnsiTheme="majorHAnsi" w:cs="Times New Roman"/>
                <w:i/>
                <w:color w:val="A6A6A6"/>
                <w:sz w:val="20"/>
                <w:szCs w:val="20"/>
              </w:rPr>
            </w:pPr>
          </w:p>
        </w:tc>
      </w:tr>
      <w:tr w:rsidR="007C0D34" w:rsidRPr="007C3C66" w14:paraId="4322B452" w14:textId="77777777" w:rsidTr="00F35D3A">
        <w:trPr>
          <w:trHeight w:val="2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56898" w14:textId="77777777" w:rsidR="007C0D34" w:rsidRPr="007C3C66" w:rsidRDefault="007C0D34" w:rsidP="007C3C66">
            <w:pPr>
              <w:contextualSpacing/>
              <w:rPr>
                <w:rFonts w:asciiTheme="majorHAnsi" w:eastAsia="Calibri" w:hAnsiTheme="majorHAnsi" w:cs="Times New Roman"/>
                <w:sz w:val="20"/>
                <w:szCs w:val="20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731785" w14:textId="77777777" w:rsidR="007C0D34" w:rsidRPr="007C3C66" w:rsidRDefault="007C0D34" w:rsidP="00E72EE6">
            <w:pPr>
              <w:rPr>
                <w:rFonts w:asciiTheme="majorHAnsi" w:hAnsiTheme="majorHAnsi" w:cs="Arial"/>
                <w:sz w:val="20"/>
                <w:szCs w:val="20"/>
              </w:rPr>
            </w:pPr>
            <w:r w:rsidRPr="007C3C66">
              <w:rPr>
                <w:rFonts w:asciiTheme="majorHAnsi" w:hAnsiTheme="majorHAnsi" w:cs="Arial"/>
                <w:sz w:val="20"/>
                <w:szCs w:val="20"/>
              </w:rPr>
              <w:t xml:space="preserve">In the past 5 years, have you observed any of the following changes in the forest area that you think are due to change in climate? </w:t>
            </w:r>
          </w:p>
          <w:p w14:paraId="6F3A8DD8" w14:textId="77777777" w:rsidR="007C0D34" w:rsidRPr="007C3C66" w:rsidRDefault="007C0D34" w:rsidP="00A71B24">
            <w:pPr>
              <w:ind w:right="-108"/>
              <w:rPr>
                <w:rFonts w:asciiTheme="majorHAnsi" w:hAnsiTheme="majorHAnsi" w:cs="Arial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45A3C1C" w14:textId="77777777" w:rsidR="007C0D34" w:rsidRPr="007C3C66" w:rsidRDefault="007C0D34" w:rsidP="00E72EE6">
            <w:pPr>
              <w:rPr>
                <w:rFonts w:asciiTheme="majorHAnsi" w:hAnsiTheme="majorHAnsi" w:cs="Arial"/>
                <w:sz w:val="20"/>
                <w:szCs w:val="20"/>
              </w:rPr>
            </w:pPr>
            <w:r w:rsidRPr="007C3C66">
              <w:rPr>
                <w:rFonts w:asciiTheme="majorHAnsi" w:hAnsiTheme="majorHAnsi" w:cs="Arial"/>
                <w:sz w:val="20"/>
                <w:szCs w:val="20"/>
              </w:rPr>
              <w:t xml:space="preserve">1=Decline in abundance of game and non-timber forest products </w:t>
            </w:r>
          </w:p>
          <w:p w14:paraId="34C0BC23" w14:textId="77777777" w:rsidR="007C0D34" w:rsidRPr="007C3C66" w:rsidRDefault="007C0D34" w:rsidP="00E72EE6">
            <w:pPr>
              <w:rPr>
                <w:rFonts w:asciiTheme="majorHAnsi" w:hAnsiTheme="majorHAnsi" w:cs="Arial"/>
                <w:sz w:val="20"/>
                <w:szCs w:val="20"/>
              </w:rPr>
            </w:pPr>
            <w:r w:rsidRPr="007C3C66">
              <w:rPr>
                <w:rFonts w:asciiTheme="majorHAnsi" w:hAnsiTheme="majorHAnsi" w:cs="Arial"/>
                <w:sz w:val="20"/>
                <w:szCs w:val="20"/>
              </w:rPr>
              <w:t>2=Decline in productivity or health of fisheries</w:t>
            </w:r>
            <w:r w:rsidRPr="007C3C66">
              <w:rPr>
                <w:rFonts w:ascii="MS Gothic" w:eastAsia="MS Gothic" w:hAnsi="MS Gothic" w:cs="MS Gothic" w:hint="eastAsia"/>
                <w:sz w:val="20"/>
                <w:szCs w:val="20"/>
              </w:rPr>
              <w:t> </w:t>
            </w:r>
          </w:p>
          <w:p w14:paraId="60FE6CDF" w14:textId="77777777" w:rsidR="007C0D34" w:rsidRPr="007C3C66" w:rsidRDefault="007C0D34" w:rsidP="00E72EE6">
            <w:pPr>
              <w:rPr>
                <w:rFonts w:asciiTheme="majorHAnsi" w:hAnsiTheme="majorHAnsi" w:cs="Arial"/>
                <w:sz w:val="20"/>
                <w:szCs w:val="20"/>
              </w:rPr>
            </w:pPr>
            <w:r w:rsidRPr="007C3C66">
              <w:rPr>
                <w:rFonts w:asciiTheme="majorHAnsi" w:hAnsiTheme="majorHAnsi" w:cs="Arial"/>
                <w:sz w:val="20"/>
                <w:szCs w:val="20"/>
              </w:rPr>
              <w:t>3=Change in seasons of flowering or fruiting</w:t>
            </w:r>
            <w:r w:rsidRPr="007C3C66">
              <w:rPr>
                <w:rFonts w:ascii="MS Gothic" w:eastAsia="MS Gothic" w:hAnsi="MS Gothic" w:cs="MS Gothic" w:hint="eastAsia"/>
                <w:sz w:val="20"/>
                <w:szCs w:val="20"/>
              </w:rPr>
              <w:t> </w:t>
            </w:r>
          </w:p>
          <w:p w14:paraId="1BA37EE8" w14:textId="77777777" w:rsidR="007C0D34" w:rsidRPr="007C3C66" w:rsidRDefault="007C0D34" w:rsidP="00E72EE6">
            <w:pPr>
              <w:rPr>
                <w:rFonts w:asciiTheme="majorHAnsi" w:hAnsiTheme="majorHAnsi" w:cs="Arial"/>
                <w:sz w:val="20"/>
                <w:szCs w:val="20"/>
              </w:rPr>
            </w:pPr>
            <w:r w:rsidRPr="007C3C66">
              <w:rPr>
                <w:rFonts w:asciiTheme="majorHAnsi" w:hAnsiTheme="majorHAnsi" w:cs="Arial"/>
                <w:sz w:val="20"/>
                <w:szCs w:val="20"/>
              </w:rPr>
              <w:t>4=Decline in crops/harvest cycles</w:t>
            </w:r>
          </w:p>
          <w:p w14:paraId="6A48403A" w14:textId="77777777" w:rsidR="007C0D34" w:rsidRPr="007C3C66" w:rsidRDefault="007C0D34" w:rsidP="00E72EE6">
            <w:pPr>
              <w:rPr>
                <w:rFonts w:asciiTheme="majorHAnsi" w:hAnsiTheme="majorHAnsi" w:cs="Arial"/>
                <w:sz w:val="20"/>
                <w:szCs w:val="20"/>
              </w:rPr>
            </w:pPr>
            <w:r w:rsidRPr="007C3C66">
              <w:rPr>
                <w:rFonts w:asciiTheme="majorHAnsi" w:hAnsiTheme="majorHAnsi" w:cs="Arial"/>
                <w:sz w:val="20"/>
                <w:szCs w:val="20"/>
              </w:rPr>
              <w:t xml:space="preserve">5=Other (specify): </w:t>
            </w:r>
          </w:p>
          <w:p w14:paraId="346096A0" w14:textId="77777777" w:rsidR="007C0D34" w:rsidRPr="007C3C66" w:rsidRDefault="007C0D34" w:rsidP="00A71B24">
            <w:pPr>
              <w:ind w:right="-115"/>
              <w:rPr>
                <w:rFonts w:asciiTheme="majorHAnsi" w:hAnsiTheme="majorHAnsi" w:cs="Arial"/>
                <w:sz w:val="20"/>
                <w:szCs w:val="20"/>
              </w:rPr>
            </w:pPr>
          </w:p>
        </w:tc>
        <w:tc>
          <w:tcPr>
            <w:tcW w:w="9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87F350A" w14:textId="77777777" w:rsidR="007C0D34" w:rsidRPr="007C3C66" w:rsidRDefault="007C0D34" w:rsidP="007C3C66">
            <w:pPr>
              <w:contextualSpacing/>
              <w:rPr>
                <w:rFonts w:asciiTheme="majorHAnsi" w:eastAsia="Calibri" w:hAnsiTheme="majorHAnsi" w:cs="Times New Roman"/>
                <w:i/>
                <w:color w:val="A6A6A6"/>
                <w:sz w:val="20"/>
                <w:szCs w:val="20"/>
              </w:rPr>
            </w:pPr>
          </w:p>
        </w:tc>
      </w:tr>
    </w:tbl>
    <w:p w14:paraId="034066AF" w14:textId="77777777" w:rsidR="00334EFB" w:rsidRPr="007C3C66" w:rsidRDefault="00334EFB" w:rsidP="007C3C66">
      <w:pPr>
        <w:ind w:right="-108"/>
        <w:rPr>
          <w:rFonts w:asciiTheme="majorHAnsi" w:hAnsiTheme="majorHAnsi"/>
          <w:sz w:val="20"/>
          <w:szCs w:val="20"/>
        </w:rPr>
      </w:pPr>
    </w:p>
    <w:p w14:paraId="44449AA4" w14:textId="77777777" w:rsidR="00334EFB" w:rsidRPr="007C3C66" w:rsidRDefault="00334EFB" w:rsidP="007C3C66">
      <w:pPr>
        <w:ind w:right="-108"/>
        <w:rPr>
          <w:rFonts w:asciiTheme="majorHAnsi" w:hAnsiTheme="majorHAnsi"/>
          <w:sz w:val="20"/>
          <w:szCs w:val="20"/>
        </w:rPr>
      </w:pPr>
    </w:p>
    <w:p w14:paraId="4AF2CFCC" w14:textId="0C3871F2" w:rsidR="0046427C" w:rsidRPr="007C3C66" w:rsidRDefault="00AD3137" w:rsidP="007C3C66">
      <w:pPr>
        <w:rPr>
          <w:rFonts w:asciiTheme="majorHAnsi" w:hAnsiTheme="majorHAnsi"/>
          <w:sz w:val="20"/>
          <w:szCs w:val="20"/>
        </w:rPr>
      </w:pPr>
      <w:proofErr w:type="gramStart"/>
      <w:r w:rsidRPr="007C3C66">
        <w:rPr>
          <w:rFonts w:asciiTheme="majorHAnsi" w:hAnsiTheme="majorHAnsi"/>
          <w:sz w:val="20"/>
          <w:szCs w:val="20"/>
        </w:rPr>
        <w:t>Potential open-ended questions.</w:t>
      </w:r>
      <w:proofErr w:type="gramEnd"/>
      <w:r w:rsidRPr="007C3C66">
        <w:rPr>
          <w:rFonts w:asciiTheme="majorHAnsi" w:hAnsiTheme="majorHAnsi"/>
          <w:sz w:val="20"/>
          <w:szCs w:val="20"/>
        </w:rPr>
        <w:t xml:space="preserve"> </w:t>
      </w:r>
    </w:p>
    <w:p w14:paraId="7307C5B4" w14:textId="4329F510" w:rsidR="00AD3137" w:rsidRPr="007C3C66" w:rsidRDefault="00AD3137" w:rsidP="007C3C66">
      <w:pPr>
        <w:pStyle w:val="ListParagraph"/>
        <w:numPr>
          <w:ilvl w:val="0"/>
          <w:numId w:val="7"/>
        </w:numPr>
        <w:spacing w:after="0" w:line="240" w:lineRule="auto"/>
        <w:rPr>
          <w:rFonts w:asciiTheme="majorHAnsi" w:hAnsiTheme="majorHAnsi"/>
          <w:sz w:val="20"/>
          <w:szCs w:val="20"/>
        </w:rPr>
      </w:pPr>
      <w:r w:rsidRPr="007C3C66">
        <w:rPr>
          <w:rFonts w:asciiTheme="majorHAnsi" w:hAnsiTheme="majorHAnsi"/>
          <w:sz w:val="20"/>
          <w:szCs w:val="20"/>
        </w:rPr>
        <w:t>Do you think that the state/provincial government supports sustainable forest management initiatives, including actions against deforestation?</w:t>
      </w:r>
      <w:r w:rsidR="007C3C66" w:rsidRPr="007C3C66">
        <w:rPr>
          <w:rFonts w:asciiTheme="majorHAnsi" w:hAnsiTheme="majorHAnsi"/>
          <w:sz w:val="20"/>
          <w:szCs w:val="20"/>
        </w:rPr>
        <w:t xml:space="preserve"> Please explain why or why not. </w:t>
      </w:r>
    </w:p>
    <w:p w14:paraId="66C92871" w14:textId="36872560" w:rsidR="00FA2C2D" w:rsidRPr="007C3C66" w:rsidRDefault="00FA2C2D" w:rsidP="007C3C66">
      <w:pPr>
        <w:pStyle w:val="ListParagraph"/>
        <w:numPr>
          <w:ilvl w:val="0"/>
          <w:numId w:val="7"/>
        </w:numPr>
        <w:spacing w:after="0" w:line="240" w:lineRule="auto"/>
        <w:rPr>
          <w:rFonts w:asciiTheme="majorHAnsi" w:hAnsiTheme="majorHAnsi"/>
          <w:sz w:val="20"/>
          <w:szCs w:val="20"/>
        </w:rPr>
      </w:pPr>
      <w:r w:rsidRPr="007C3C66">
        <w:rPr>
          <w:rFonts w:asciiTheme="majorHAnsi" w:hAnsiTheme="majorHAnsi"/>
          <w:sz w:val="20"/>
          <w:szCs w:val="20"/>
        </w:rPr>
        <w:t xml:space="preserve">For the granting of the forest concession/permit, is there a feedback and grievance mechanism locally available for communities? If so, </w:t>
      </w:r>
      <w:proofErr w:type="spellStart"/>
      <w:r w:rsidRPr="007C3C66">
        <w:rPr>
          <w:rFonts w:asciiTheme="majorHAnsi" w:hAnsiTheme="majorHAnsi"/>
          <w:sz w:val="20"/>
          <w:szCs w:val="20"/>
        </w:rPr>
        <w:t>isit</w:t>
      </w:r>
      <w:proofErr w:type="spellEnd"/>
      <w:r w:rsidRPr="007C3C66">
        <w:rPr>
          <w:rFonts w:asciiTheme="majorHAnsi" w:hAnsiTheme="majorHAnsi"/>
          <w:sz w:val="20"/>
          <w:szCs w:val="20"/>
        </w:rPr>
        <w:t xml:space="preserve"> fair and efficient? What organ is responsible of receiving and processing feedback requests and grievances?</w:t>
      </w:r>
    </w:p>
    <w:p w14:paraId="0E66E2B0" w14:textId="77777777" w:rsidR="007C3C66" w:rsidRPr="007C3C66" w:rsidRDefault="00FA2C2D" w:rsidP="007C3C66">
      <w:pPr>
        <w:pStyle w:val="ListParagraph"/>
        <w:numPr>
          <w:ilvl w:val="0"/>
          <w:numId w:val="7"/>
        </w:numPr>
        <w:spacing w:after="0" w:line="240" w:lineRule="auto"/>
        <w:rPr>
          <w:rFonts w:asciiTheme="majorHAnsi" w:hAnsiTheme="majorHAnsi"/>
          <w:sz w:val="20"/>
          <w:szCs w:val="20"/>
        </w:rPr>
      </w:pPr>
      <w:r w:rsidRPr="007C3C66">
        <w:rPr>
          <w:rFonts w:asciiTheme="majorHAnsi" w:hAnsiTheme="majorHAnsi"/>
          <w:sz w:val="20"/>
          <w:szCs w:val="20"/>
        </w:rPr>
        <w:t xml:space="preserve">Where is new </w:t>
      </w:r>
      <w:proofErr w:type="gramStart"/>
      <w:r w:rsidRPr="007C3C66">
        <w:rPr>
          <w:rFonts w:asciiTheme="majorHAnsi" w:hAnsiTheme="majorHAnsi"/>
          <w:sz w:val="20"/>
          <w:szCs w:val="20"/>
        </w:rPr>
        <w:t>crop land</w:t>
      </w:r>
      <w:proofErr w:type="gramEnd"/>
      <w:r w:rsidRPr="007C3C66">
        <w:rPr>
          <w:rFonts w:asciiTheme="majorHAnsi" w:hAnsiTheme="majorHAnsi"/>
          <w:sz w:val="20"/>
          <w:szCs w:val="20"/>
        </w:rPr>
        <w:t xml:space="preserve"> usually opened up? (Customary land/state land- protected areas/state land-GMAs/Other state </w:t>
      </w:r>
      <w:proofErr w:type="spellStart"/>
      <w:r w:rsidRPr="007C3C66">
        <w:rPr>
          <w:rFonts w:asciiTheme="majorHAnsi" w:hAnsiTheme="majorHAnsi"/>
          <w:sz w:val="20"/>
          <w:szCs w:val="20"/>
        </w:rPr>
        <w:t>mand</w:t>
      </w:r>
      <w:proofErr w:type="spellEnd"/>
      <w:r w:rsidRPr="007C3C66">
        <w:rPr>
          <w:rFonts w:asciiTheme="majorHAnsi" w:hAnsiTheme="majorHAnsi"/>
          <w:sz w:val="20"/>
          <w:szCs w:val="20"/>
        </w:rPr>
        <w:t xml:space="preserve">/On leased land, </w:t>
      </w:r>
      <w:proofErr w:type="spellStart"/>
      <w:r w:rsidRPr="007C3C66">
        <w:rPr>
          <w:rFonts w:asciiTheme="majorHAnsi" w:hAnsiTheme="majorHAnsi"/>
          <w:sz w:val="20"/>
          <w:szCs w:val="20"/>
        </w:rPr>
        <w:t>etc</w:t>
      </w:r>
      <w:proofErr w:type="spellEnd"/>
      <w:r w:rsidRPr="007C3C66">
        <w:rPr>
          <w:rFonts w:asciiTheme="majorHAnsi" w:hAnsiTheme="majorHAnsi"/>
          <w:sz w:val="20"/>
          <w:szCs w:val="20"/>
        </w:rPr>
        <w:t>) Do you usually apply for a permission to open up new land? From who to you request permission?</w:t>
      </w:r>
    </w:p>
    <w:p w14:paraId="5C051B4B" w14:textId="77777777" w:rsidR="007C3C66" w:rsidRPr="007C3C66" w:rsidRDefault="00F35D3A" w:rsidP="007C3C66">
      <w:pPr>
        <w:pStyle w:val="ListParagraph"/>
        <w:numPr>
          <w:ilvl w:val="0"/>
          <w:numId w:val="7"/>
        </w:numPr>
        <w:spacing w:after="0" w:line="240" w:lineRule="auto"/>
        <w:rPr>
          <w:rFonts w:asciiTheme="majorHAnsi" w:hAnsiTheme="majorHAnsi"/>
          <w:sz w:val="20"/>
          <w:szCs w:val="20"/>
        </w:rPr>
      </w:pPr>
      <w:r w:rsidRPr="007C3C66">
        <w:rPr>
          <w:rFonts w:asciiTheme="majorHAnsi" w:hAnsiTheme="majorHAnsi"/>
          <w:sz w:val="20"/>
          <w:szCs w:val="20"/>
        </w:rPr>
        <w:t>Are you aware of any major policy shifts (past # years) that affect the utilization of forests by local users? If so, what are they?</w:t>
      </w:r>
    </w:p>
    <w:p w14:paraId="1422E953" w14:textId="77777777" w:rsidR="007C3C66" w:rsidRPr="007C3C66" w:rsidRDefault="00F35D3A" w:rsidP="007C3C66">
      <w:pPr>
        <w:pStyle w:val="ListParagraph"/>
        <w:numPr>
          <w:ilvl w:val="0"/>
          <w:numId w:val="7"/>
        </w:numPr>
        <w:spacing w:after="0" w:line="240" w:lineRule="auto"/>
        <w:rPr>
          <w:rFonts w:asciiTheme="majorHAnsi" w:hAnsiTheme="majorHAnsi"/>
          <w:sz w:val="20"/>
          <w:szCs w:val="20"/>
        </w:rPr>
      </w:pPr>
      <w:r w:rsidRPr="007C3C66">
        <w:rPr>
          <w:rFonts w:asciiTheme="majorHAnsi" w:hAnsiTheme="majorHAnsi"/>
          <w:sz w:val="20"/>
          <w:szCs w:val="20"/>
        </w:rPr>
        <w:t>What rules are specific to strangers in the community wishing to access forest/wooded land? Are members of the community involved in the negotiation process with outsiders wishing to acquire access? If yes, who?</w:t>
      </w:r>
    </w:p>
    <w:p w14:paraId="0AF56B99" w14:textId="77777777" w:rsidR="007C3C66" w:rsidRPr="007C3C66" w:rsidRDefault="00F35D3A" w:rsidP="007C3C66">
      <w:pPr>
        <w:pStyle w:val="ListParagraph"/>
        <w:numPr>
          <w:ilvl w:val="0"/>
          <w:numId w:val="7"/>
        </w:numPr>
        <w:spacing w:after="0" w:line="240" w:lineRule="auto"/>
        <w:rPr>
          <w:rFonts w:asciiTheme="majorHAnsi" w:hAnsiTheme="majorHAnsi"/>
          <w:sz w:val="20"/>
          <w:szCs w:val="20"/>
        </w:rPr>
      </w:pPr>
      <w:r w:rsidRPr="007C3C66">
        <w:rPr>
          <w:rFonts w:asciiTheme="majorHAnsi" w:hAnsiTheme="majorHAnsi"/>
          <w:sz w:val="20"/>
          <w:szCs w:val="20"/>
        </w:rPr>
        <w:t>Are members of the community involved in the design, implementation and oversight of forest/wooded land agreements (contracts, concessions, permits)?</w:t>
      </w:r>
    </w:p>
    <w:p w14:paraId="4CFBE7E3" w14:textId="042D8C20" w:rsidR="00F35D3A" w:rsidRPr="007C3C66" w:rsidRDefault="00F35D3A" w:rsidP="007C3C66">
      <w:pPr>
        <w:pStyle w:val="ListParagraph"/>
        <w:numPr>
          <w:ilvl w:val="0"/>
          <w:numId w:val="7"/>
        </w:numPr>
        <w:spacing w:after="0" w:line="240" w:lineRule="auto"/>
        <w:rPr>
          <w:rFonts w:asciiTheme="majorHAnsi" w:hAnsiTheme="majorHAnsi"/>
          <w:sz w:val="20"/>
          <w:szCs w:val="20"/>
        </w:rPr>
      </w:pPr>
      <w:r w:rsidRPr="007C3C66">
        <w:rPr>
          <w:rFonts w:asciiTheme="majorHAnsi" w:hAnsiTheme="majorHAnsi"/>
          <w:sz w:val="20"/>
          <w:szCs w:val="20"/>
        </w:rPr>
        <w:t>What is the process that outsiders/strangers must follow for using the forests? Are there rules that are different for locals versus outsiders? Please describe.</w:t>
      </w:r>
    </w:p>
    <w:p w14:paraId="29F4128B" w14:textId="77777777" w:rsidR="00F35D3A" w:rsidRPr="007C3C66" w:rsidRDefault="00F35D3A" w:rsidP="007C3C66">
      <w:pPr>
        <w:rPr>
          <w:rFonts w:asciiTheme="majorHAnsi" w:hAnsiTheme="majorHAnsi"/>
          <w:sz w:val="20"/>
          <w:szCs w:val="20"/>
        </w:rPr>
      </w:pPr>
    </w:p>
    <w:p w14:paraId="5348494C" w14:textId="77777777" w:rsidR="00F35D3A" w:rsidRPr="007C3C66" w:rsidRDefault="00F35D3A" w:rsidP="007C3C66">
      <w:pPr>
        <w:rPr>
          <w:rFonts w:asciiTheme="majorHAnsi" w:hAnsiTheme="majorHAnsi"/>
          <w:b/>
          <w:sz w:val="20"/>
          <w:szCs w:val="20"/>
        </w:rPr>
      </w:pPr>
    </w:p>
    <w:p w14:paraId="13782E00" w14:textId="70D4E8E1" w:rsidR="00F35D3A" w:rsidRPr="007C0D34" w:rsidRDefault="00F35D3A" w:rsidP="00F35D3A">
      <w:pPr>
        <w:rPr>
          <w:rFonts w:asciiTheme="majorHAnsi" w:hAnsiTheme="majorHAnsi"/>
          <w:bCs/>
          <w:sz w:val="20"/>
          <w:szCs w:val="20"/>
        </w:rPr>
      </w:pPr>
      <w:commentRangeStart w:id="8"/>
      <w:ins w:id="9" w:author="Vanessa Retana" w:date="2014-10-24T18:27:00Z">
        <w:r w:rsidRPr="007C3C66">
          <w:rPr>
            <w:rFonts w:asciiTheme="majorHAnsi" w:hAnsiTheme="majorHAnsi"/>
            <w:bCs/>
            <w:sz w:val="20"/>
            <w:szCs w:val="20"/>
          </w:rPr>
          <w:t xml:space="preserve">Experience with similar actions/initiatives. </w:t>
        </w:r>
      </w:ins>
      <w:ins w:id="10" w:author="Vanessa Retana" w:date="2014-10-24T18:28:00Z">
        <w:r w:rsidRPr="007C3C66">
          <w:rPr>
            <w:rFonts w:asciiTheme="majorHAnsi" w:hAnsiTheme="majorHAnsi"/>
            <w:bCs/>
            <w:sz w:val="20"/>
            <w:szCs w:val="20"/>
          </w:rPr>
          <w:t xml:space="preserve">This is relevant to evaluate how previous experiences in natural resources’ management have addressed compensation and benefit sharing –if any, performance based payments (for instance PES mechanisms). </w:t>
        </w:r>
      </w:ins>
      <w:ins w:id="11" w:author="Vanessa Retana" w:date="2014-10-24T18:39:00Z">
        <w:r w:rsidRPr="007C3C66">
          <w:rPr>
            <w:rFonts w:asciiTheme="majorHAnsi" w:hAnsiTheme="majorHAnsi"/>
            <w:bCs/>
            <w:sz w:val="20"/>
            <w:szCs w:val="20"/>
          </w:rPr>
          <w:t>SIA reports on similar initiatives tackling community-based natural resource management should also be relevant</w:t>
        </w:r>
      </w:ins>
      <w:commentRangeEnd w:id="8"/>
      <w:r w:rsidRPr="007C3C66">
        <w:rPr>
          <w:rStyle w:val="CommentReference"/>
          <w:rFonts w:asciiTheme="majorHAnsi" w:eastAsiaTheme="minorHAnsi" w:hAnsiTheme="majorHAnsi"/>
          <w:sz w:val="20"/>
          <w:szCs w:val="20"/>
        </w:rPr>
        <w:commentReference w:id="8"/>
      </w:r>
    </w:p>
    <w:sectPr w:rsidR="00F35D3A" w:rsidRPr="007C0D34" w:rsidSect="00536BB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4" w:author="Stephanie Fenner" w:date="2014-11-06T11:43:00Z" w:initials="SF">
    <w:p w14:paraId="0493F53D" w14:textId="77777777" w:rsidR="00F35D3A" w:rsidRDefault="00F35D3A" w:rsidP="00AD3137">
      <w:pPr>
        <w:pStyle w:val="CommentText"/>
      </w:pPr>
      <w:r>
        <w:rPr>
          <w:rStyle w:val="CommentReference"/>
        </w:rPr>
        <w:annotationRef/>
      </w:r>
      <w:r>
        <w:t xml:space="preserve">Can we narrow this list of products </w:t>
      </w:r>
      <w:proofErr w:type="gramStart"/>
      <w:r>
        <w:t>down ?</w:t>
      </w:r>
      <w:proofErr w:type="gramEnd"/>
      <w:r>
        <w:t>?</w:t>
      </w:r>
    </w:p>
  </w:comment>
  <w:comment w:id="8" w:author="Heather Huntington" w:date="2014-11-06T12:10:00Z" w:initials="HH">
    <w:p w14:paraId="465B3388" w14:textId="77777777" w:rsidR="00F35D3A" w:rsidRDefault="00F35D3A" w:rsidP="00F35D3A">
      <w:pPr>
        <w:pStyle w:val="CommentText"/>
      </w:pPr>
      <w:r>
        <w:rPr>
          <w:rStyle w:val="CommentReference"/>
        </w:rPr>
        <w:annotationRef/>
      </w:r>
      <w:r>
        <w:t xml:space="preserve">This was Vanessa’s comment from one of the original documents. Perhaps we can add a couple questions to determine previous experience. I expect this to be really low at baseline. I have included some questions in the Forest Governance section that might also cover this. 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S Gothic">
    <w:altName w:val="ＭＳ ゴシック"/>
    <w:charset w:val="80"/>
    <w:family w:val="modern"/>
    <w:pitch w:val="fixed"/>
    <w:sig w:usb0="E00002FF" w:usb1="6AC7FDFB" w:usb2="00000012" w:usb3="00000000" w:csb0="000200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50B07"/>
    <w:multiLevelType w:val="hybridMultilevel"/>
    <w:tmpl w:val="56D49BA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8A82C06"/>
    <w:multiLevelType w:val="multilevel"/>
    <w:tmpl w:val="303029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3B2D6235"/>
    <w:multiLevelType w:val="hybridMultilevel"/>
    <w:tmpl w:val="A7CEFC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4A5728B5"/>
    <w:multiLevelType w:val="hybridMultilevel"/>
    <w:tmpl w:val="3030292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6D3D0201"/>
    <w:multiLevelType w:val="hybridMultilevel"/>
    <w:tmpl w:val="1C30A6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9B02CB0"/>
    <w:multiLevelType w:val="hybridMultilevel"/>
    <w:tmpl w:val="B0B24BBE"/>
    <w:lvl w:ilvl="0" w:tplc="3672075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F496593"/>
    <w:multiLevelType w:val="hybridMultilevel"/>
    <w:tmpl w:val="208871F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427C"/>
    <w:rsid w:val="00156308"/>
    <w:rsid w:val="001A407C"/>
    <w:rsid w:val="00296D0E"/>
    <w:rsid w:val="00334EFB"/>
    <w:rsid w:val="003C4558"/>
    <w:rsid w:val="00436ACA"/>
    <w:rsid w:val="0046427C"/>
    <w:rsid w:val="00466ACB"/>
    <w:rsid w:val="00536BBF"/>
    <w:rsid w:val="00546CF9"/>
    <w:rsid w:val="005F6D4B"/>
    <w:rsid w:val="00627A0B"/>
    <w:rsid w:val="00655827"/>
    <w:rsid w:val="007C0D34"/>
    <w:rsid w:val="007C3C66"/>
    <w:rsid w:val="00805247"/>
    <w:rsid w:val="00883197"/>
    <w:rsid w:val="008D3131"/>
    <w:rsid w:val="00934F1D"/>
    <w:rsid w:val="00980B7E"/>
    <w:rsid w:val="00A01930"/>
    <w:rsid w:val="00A4095B"/>
    <w:rsid w:val="00AD3137"/>
    <w:rsid w:val="00AF6204"/>
    <w:rsid w:val="00B6779A"/>
    <w:rsid w:val="00B85582"/>
    <w:rsid w:val="00BC79FF"/>
    <w:rsid w:val="00C02CE1"/>
    <w:rsid w:val="00D65C34"/>
    <w:rsid w:val="00D87228"/>
    <w:rsid w:val="00DD26A1"/>
    <w:rsid w:val="00DF3039"/>
    <w:rsid w:val="00E77260"/>
    <w:rsid w:val="00EB06AE"/>
    <w:rsid w:val="00F35D3A"/>
    <w:rsid w:val="00F41FE7"/>
    <w:rsid w:val="00FA13E0"/>
    <w:rsid w:val="00FA2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55F4D3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ullets"/>
    <w:basedOn w:val="Normal"/>
    <w:link w:val="ListParagraphChar"/>
    <w:uiPriority w:val="34"/>
    <w:qFormat/>
    <w:rsid w:val="00D87228"/>
    <w:pPr>
      <w:spacing w:after="200" w:line="276" w:lineRule="auto"/>
      <w:ind w:left="720"/>
      <w:contextualSpacing/>
    </w:pPr>
    <w:rPr>
      <w:rFonts w:eastAsiaTheme="minorHAnsi"/>
      <w:sz w:val="22"/>
      <w:szCs w:val="22"/>
    </w:rPr>
  </w:style>
  <w:style w:type="character" w:customStyle="1" w:styleId="ListParagraphChar">
    <w:name w:val="List Paragraph Char"/>
    <w:aliases w:val="Bullets Char"/>
    <w:basedOn w:val="DefaultParagraphFont"/>
    <w:link w:val="ListParagraph"/>
    <w:uiPriority w:val="34"/>
    <w:rsid w:val="00D87228"/>
    <w:rPr>
      <w:rFonts w:eastAsiaTheme="minorHAnsi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E772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77260"/>
    <w:pPr>
      <w:spacing w:after="200"/>
    </w:pPr>
    <w:rPr>
      <w:rFonts w:eastAsia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77260"/>
    <w:rPr>
      <w:rFonts w:eastAsiaTheme="minorHAnsi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726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7260"/>
    <w:rPr>
      <w:rFonts w:ascii="Lucida Grande" w:hAnsi="Lucida Grande" w:cs="Lucida Grande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6D4B"/>
    <w:pPr>
      <w:spacing w:after="0"/>
    </w:pPr>
    <w:rPr>
      <w:rFonts w:eastAsiaTheme="minorEastAsia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6D4B"/>
    <w:rPr>
      <w:rFonts w:eastAsiaTheme="minorHAnsi"/>
      <w:b/>
      <w:bCs/>
      <w:sz w:val="20"/>
      <w:szCs w:val="20"/>
    </w:rPr>
  </w:style>
  <w:style w:type="table" w:styleId="TableGrid">
    <w:name w:val="Table Grid"/>
    <w:basedOn w:val="TableNormal"/>
    <w:uiPriority w:val="59"/>
    <w:rsid w:val="00934F1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436ACA"/>
    <w:rPr>
      <w:color w:val="0000FF" w:themeColor="hyperlink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AD3137"/>
    <w:rPr>
      <w:rFonts w:eastAsia="Calibr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ullets"/>
    <w:basedOn w:val="Normal"/>
    <w:link w:val="ListParagraphChar"/>
    <w:uiPriority w:val="34"/>
    <w:qFormat/>
    <w:rsid w:val="00D87228"/>
    <w:pPr>
      <w:spacing w:after="200" w:line="276" w:lineRule="auto"/>
      <w:ind w:left="720"/>
      <w:contextualSpacing/>
    </w:pPr>
    <w:rPr>
      <w:rFonts w:eastAsiaTheme="minorHAnsi"/>
      <w:sz w:val="22"/>
      <w:szCs w:val="22"/>
    </w:rPr>
  </w:style>
  <w:style w:type="character" w:customStyle="1" w:styleId="ListParagraphChar">
    <w:name w:val="List Paragraph Char"/>
    <w:aliases w:val="Bullets Char"/>
    <w:basedOn w:val="DefaultParagraphFont"/>
    <w:link w:val="ListParagraph"/>
    <w:uiPriority w:val="34"/>
    <w:rsid w:val="00D87228"/>
    <w:rPr>
      <w:rFonts w:eastAsiaTheme="minorHAnsi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E772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77260"/>
    <w:pPr>
      <w:spacing w:after="200"/>
    </w:pPr>
    <w:rPr>
      <w:rFonts w:eastAsia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77260"/>
    <w:rPr>
      <w:rFonts w:eastAsiaTheme="minorHAnsi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726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7260"/>
    <w:rPr>
      <w:rFonts w:ascii="Lucida Grande" w:hAnsi="Lucida Grande" w:cs="Lucida Grande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6D4B"/>
    <w:pPr>
      <w:spacing w:after="0"/>
    </w:pPr>
    <w:rPr>
      <w:rFonts w:eastAsiaTheme="minorEastAsia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6D4B"/>
    <w:rPr>
      <w:rFonts w:eastAsiaTheme="minorHAnsi"/>
      <w:b/>
      <w:bCs/>
      <w:sz w:val="20"/>
      <w:szCs w:val="20"/>
    </w:rPr>
  </w:style>
  <w:style w:type="table" w:styleId="TableGrid">
    <w:name w:val="Table Grid"/>
    <w:basedOn w:val="TableNormal"/>
    <w:uiPriority w:val="59"/>
    <w:rsid w:val="00934F1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436ACA"/>
    <w:rPr>
      <w:color w:val="0000FF" w:themeColor="hyperlink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AD3137"/>
    <w:rPr>
      <w:rFonts w:eastAsia="Calibr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comments" Target="comments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9E7EAB-1D1B-D34E-8E36-5F115E39B8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3187</Words>
  <Characters>18166</Characters>
  <Application>Microsoft Macintosh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Cloudburst Group</Company>
  <LinksUpToDate>false</LinksUpToDate>
  <CharactersWithSpaces>21311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Heather Huntington</dc:creator>
  <cp:lastModifiedBy>Heather Huntington</cp:lastModifiedBy>
  <cp:revision>2</cp:revision>
  <dcterms:created xsi:type="dcterms:W3CDTF">2014-11-07T14:56:00Z</dcterms:created>
  <dcterms:modified xsi:type="dcterms:W3CDTF">2014-11-07T14:56:00Z</dcterms:modified>
</cp:coreProperties>
</file>