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59A6A6" w14:textId="77777777" w:rsidR="00466ACB" w:rsidRDefault="00EB06AE">
      <w:pPr>
        <w:rPr>
          <w:b/>
        </w:rPr>
      </w:pPr>
      <w:r w:rsidRPr="00B85582">
        <w:rPr>
          <w:b/>
        </w:rPr>
        <w:t>CFP - Forest</w:t>
      </w:r>
      <w:r w:rsidR="0046427C" w:rsidRPr="00B85582">
        <w:rPr>
          <w:b/>
        </w:rPr>
        <w:t xml:space="preserve"> Key Informant </w:t>
      </w:r>
    </w:p>
    <w:p w14:paraId="4860D06A" w14:textId="77777777" w:rsidR="00546CF9" w:rsidRDefault="00546CF9">
      <w:pPr>
        <w:rPr>
          <w:b/>
        </w:rPr>
      </w:pPr>
    </w:p>
    <w:p w14:paraId="355F0B81" w14:textId="77777777" w:rsidR="00546CF9" w:rsidRPr="009D7656" w:rsidRDefault="00546CF9" w:rsidP="00546CF9">
      <w:pPr>
        <w:rPr>
          <w:ins w:id="0" w:author="Vanessa Retana" w:date="2014-10-24T18:39:00Z"/>
          <w:bCs/>
        </w:rPr>
      </w:pPr>
      <w:commentRangeStart w:id="1"/>
      <w:ins w:id="2" w:author="Vanessa Retana" w:date="2014-10-24T18:27:00Z">
        <w:r w:rsidRPr="00BD7D64">
          <w:rPr>
            <w:bCs/>
          </w:rPr>
          <w:t>E</w:t>
        </w:r>
        <w:r w:rsidRPr="00AA3A5D">
          <w:rPr>
            <w:bCs/>
          </w:rPr>
          <w:t xml:space="preserve">xperience with similar actions/initiatives. </w:t>
        </w:r>
      </w:ins>
      <w:ins w:id="3" w:author="Vanessa Retana" w:date="2014-10-24T18:28:00Z">
        <w:r w:rsidRPr="005031EB">
          <w:rPr>
            <w:bCs/>
          </w:rPr>
          <w:t xml:space="preserve">This is relevant to evaluate how previous experiences in natural resources’ management have addressed compensation and benefit sharing –if any, performance based payments (for instance PES mechanisms). </w:t>
        </w:r>
      </w:ins>
      <w:ins w:id="4" w:author="Vanessa Retana" w:date="2014-10-24T18:39:00Z">
        <w:r w:rsidRPr="005031EB">
          <w:rPr>
            <w:bCs/>
          </w:rPr>
          <w:t>SIA reports on similar initiatives tackling community-</w:t>
        </w:r>
        <w:r w:rsidRPr="007C23F5">
          <w:rPr>
            <w:bCs/>
          </w:rPr>
          <w:t>based natural resource management should also be relevant</w:t>
        </w:r>
      </w:ins>
      <w:commentRangeEnd w:id="1"/>
      <w:r w:rsidR="005F6D4B">
        <w:rPr>
          <w:rStyle w:val="CommentReference"/>
          <w:rFonts w:eastAsiaTheme="minorHAnsi"/>
        </w:rPr>
        <w:commentReference w:id="1"/>
      </w:r>
    </w:p>
    <w:p w14:paraId="45284800" w14:textId="77777777" w:rsidR="00546CF9" w:rsidRPr="00B85582" w:rsidRDefault="00546CF9">
      <w:pPr>
        <w:rPr>
          <w:b/>
        </w:rPr>
      </w:pPr>
    </w:p>
    <w:p w14:paraId="1A5B8AB5" w14:textId="77777777" w:rsidR="00D87228" w:rsidRDefault="00D87228"/>
    <w:p w14:paraId="5C1BFBFC" w14:textId="77777777" w:rsidR="00883197" w:rsidRDefault="00883197" w:rsidP="00D87228">
      <w:pPr>
        <w:pStyle w:val="ListParagraph"/>
        <w:ind w:left="0"/>
        <w:rPr>
          <w:color w:val="000000" w:themeColor="text1"/>
        </w:rPr>
      </w:pPr>
    </w:p>
    <w:p w14:paraId="389EE2F1" w14:textId="6B3E5BB0" w:rsidR="00883197" w:rsidRDefault="00296D0E" w:rsidP="00D87228">
      <w:pPr>
        <w:pStyle w:val="ListParagraph"/>
        <w:ind w:left="0"/>
        <w:rPr>
          <w:color w:val="000000" w:themeColor="text1"/>
        </w:rPr>
      </w:pPr>
      <w:commentRangeStart w:id="5"/>
      <w:r>
        <w:rPr>
          <w:color w:val="000000" w:themeColor="text1"/>
        </w:rPr>
        <w:t>FOREST ACCES</w:t>
      </w:r>
      <w:ins w:id="6" w:author="Aleta Haflett" w:date="2014-11-05T08:13:00Z">
        <w:r w:rsidR="00DD26A1">
          <w:rPr>
            <w:color w:val="000000" w:themeColor="text1"/>
          </w:rPr>
          <w:t>S</w:t>
        </w:r>
      </w:ins>
      <w:r>
        <w:rPr>
          <w:color w:val="000000" w:themeColor="text1"/>
        </w:rPr>
        <w:t xml:space="preserve"> </w:t>
      </w:r>
      <w:commentRangeEnd w:id="5"/>
      <w:r w:rsidR="005F6D4B">
        <w:rPr>
          <w:rStyle w:val="CommentReference"/>
        </w:rPr>
        <w:commentReference w:id="5"/>
      </w:r>
    </w:p>
    <w:p w14:paraId="1AF53236" w14:textId="40A1B98E" w:rsidR="005F6D4B" w:rsidRDefault="005F6D4B" w:rsidP="005F6D4B">
      <w:pPr>
        <w:rPr>
          <w:color w:val="000000" w:themeColor="text1"/>
        </w:rPr>
      </w:pPr>
      <w:r>
        <w:rPr>
          <w:color w:val="000000" w:themeColor="text1"/>
        </w:rPr>
        <w:t>1</w:t>
      </w:r>
      <w:ins w:id="7" w:author="Aleta Haflett" w:date="2014-11-05T08:44:00Z">
        <w:r>
          <w:rPr>
            <w:color w:val="000000" w:themeColor="text1"/>
          </w:rPr>
          <w:t xml:space="preserve">. </w:t>
        </w:r>
      </w:ins>
      <w:r w:rsidRPr="00E77260">
        <w:rPr>
          <w:color w:val="000000" w:themeColor="text1"/>
        </w:rPr>
        <w:t>Do you have access to forest or wooded area for harvesting or collecting wood and/or non-wood- forest products?</w:t>
      </w:r>
      <w:r w:rsidR="00C02CE1">
        <w:rPr>
          <w:color w:val="000000" w:themeColor="text1"/>
        </w:rPr>
        <w:t xml:space="preserve"> What is/are the names of this area? </w:t>
      </w:r>
    </w:p>
    <w:p w14:paraId="6AF02CD7" w14:textId="77777777" w:rsidR="005F6D4B" w:rsidRDefault="005F6D4B" w:rsidP="00D87228">
      <w:pPr>
        <w:pStyle w:val="ListParagraph"/>
        <w:ind w:left="0"/>
        <w:rPr>
          <w:color w:val="000000" w:themeColor="text1"/>
        </w:rPr>
      </w:pPr>
    </w:p>
    <w:p w14:paraId="5B0D99C0" w14:textId="2DA48E11" w:rsidR="00E77260" w:rsidRPr="00E77260" w:rsidRDefault="005F6D4B" w:rsidP="005F6D4B">
      <w:pPr>
        <w:pStyle w:val="ListParagraph"/>
        <w:ind w:left="0"/>
        <w:rPr>
          <w:color w:val="000000" w:themeColor="text1"/>
        </w:rPr>
      </w:pPr>
      <w:r>
        <w:rPr>
          <w:color w:val="000000" w:themeColor="text1"/>
        </w:rPr>
        <w:t>2</w:t>
      </w:r>
      <w:ins w:id="8" w:author="Aleta Haflett" w:date="2014-11-05T08:44:00Z">
        <w:r w:rsidR="00156308">
          <w:rPr>
            <w:color w:val="000000" w:themeColor="text1"/>
          </w:rPr>
          <w:t xml:space="preserve">. </w:t>
        </w:r>
      </w:ins>
      <w:r w:rsidR="00D87228" w:rsidRPr="008B4A4F">
        <w:rPr>
          <w:color w:val="000000" w:themeColor="text1"/>
        </w:rPr>
        <w:t xml:space="preserve">What is the distance to the forest/wooded area edge </w:t>
      </w:r>
      <w:r w:rsidR="00D87228">
        <w:rPr>
          <w:color w:val="000000" w:themeColor="text1"/>
        </w:rPr>
        <w:t>from</w:t>
      </w:r>
      <w:r w:rsidR="00D87228" w:rsidRPr="008B4A4F">
        <w:rPr>
          <w:color w:val="000000" w:themeColor="text1"/>
        </w:rPr>
        <w:t xml:space="preserve"> the community? (</w:t>
      </w:r>
      <w:proofErr w:type="gramStart"/>
      <w:r w:rsidR="00D87228" w:rsidRPr="008B4A4F">
        <w:rPr>
          <w:color w:val="000000" w:themeColor="text1"/>
        </w:rPr>
        <w:t>time</w:t>
      </w:r>
      <w:proofErr w:type="gramEnd"/>
      <w:r w:rsidR="00D87228" w:rsidRPr="008B4A4F">
        <w:rPr>
          <w:color w:val="000000" w:themeColor="text1"/>
        </w:rPr>
        <w:t xml:space="preserve"> and km)</w:t>
      </w:r>
    </w:p>
    <w:p w14:paraId="79EF39B9" w14:textId="7CD8AC17" w:rsidR="00E77260" w:rsidRDefault="00156308" w:rsidP="00E77260">
      <w:pPr>
        <w:rPr>
          <w:ins w:id="9" w:author="Aleta Haflett" w:date="2014-11-05T08:49:00Z"/>
          <w:color w:val="000000" w:themeColor="text1"/>
        </w:rPr>
      </w:pPr>
      <w:ins w:id="10" w:author="Aleta Haflett" w:date="2014-11-05T08:45:00Z">
        <w:r>
          <w:rPr>
            <w:color w:val="000000" w:themeColor="text1"/>
          </w:rPr>
          <w:t xml:space="preserve">3. </w:t>
        </w:r>
      </w:ins>
      <w:r w:rsidR="00E77260" w:rsidRPr="00E77260">
        <w:rPr>
          <w:color w:val="000000" w:themeColor="text1"/>
        </w:rPr>
        <w:t>To your best knowledge, do you need a permit to collect wood or non-wood forest products from this source?</w:t>
      </w:r>
    </w:p>
    <w:p w14:paraId="276716A2" w14:textId="38DC1F97" w:rsidR="001A407C" w:rsidRDefault="001A407C" w:rsidP="00E77260">
      <w:pPr>
        <w:rPr>
          <w:ins w:id="11" w:author="Aleta Haflett" w:date="2014-11-05T08:45:00Z"/>
          <w:color w:val="000000" w:themeColor="text1"/>
        </w:rPr>
      </w:pPr>
      <w:ins w:id="12" w:author="Aleta Haflett" w:date="2014-11-05T08:49:00Z">
        <w:r>
          <w:rPr>
            <w:color w:val="000000" w:themeColor="text1"/>
          </w:rPr>
          <w:tab/>
          <w:t xml:space="preserve">a. In your opinion, is this process clear and transparent? </w:t>
        </w:r>
      </w:ins>
    </w:p>
    <w:p w14:paraId="2B857683" w14:textId="77777777" w:rsidR="00156308" w:rsidRDefault="00156308" w:rsidP="00E77260">
      <w:pPr>
        <w:rPr>
          <w:ins w:id="13" w:author="Aleta Haflett" w:date="2014-11-05T08:45:00Z"/>
          <w:color w:val="000000" w:themeColor="text1"/>
        </w:rPr>
      </w:pPr>
    </w:p>
    <w:p w14:paraId="3A2053CF" w14:textId="6BB1F470" w:rsidR="00156308" w:rsidRDefault="00156308" w:rsidP="00E77260">
      <w:pPr>
        <w:rPr>
          <w:ins w:id="14" w:author="Aleta Haflett" w:date="2014-11-05T08:45:00Z"/>
          <w:color w:val="000000" w:themeColor="text1"/>
        </w:rPr>
      </w:pPr>
      <w:ins w:id="15" w:author="Aleta Haflett" w:date="2014-11-05T08:45:00Z">
        <w:r>
          <w:rPr>
            <w:color w:val="000000" w:themeColor="text1"/>
          </w:rPr>
          <w:t xml:space="preserve">4. Are there customary rules regulating forest use by members of the community? </w:t>
        </w:r>
      </w:ins>
    </w:p>
    <w:p w14:paraId="053C0C56" w14:textId="5C597AE7" w:rsidR="00156308" w:rsidRDefault="00156308" w:rsidP="00E77260">
      <w:pPr>
        <w:rPr>
          <w:ins w:id="16" w:author="Aleta Haflett" w:date="2014-11-05T08:46:00Z"/>
          <w:color w:val="000000" w:themeColor="text1"/>
        </w:rPr>
      </w:pPr>
      <w:ins w:id="17" w:author="Aleta Haflett" w:date="2014-11-05T08:46:00Z">
        <w:r>
          <w:rPr>
            <w:color w:val="000000" w:themeColor="text1"/>
          </w:rPr>
          <w:tab/>
          <w:t xml:space="preserve">a. Are the rules clear? </w:t>
        </w:r>
      </w:ins>
    </w:p>
    <w:p w14:paraId="24FB6B8B" w14:textId="628514AD" w:rsidR="00156308" w:rsidRDefault="00156308" w:rsidP="00E77260">
      <w:pPr>
        <w:rPr>
          <w:ins w:id="18" w:author="Aleta Haflett" w:date="2014-11-05T08:46:00Z"/>
          <w:color w:val="000000" w:themeColor="text1"/>
        </w:rPr>
      </w:pPr>
      <w:ins w:id="19" w:author="Aleta Haflett" w:date="2014-11-05T08:46:00Z">
        <w:r>
          <w:rPr>
            <w:color w:val="000000" w:themeColor="text1"/>
          </w:rPr>
          <w:t xml:space="preserve">5. Are the customary rules regarding forest use enforced/respected by the community members? </w:t>
        </w:r>
      </w:ins>
    </w:p>
    <w:p w14:paraId="172F7E88" w14:textId="77777777" w:rsidR="001A407C" w:rsidRDefault="00156308" w:rsidP="00E77260">
      <w:pPr>
        <w:rPr>
          <w:ins w:id="20" w:author="Aleta Haflett" w:date="2014-11-05T08:47:00Z"/>
          <w:color w:val="000000" w:themeColor="text1"/>
        </w:rPr>
      </w:pPr>
      <w:ins w:id="21" w:author="Aleta Haflett" w:date="2014-11-05T08:46:00Z">
        <w:r>
          <w:rPr>
            <w:color w:val="000000" w:themeColor="text1"/>
          </w:rPr>
          <w:t xml:space="preserve">6. Is there a forest area that is specifically conserved/protected by the community members? </w:t>
        </w:r>
      </w:ins>
      <w:proofErr w:type="gramStart"/>
      <w:ins w:id="22" w:author="Aleta Haflett" w:date="2014-11-05T08:47:00Z">
        <w:r w:rsidR="001A407C">
          <w:rPr>
            <w:color w:val="000000" w:themeColor="text1"/>
          </w:rPr>
          <w:t>For what purpose?</w:t>
        </w:r>
        <w:proofErr w:type="gramEnd"/>
        <w:r w:rsidR="001A407C">
          <w:rPr>
            <w:color w:val="000000" w:themeColor="text1"/>
          </w:rPr>
          <w:t xml:space="preserve"> </w:t>
        </w:r>
      </w:ins>
    </w:p>
    <w:p w14:paraId="245B6EB5" w14:textId="77777777" w:rsidR="001A407C" w:rsidRDefault="001A407C" w:rsidP="00E77260">
      <w:pPr>
        <w:rPr>
          <w:ins w:id="23" w:author="Aleta Haflett" w:date="2014-11-05T08:47:00Z"/>
          <w:color w:val="000000" w:themeColor="text1"/>
        </w:rPr>
      </w:pPr>
      <w:ins w:id="24" w:author="Aleta Haflett" w:date="2014-11-05T08:47:00Z">
        <w:r>
          <w:rPr>
            <w:color w:val="000000" w:themeColor="text1"/>
          </w:rPr>
          <w:t xml:space="preserve">7. Are there government rules that regulate forest use? </w:t>
        </w:r>
      </w:ins>
    </w:p>
    <w:p w14:paraId="0411BDBE" w14:textId="77777777" w:rsidR="001A407C" w:rsidRDefault="001A407C" w:rsidP="00E77260">
      <w:pPr>
        <w:rPr>
          <w:ins w:id="25" w:author="Aleta Haflett" w:date="2014-11-05T08:47:00Z"/>
          <w:color w:val="000000" w:themeColor="text1"/>
        </w:rPr>
      </w:pPr>
      <w:ins w:id="26" w:author="Aleta Haflett" w:date="2014-11-05T08:47:00Z">
        <w:r>
          <w:rPr>
            <w:color w:val="000000" w:themeColor="text1"/>
          </w:rPr>
          <w:tab/>
          <w:t xml:space="preserve">a. Are the rules clear? </w:t>
        </w:r>
      </w:ins>
    </w:p>
    <w:p w14:paraId="14823702" w14:textId="7AFE86F0" w:rsidR="00156308" w:rsidRDefault="001A407C" w:rsidP="00E77260">
      <w:pPr>
        <w:rPr>
          <w:color w:val="000000" w:themeColor="text1"/>
        </w:rPr>
      </w:pPr>
      <w:ins w:id="27" w:author="Aleta Haflett" w:date="2014-11-05T08:47:00Z">
        <w:r>
          <w:rPr>
            <w:color w:val="000000" w:themeColor="text1"/>
          </w:rPr>
          <w:t>8. Are the government rules enforced/</w:t>
        </w:r>
      </w:ins>
      <w:ins w:id="28" w:author="Aleta Haflett" w:date="2014-11-05T08:48:00Z">
        <w:r>
          <w:rPr>
            <w:color w:val="000000" w:themeColor="text1"/>
          </w:rPr>
          <w:t>respected</w:t>
        </w:r>
      </w:ins>
      <w:ins w:id="29" w:author="Aleta Haflett" w:date="2014-11-05T08:47:00Z">
        <w:r>
          <w:rPr>
            <w:color w:val="000000" w:themeColor="text1"/>
          </w:rPr>
          <w:t xml:space="preserve"> by the community members? </w:t>
        </w:r>
      </w:ins>
    </w:p>
    <w:p w14:paraId="414CE5A5" w14:textId="77777777" w:rsidR="00E77260" w:rsidRPr="00E77260" w:rsidRDefault="00E77260" w:rsidP="00E77260">
      <w:pPr>
        <w:rPr>
          <w:color w:val="000000" w:themeColor="text1"/>
        </w:rPr>
      </w:pPr>
    </w:p>
    <w:p w14:paraId="260C6955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Are there any groups of people within your community WITHOUT access to forest or wooded areas </w:t>
      </w:r>
      <w:r w:rsidRPr="008B4A4F">
        <w:rPr>
          <w:color w:val="000000" w:themeColor="text1"/>
        </w:rPr>
        <w:t>for harvesting or collecting wood and/or non-wood- forest products?</w:t>
      </w:r>
      <w:r>
        <w:rPr>
          <w:color w:val="000000" w:themeColor="text1"/>
        </w:rPr>
        <w:t xml:space="preserve"> If yes, what groups? Why do they not have access?</w:t>
      </w:r>
    </w:p>
    <w:p w14:paraId="4531B640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They </w:t>
      </w:r>
      <w:r>
        <w:t>are not “notables” within the community</w:t>
      </w:r>
    </w:p>
    <w:p w14:paraId="1F297CF5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women</w:t>
      </w:r>
    </w:p>
    <w:p w14:paraId="15AB9654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belong to an ethnic minority, tribe, indigenous people</w:t>
      </w:r>
    </w:p>
    <w:p w14:paraId="72B2C764" w14:textId="77777777" w:rsidR="00E77260" w:rsidRPr="0014111D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migrants (from other regions of the country or other countries)</w:t>
      </w:r>
    </w:p>
    <w:p w14:paraId="4F982DFB" w14:textId="77777777" w:rsidR="00E77260" w:rsidRPr="0014111D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landless</w:t>
      </w:r>
    </w:p>
    <w:p w14:paraId="1C28CA55" w14:textId="77777777" w:rsidR="00E77260" w:rsidRPr="0014111D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illiterate</w:t>
      </w:r>
    </w:p>
    <w:p w14:paraId="63E6D1AE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poor</w:t>
      </w:r>
    </w:p>
    <w:p w14:paraId="2906DFE5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Other, specify: __________________</w:t>
      </w:r>
    </w:p>
    <w:p w14:paraId="07C82C50" w14:textId="2A735F6B" w:rsidR="00E77260" w:rsidRPr="008B4A4F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 general, has your</w:t>
      </w:r>
      <w:r w:rsidR="00C02CE1">
        <w:rPr>
          <w:color w:val="000000" w:themeColor="text1"/>
        </w:rPr>
        <w:t xml:space="preserve"> community’s</w:t>
      </w:r>
      <w:r w:rsidRPr="008B4A4F">
        <w:rPr>
          <w:color w:val="000000" w:themeColor="text1"/>
        </w:rPr>
        <w:t xml:space="preserve"> access to forest/wooded land improved or deteriorated during the last # years?</w:t>
      </w:r>
    </w:p>
    <w:p w14:paraId="25589D8E" w14:textId="77777777" w:rsidR="00E77260" w:rsidRPr="008B4A4F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Please indicate further what led to change. </w:t>
      </w:r>
      <w:r w:rsidRPr="008B4A4F">
        <w:rPr>
          <w:b/>
          <w:color w:val="000000" w:themeColor="text1"/>
          <w:u w:val="single"/>
        </w:rPr>
        <w:t>PROBE</w:t>
      </w:r>
    </w:p>
    <w:p w14:paraId="53A115AB" w14:textId="77777777" w:rsidR="00E77260" w:rsidRPr="008B4A4F" w:rsidRDefault="00E77260" w:rsidP="00E77260">
      <w:pPr>
        <w:pStyle w:val="ListParagraph"/>
        <w:ind w:left="360"/>
        <w:rPr>
          <w:i/>
          <w:color w:val="000000" w:themeColor="text1"/>
        </w:rPr>
      </w:pPr>
      <w:proofErr w:type="gramStart"/>
      <w:r w:rsidRPr="008B4A4F">
        <w:rPr>
          <w:i/>
          <w:color w:val="000000" w:themeColor="text1"/>
        </w:rPr>
        <w:lastRenderedPageBreak/>
        <w:t>Causes for Improved access.</w:t>
      </w:r>
      <w:proofErr w:type="gramEnd"/>
    </w:p>
    <w:p w14:paraId="65C92D17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forest/ wooded land area</w:t>
      </w:r>
    </w:p>
    <w:p w14:paraId="71D3C1BD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 Increased forest area due to land left to regenerate</w:t>
      </w:r>
    </w:p>
    <w:p w14:paraId="63BC6F90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planting trees</w:t>
      </w:r>
    </w:p>
    <w:p w14:paraId="4F10C38C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conservation activities / more sustainable harvesting practices</w:t>
      </w:r>
    </w:p>
    <w:p w14:paraId="512AC2B3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reduced use from large-scale commercial users</w:t>
      </w:r>
    </w:p>
    <w:p w14:paraId="707C3BFE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reduced local / small scale commercial use</w:t>
      </w:r>
    </w:p>
    <w:p w14:paraId="69167FD9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 Increased forest area due to climatic changes (e.g. increased rainfall)</w:t>
      </w:r>
    </w:p>
    <w:p w14:paraId="1F339C59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other reasons, specify____________</w:t>
      </w:r>
    </w:p>
    <w:p w14:paraId="1A01C71E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Improved access </w:t>
      </w:r>
    </w:p>
    <w:p w14:paraId="514099FF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commentRangeStart w:id="30"/>
      <w:r w:rsidRPr="008B4A4F">
        <w:rPr>
          <w:color w:val="000000" w:themeColor="text1"/>
        </w:rPr>
        <w:t>Improved rights to the forest area</w:t>
      </w:r>
    </w:p>
    <w:p w14:paraId="3660AC25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More</w:t>
      </w:r>
      <w:r>
        <w:rPr>
          <w:color w:val="000000" w:themeColor="text1"/>
        </w:rPr>
        <w:t xml:space="preserve"> unauthorized/</w:t>
      </w:r>
      <w:r w:rsidRPr="008B4A4F">
        <w:rPr>
          <w:color w:val="000000" w:themeColor="text1"/>
        </w:rPr>
        <w:t>illegal access to the forest area</w:t>
      </w:r>
    </w:p>
    <w:commentRangeEnd w:id="30"/>
    <w:p w14:paraId="35B8DF7C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rStyle w:val="CommentReference"/>
        </w:rPr>
        <w:commentReference w:id="30"/>
      </w:r>
      <w:r w:rsidRPr="008B4A4F">
        <w:rPr>
          <w:color w:val="000000" w:themeColor="text1"/>
        </w:rPr>
        <w:t>Other reason for improved access</w:t>
      </w:r>
    </w:p>
    <w:p w14:paraId="10625BEF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Improved road / transport to the area</w:t>
      </w:r>
    </w:p>
    <w:p w14:paraId="286DA908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Same forest area but less competition from villagers, government or companies</w:t>
      </w:r>
      <w:proofErr w:type="gramStart"/>
      <w:r>
        <w:rPr>
          <w:color w:val="000000" w:themeColor="text1"/>
        </w:rPr>
        <w:t>,  specify</w:t>
      </w:r>
      <w:proofErr w:type="gramEnd"/>
      <w:r>
        <w:rPr>
          <w:color w:val="000000" w:themeColor="text1"/>
        </w:rPr>
        <w:t>_________________</w:t>
      </w:r>
    </w:p>
    <w:p w14:paraId="11FA5D25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 reason for improved access, specify______________</w:t>
      </w:r>
    </w:p>
    <w:p w14:paraId="4CD4019F" w14:textId="77777777" w:rsidR="00E77260" w:rsidRPr="008B4A4F" w:rsidRDefault="00E77260" w:rsidP="00E77260">
      <w:pPr>
        <w:rPr>
          <w:i/>
          <w:color w:val="000000" w:themeColor="text1"/>
        </w:rPr>
      </w:pPr>
      <w:r w:rsidRPr="008B4A4F">
        <w:rPr>
          <w:i/>
          <w:color w:val="000000" w:themeColor="text1"/>
        </w:rPr>
        <w:t xml:space="preserve">Causes for reduced/deteriorated access </w:t>
      </w:r>
    </w:p>
    <w:p w14:paraId="7C4F1EE7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forest/wooded land area</w:t>
      </w:r>
    </w:p>
    <w:p w14:paraId="02618493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small-scale clearing for agriculture</w:t>
      </w:r>
      <w:r>
        <w:rPr>
          <w:color w:val="000000" w:themeColor="text1"/>
        </w:rPr>
        <w:t xml:space="preserve"> </w:t>
      </w:r>
    </w:p>
    <w:p w14:paraId="7227AA3B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Reduced forest area due to small-scale mining activities </w:t>
      </w:r>
    </w:p>
    <w:p w14:paraId="76BA876D" w14:textId="77777777" w:rsidR="00E77260" w:rsidRPr="00A8356A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large</w:t>
      </w:r>
      <w:r>
        <w:rPr>
          <w:color w:val="000000" w:themeColor="text1"/>
        </w:rPr>
        <w:t>-s</w:t>
      </w:r>
      <w:r w:rsidRPr="00A8356A">
        <w:rPr>
          <w:color w:val="000000" w:themeColor="text1"/>
        </w:rPr>
        <w:t>cale projects (plantations, new settlements, mining activities etc.</w:t>
      </w:r>
      <w:r>
        <w:rPr>
          <w:color w:val="000000" w:themeColor="text1"/>
        </w:rPr>
        <w:t>)</w:t>
      </w:r>
    </w:p>
    <w:p w14:paraId="6CEA6A63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charcoal production</w:t>
      </w:r>
    </w:p>
    <w:p w14:paraId="780059AA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T</w:t>
      </w:r>
      <w:r w:rsidRPr="008B4A4F">
        <w:rPr>
          <w:color w:val="000000" w:themeColor="text1"/>
        </w:rPr>
        <w:t>imber harvesting</w:t>
      </w:r>
    </w:p>
    <w:p w14:paraId="407CB8C8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brick burning</w:t>
      </w:r>
    </w:p>
    <w:p w14:paraId="0BC9AB66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poor harvesting practices</w:t>
      </w:r>
    </w:p>
    <w:p w14:paraId="52C11A41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bush burning / fire</w:t>
      </w:r>
    </w:p>
    <w:p w14:paraId="55192447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natural disasters or pests</w:t>
      </w:r>
    </w:p>
    <w:p w14:paraId="40918A8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other reasons (specify)_________________</w:t>
      </w:r>
    </w:p>
    <w:p w14:paraId="2A7BB1D0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Restrictions to access</w:t>
      </w:r>
    </w:p>
    <w:p w14:paraId="6661337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People from outside buying land</w:t>
      </w:r>
      <w:r>
        <w:rPr>
          <w:color w:val="000000" w:themeColor="text1"/>
        </w:rPr>
        <w:t>/being granted concessions or permits</w:t>
      </w:r>
      <w:r w:rsidRPr="008B4A4F">
        <w:rPr>
          <w:color w:val="000000" w:themeColor="text1"/>
        </w:rPr>
        <w:t xml:space="preserve"> and restricting access</w:t>
      </w:r>
    </w:p>
    <w:p w14:paraId="39FFE081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State or local authorities restricting access</w:t>
      </w:r>
    </w:p>
    <w:p w14:paraId="285475E7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Customary or community restrictions on access</w:t>
      </w:r>
    </w:p>
    <w:p w14:paraId="4B3BEBDE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Creation or enlargement of a Protected Area (public or private)</w:t>
      </w:r>
    </w:p>
    <w:p w14:paraId="54D4926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Some other restriction in access, specify________</w:t>
      </w:r>
    </w:p>
    <w:p w14:paraId="7A00F1FF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 reason for reduced access</w:t>
      </w:r>
    </w:p>
    <w:p w14:paraId="1150C48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Deteriorated transport / road conditions</w:t>
      </w:r>
    </w:p>
    <w:p w14:paraId="628FBF9D" w14:textId="77777777" w:rsidR="00E77260" w:rsidRPr="00132A55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 reason for reduced access, specify_____________</w:t>
      </w:r>
    </w:p>
    <w:p w14:paraId="3FB6C4B3" w14:textId="77777777" w:rsidR="00E77260" w:rsidRDefault="00E77260" w:rsidP="00E77260">
      <w:pPr>
        <w:pStyle w:val="ListParagraph"/>
        <w:ind w:left="1620"/>
        <w:rPr>
          <w:color w:val="000000" w:themeColor="text1"/>
        </w:rPr>
      </w:pPr>
    </w:p>
    <w:p w14:paraId="61A4D89F" w14:textId="677B1289" w:rsidR="00E77260" w:rsidRPr="00A8356A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How do you think </w:t>
      </w:r>
      <w:r w:rsidRPr="00A8356A">
        <w:rPr>
          <w:color w:val="000000" w:themeColor="text1"/>
        </w:rPr>
        <w:t>your</w:t>
      </w:r>
      <w:r w:rsidR="00C02CE1">
        <w:rPr>
          <w:color w:val="000000" w:themeColor="text1"/>
        </w:rPr>
        <w:t xml:space="preserve"> community’s </w:t>
      </w:r>
      <w:r w:rsidRPr="00A8356A">
        <w:rPr>
          <w:color w:val="000000" w:themeColor="text1"/>
        </w:rPr>
        <w:t xml:space="preserve">access to forest/wooded land </w:t>
      </w:r>
      <w:r>
        <w:rPr>
          <w:color w:val="000000" w:themeColor="text1"/>
        </w:rPr>
        <w:t>will change over the next</w:t>
      </w:r>
      <w:r w:rsidRPr="00A8356A">
        <w:rPr>
          <w:color w:val="000000" w:themeColor="text1"/>
        </w:rPr>
        <w:t xml:space="preserve"> # years?</w:t>
      </w:r>
      <w:r>
        <w:rPr>
          <w:color w:val="000000" w:themeColor="text1"/>
        </w:rPr>
        <w:t xml:space="preserve"> Please explain.</w:t>
      </w:r>
    </w:p>
    <w:p w14:paraId="0C17448D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Are you aware of</w:t>
      </w:r>
      <w:r w:rsidRPr="00EE182C">
        <w:rPr>
          <w:color w:val="000000" w:themeColor="text1"/>
        </w:rPr>
        <w:t xml:space="preserve"> any major policy shifts </w:t>
      </w:r>
      <w:r>
        <w:rPr>
          <w:color w:val="000000" w:themeColor="text1"/>
        </w:rPr>
        <w:t xml:space="preserve">(past # years) </w:t>
      </w:r>
      <w:r w:rsidRPr="00EE182C">
        <w:rPr>
          <w:color w:val="000000" w:themeColor="text1"/>
        </w:rPr>
        <w:t>that affect the utilization of forests by local users?</w:t>
      </w:r>
      <w:r>
        <w:rPr>
          <w:color w:val="000000" w:themeColor="text1"/>
        </w:rPr>
        <w:t xml:space="preserve"> I</w:t>
      </w:r>
      <w:r w:rsidRPr="00EE182C">
        <w:rPr>
          <w:color w:val="000000" w:themeColor="text1"/>
        </w:rPr>
        <w:t>f so, what are they?</w:t>
      </w:r>
    </w:p>
    <w:p w14:paraId="73AD8134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8356A">
        <w:rPr>
          <w:color w:val="000000" w:themeColor="text1"/>
        </w:rPr>
        <w:t xml:space="preserve">What rules are specific to strangers in the community wishing to </w:t>
      </w:r>
      <w:r>
        <w:rPr>
          <w:color w:val="000000" w:themeColor="text1"/>
        </w:rPr>
        <w:t>access forest/wooded land</w:t>
      </w:r>
      <w:r w:rsidRPr="00A8356A">
        <w:rPr>
          <w:color w:val="000000" w:themeColor="text1"/>
        </w:rPr>
        <w:t xml:space="preserve">? Are members of the community involved in the negotiation process with outsiders wishing to acquire </w:t>
      </w:r>
      <w:r>
        <w:rPr>
          <w:color w:val="000000" w:themeColor="text1"/>
        </w:rPr>
        <w:t>access</w:t>
      </w:r>
      <w:r w:rsidRPr="00A8356A">
        <w:rPr>
          <w:color w:val="000000" w:themeColor="text1"/>
        </w:rPr>
        <w:t>? If yes, who?</w:t>
      </w:r>
    </w:p>
    <w:p w14:paraId="624299A1" w14:textId="77777777" w:rsidR="00E77260" w:rsidRPr="00A8356A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Are members of the community involved in the design, implementation and oversight of forest/wooded land agreements (contracts, concessions, permits)?</w:t>
      </w:r>
    </w:p>
    <w:p w14:paraId="300CAB80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8356A">
        <w:rPr>
          <w:color w:val="000000" w:themeColor="text1"/>
        </w:rPr>
        <w:t>What is the process that outsiders/stran</w:t>
      </w:r>
      <w:r>
        <w:rPr>
          <w:color w:val="000000" w:themeColor="text1"/>
        </w:rPr>
        <w:t>gers must follow for using the forests</w:t>
      </w:r>
      <w:r w:rsidRPr="00A8356A">
        <w:rPr>
          <w:color w:val="000000" w:themeColor="text1"/>
        </w:rPr>
        <w:t>? Are there rules that are different for locals versus outsiders? Please describe.</w:t>
      </w:r>
    </w:p>
    <w:p w14:paraId="711C2A8F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commentRangeStart w:id="31"/>
      <w:r>
        <w:rPr>
          <w:color w:val="000000" w:themeColor="text1"/>
        </w:rPr>
        <w:t xml:space="preserve">For the granting of the forest concession/permit, </w:t>
      </w:r>
      <w:commentRangeEnd w:id="31"/>
      <w:r w:rsidR="00C02CE1">
        <w:rPr>
          <w:rStyle w:val="CommentReference"/>
        </w:rPr>
        <w:commentReference w:id="31"/>
      </w:r>
      <w:r>
        <w:rPr>
          <w:color w:val="000000" w:themeColor="text1"/>
        </w:rPr>
        <w:t>was there a feedback and grievance mechanism locally available for communities? If so, was it fair and efficient? What organ was responsible of receiving and processing feedback requests and grievances?</w:t>
      </w:r>
    </w:p>
    <w:p w14:paraId="127379CF" w14:textId="77777777" w:rsidR="00883197" w:rsidRPr="008B4A4F" w:rsidRDefault="00883197" w:rsidP="0088319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Are any members of the community involved in a group that organizes activities related to the management of the forest (i.e. firefighting, patrolling, tourism, tree planting, etc.</w:t>
      </w:r>
      <w:proofErr w:type="gramStart"/>
      <w:r w:rsidRPr="008B4A4F">
        <w:rPr>
          <w:color w:val="000000" w:themeColor="text1"/>
        </w:rPr>
        <w:t>)</w:t>
      </w:r>
      <w:proofErr w:type="gramEnd"/>
    </w:p>
    <w:p w14:paraId="7314A6B4" w14:textId="77777777" w:rsidR="00883197" w:rsidRPr="008B4A4F" w:rsidRDefault="00883197" w:rsidP="0088319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Who typically participates?</w:t>
      </w:r>
    </w:p>
    <w:p w14:paraId="7A4C438B" w14:textId="77777777" w:rsidR="00883197" w:rsidRPr="008B4A4F" w:rsidRDefault="00883197" w:rsidP="0088319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What type of activities does the group do?</w:t>
      </w:r>
    </w:p>
    <w:p w14:paraId="5AC82AF3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Planting of trees</w:t>
      </w:r>
    </w:p>
    <w:p w14:paraId="4C248511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Cutting down undesired (competing) trees</w:t>
      </w:r>
    </w:p>
    <w:p w14:paraId="3011C062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Protecting certain desired (patches of) trees in the forest to promote the natural regeneration of these species</w:t>
      </w:r>
    </w:p>
    <w:p w14:paraId="340E35F6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Protecting areas of forest for particular environmental services, like water </w:t>
      </w:r>
      <w:proofErr w:type="spellStart"/>
      <w:r w:rsidRPr="008B4A4F">
        <w:rPr>
          <w:color w:val="000000" w:themeColor="text1"/>
        </w:rPr>
        <w:t>natchment</w:t>
      </w:r>
      <w:proofErr w:type="spellEnd"/>
    </w:p>
    <w:p w14:paraId="2038E75A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Protecting areas of forest for particular beliefs/ spiritual services</w:t>
      </w:r>
      <w:r>
        <w:rPr>
          <w:color w:val="000000" w:themeColor="text1"/>
        </w:rPr>
        <w:t xml:space="preserve"> /sacred sites</w:t>
      </w:r>
    </w:p>
    <w:p w14:paraId="42101806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Establishing clear use rights for a limited number of people to particular forest products (e.g., honey, trees)</w:t>
      </w:r>
    </w:p>
    <w:p w14:paraId="7E767E16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 Extension/education about forest management</w:t>
      </w:r>
    </w:p>
    <w:p w14:paraId="22CFFF04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Enacted bylaw (e.g., no bush burning in or near forest)</w:t>
      </w:r>
    </w:p>
    <w:p w14:paraId="2076FB05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Mapping/inventory forest resources (e.g. mapping forest products areas)</w:t>
      </w:r>
    </w:p>
    <w:p w14:paraId="0AB27D1E" w14:textId="77777777" w:rsidR="00156308" w:rsidRDefault="00883197" w:rsidP="00156308">
      <w:pPr>
        <w:pStyle w:val="ListParagraph"/>
        <w:numPr>
          <w:ilvl w:val="1"/>
          <w:numId w:val="1"/>
        </w:numPr>
        <w:rPr>
          <w:ins w:id="32" w:author="Aleta Haflett" w:date="2014-11-05T08:43:00Z"/>
          <w:color w:val="000000" w:themeColor="text1"/>
        </w:rPr>
      </w:pPr>
      <w:r w:rsidRPr="008B4A4F">
        <w:rPr>
          <w:color w:val="000000" w:themeColor="text1"/>
        </w:rPr>
        <w:t>Other</w:t>
      </w:r>
    </w:p>
    <w:p w14:paraId="3AA99BBB" w14:textId="7C76930E" w:rsidR="00156308" w:rsidRPr="00C02CE1" w:rsidRDefault="00156308" w:rsidP="00C02CE1">
      <w:pPr>
        <w:pStyle w:val="ListParagraph"/>
        <w:numPr>
          <w:ilvl w:val="0"/>
          <w:numId w:val="1"/>
        </w:numPr>
        <w:rPr>
          <w:color w:val="000000" w:themeColor="text1"/>
        </w:rPr>
      </w:pPr>
      <w:ins w:id="33" w:author="Aleta Haflett" w:date="2014-11-05T08:43:00Z">
        <w:r w:rsidRPr="00C02CE1">
          <w:rPr>
            <w:color w:val="000000" w:themeColor="text1"/>
          </w:rPr>
          <w:t>Is there any forest or woodland management plan in place?</w:t>
        </w:r>
      </w:ins>
    </w:p>
    <w:p w14:paraId="322BE698" w14:textId="5629ADB3" w:rsidR="00296D0E" w:rsidRPr="00296D0E" w:rsidRDefault="00296D0E" w:rsidP="00296D0E">
      <w:pPr>
        <w:rPr>
          <w:color w:val="000000" w:themeColor="text1"/>
        </w:rPr>
      </w:pPr>
      <w:r>
        <w:rPr>
          <w:color w:val="000000" w:themeColor="text1"/>
        </w:rPr>
        <w:t>FOREST CONDITION</w:t>
      </w:r>
    </w:p>
    <w:p w14:paraId="26471576" w14:textId="77777777" w:rsidR="00883197" w:rsidRDefault="00883197" w:rsidP="00883197">
      <w:pPr>
        <w:rPr>
          <w:color w:val="000000" w:themeColor="text1"/>
        </w:rPr>
      </w:pPr>
    </w:p>
    <w:p w14:paraId="5924FDA7" w14:textId="77777777" w:rsidR="00296D0E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 w:rsidRPr="008B4A4F">
        <w:rPr>
          <w:rFonts w:cs="Arial"/>
        </w:rPr>
        <w:t>In your view, how do you describe the overall condition of the forest in your community?</w:t>
      </w:r>
      <w:r>
        <w:rPr>
          <w:rFonts w:cs="Arial"/>
        </w:rPr>
        <w:t xml:space="preserve"> </w:t>
      </w:r>
      <w:r>
        <w:t xml:space="preserve">How has </w:t>
      </w:r>
      <w:r w:rsidRPr="00583DA1">
        <w:rPr>
          <w:rFonts w:cs="Arial"/>
        </w:rPr>
        <w:t xml:space="preserve">the condition of your forests/wooded area improved or worsened in the past # years? Please describe. </w:t>
      </w:r>
    </w:p>
    <w:p w14:paraId="7B23C7EE" w14:textId="77777777" w:rsidR="00296D0E" w:rsidRPr="00583DA1" w:rsidRDefault="00296D0E" w:rsidP="00296D0E">
      <w:pPr>
        <w:pStyle w:val="ListParagraph"/>
        <w:numPr>
          <w:ilvl w:val="1"/>
          <w:numId w:val="3"/>
        </w:numPr>
        <w:rPr>
          <w:rFonts w:cs="Arial"/>
        </w:rPr>
      </w:pPr>
      <w:r w:rsidRPr="00583DA1">
        <w:rPr>
          <w:rFonts w:cs="Arial"/>
        </w:rPr>
        <w:t xml:space="preserve">Why do you think it has improved or worsened? </w:t>
      </w:r>
    </w:p>
    <w:p w14:paraId="26B9F49E" w14:textId="77777777" w:rsidR="00296D0E" w:rsidRPr="00826D30" w:rsidRDefault="00296D0E" w:rsidP="00296D0E">
      <w:pPr>
        <w:pStyle w:val="ListParagraph"/>
        <w:numPr>
          <w:ilvl w:val="1"/>
          <w:numId w:val="3"/>
        </w:numPr>
        <w:rPr>
          <w:rFonts w:cs="Arial"/>
          <w:sz w:val="18"/>
          <w:szCs w:val="18"/>
        </w:rPr>
      </w:pPr>
      <w:r w:rsidRPr="008B4A4F">
        <w:t>If forests in your area have improved over recent years, has your household experienced any positive or negative impacts from these improvements?</w:t>
      </w:r>
    </w:p>
    <w:p w14:paraId="019DBD83" w14:textId="35D00AE5" w:rsidR="001A407C" w:rsidRPr="001A407C" w:rsidRDefault="001A407C" w:rsidP="001A407C">
      <w:pPr>
        <w:pStyle w:val="ListParagraph"/>
        <w:numPr>
          <w:ilvl w:val="0"/>
          <w:numId w:val="3"/>
        </w:numPr>
        <w:rPr>
          <w:rFonts w:cs="Arial"/>
        </w:rPr>
      </w:pPr>
      <w:ins w:id="34" w:author="Aleta Haflett" w:date="2014-11-05T08:54:00Z">
        <w:r>
          <w:rPr>
            <w:rFonts w:cs="Arial"/>
          </w:rPr>
          <w:t xml:space="preserve">Are there now more or less different wood and non-wood forest products available in that forest/wooded are 10 years ago? </w:t>
        </w:r>
      </w:ins>
    </w:p>
    <w:p w14:paraId="7C826A10" w14:textId="77777777" w:rsidR="00296D0E" w:rsidRDefault="00296D0E" w:rsidP="00296D0E">
      <w:pPr>
        <w:pStyle w:val="ListParagraph"/>
        <w:numPr>
          <w:ilvl w:val="0"/>
          <w:numId w:val="3"/>
        </w:numPr>
        <w:rPr>
          <w:ins w:id="35" w:author="Aleta Haflett" w:date="2014-11-05T08:59:00Z"/>
          <w:rFonts w:cs="Arial"/>
        </w:rPr>
      </w:pPr>
      <w:r>
        <w:rPr>
          <w:rFonts w:cs="Arial"/>
        </w:rPr>
        <w:t>In the next # years, do you expect the condition of your forests/wooded area to improve? Why or why not? How about the quality and availability of forest resources over the next # years?</w:t>
      </w:r>
    </w:p>
    <w:p w14:paraId="024371AA" w14:textId="054D4718" w:rsidR="001A407C" w:rsidRDefault="001A407C" w:rsidP="00296D0E">
      <w:pPr>
        <w:pStyle w:val="ListParagraph"/>
        <w:numPr>
          <w:ilvl w:val="0"/>
          <w:numId w:val="3"/>
        </w:numPr>
        <w:rPr>
          <w:ins w:id="36" w:author="Aleta Haflett" w:date="2014-11-05T08:55:00Z"/>
          <w:rFonts w:cs="Arial"/>
        </w:rPr>
      </w:pPr>
      <w:ins w:id="37" w:author="Aleta Haflett" w:date="2014-11-05T08:59:00Z">
        <w:r>
          <w:rPr>
            <w:rFonts w:cs="Arial"/>
          </w:rPr>
          <w:t xml:space="preserve">Where is new </w:t>
        </w:r>
        <w:proofErr w:type="gramStart"/>
        <w:r>
          <w:rPr>
            <w:rFonts w:cs="Arial"/>
          </w:rPr>
          <w:t>crop land</w:t>
        </w:r>
        <w:proofErr w:type="gramEnd"/>
        <w:r>
          <w:rPr>
            <w:rFonts w:cs="Arial"/>
          </w:rPr>
          <w:t xml:space="preserve"> usually opened up? (Customary land/state land- protected areas/state land-GMAs/Other state </w:t>
        </w:r>
        <w:proofErr w:type="spellStart"/>
        <w:r>
          <w:rPr>
            <w:rFonts w:cs="Arial"/>
          </w:rPr>
          <w:t>mand</w:t>
        </w:r>
        <w:proofErr w:type="spellEnd"/>
        <w:r>
          <w:rPr>
            <w:rFonts w:cs="Arial"/>
          </w:rPr>
          <w:t xml:space="preserve">/On leased land, </w:t>
        </w:r>
        <w:proofErr w:type="spellStart"/>
        <w:r>
          <w:rPr>
            <w:rFonts w:cs="Arial"/>
          </w:rPr>
          <w:t>etc</w:t>
        </w:r>
        <w:proofErr w:type="spellEnd"/>
        <w:r>
          <w:rPr>
            <w:rFonts w:cs="Arial"/>
          </w:rPr>
          <w:t>)</w:t>
        </w:r>
      </w:ins>
    </w:p>
    <w:p w14:paraId="7F412BD5" w14:textId="023B7BE6" w:rsidR="001A407C" w:rsidRPr="00583DA1" w:rsidRDefault="001A407C" w:rsidP="00296D0E">
      <w:pPr>
        <w:pStyle w:val="ListParagraph"/>
        <w:numPr>
          <w:ilvl w:val="0"/>
          <w:numId w:val="3"/>
        </w:numPr>
        <w:rPr>
          <w:rFonts w:cs="Arial"/>
        </w:rPr>
      </w:pPr>
      <w:ins w:id="38" w:author="Aleta Haflett" w:date="2014-11-05T08:55:00Z">
        <w:r>
          <w:rPr>
            <w:rFonts w:cs="Arial"/>
          </w:rPr>
          <w:t xml:space="preserve">Do you usually apply for a permission to open up new land? From who to you request permission? </w:t>
        </w:r>
      </w:ins>
    </w:p>
    <w:p w14:paraId="125159BB" w14:textId="77777777" w:rsidR="00883197" w:rsidRDefault="00883197" w:rsidP="00883197">
      <w:pPr>
        <w:rPr>
          <w:color w:val="000000" w:themeColor="text1"/>
        </w:rPr>
      </w:pPr>
    </w:p>
    <w:p w14:paraId="5250706A" w14:textId="77EA941A" w:rsidR="00DD26A1" w:rsidRDefault="00DD26A1" w:rsidP="00883197">
      <w:pPr>
        <w:rPr>
          <w:ins w:id="39" w:author="Aleta Haflett" w:date="2014-11-05T08:14:00Z"/>
          <w:color w:val="000000" w:themeColor="text1"/>
        </w:rPr>
      </w:pPr>
      <w:commentRangeStart w:id="40"/>
      <w:ins w:id="41" w:author="Aleta Haflett" w:date="2014-11-05T08:14:00Z">
        <w:r>
          <w:rPr>
            <w:color w:val="000000" w:themeColor="text1"/>
          </w:rPr>
          <w:t>FOREST PRODUCTS</w:t>
        </w:r>
      </w:ins>
      <w:commentRangeEnd w:id="40"/>
      <w:r w:rsidR="00C02CE1">
        <w:rPr>
          <w:rStyle w:val="CommentReference"/>
          <w:rFonts w:eastAsiaTheme="minorHAnsi"/>
        </w:rPr>
        <w:commentReference w:id="40"/>
      </w:r>
    </w:p>
    <w:p w14:paraId="4B50DAE6" w14:textId="77777777" w:rsidR="00DD26A1" w:rsidRDefault="00DD26A1" w:rsidP="00883197">
      <w:pPr>
        <w:rPr>
          <w:ins w:id="42" w:author="Aleta Haflett" w:date="2014-11-05T08:14:00Z"/>
          <w:color w:val="000000" w:themeColor="text1"/>
        </w:rPr>
      </w:pPr>
    </w:p>
    <w:p w14:paraId="43F4F4F0" w14:textId="48CB1E02" w:rsidR="00C02CE1" w:rsidRPr="008B4A4F" w:rsidRDefault="00DD26A1" w:rsidP="00C02CE1">
      <w:pPr>
        <w:pStyle w:val="ListParagraph"/>
        <w:numPr>
          <w:ilvl w:val="0"/>
          <w:numId w:val="3"/>
        </w:numPr>
        <w:rPr>
          <w:rFonts w:cs="Arial"/>
        </w:rPr>
      </w:pPr>
      <w:ins w:id="43" w:author="Aleta Haflett" w:date="2014-11-05T08:14:00Z">
        <w:r>
          <w:rPr>
            <w:color w:val="000000" w:themeColor="text1"/>
          </w:rPr>
          <w:t>1.  Which wood and non-forest pro</w:t>
        </w:r>
      </w:ins>
      <w:r w:rsidR="00C02CE1">
        <w:rPr>
          <w:color w:val="000000" w:themeColor="text1"/>
        </w:rPr>
        <w:t>ducts are collected/harvested by members of your community (Use list below)</w:t>
      </w:r>
      <w:ins w:id="44" w:author="Aleta Haflett" w:date="2014-11-05T08:14:00Z">
        <w:r>
          <w:rPr>
            <w:color w:val="000000" w:themeColor="text1"/>
          </w:rPr>
          <w:t xml:space="preserve">? </w:t>
        </w:r>
      </w:ins>
      <w:r w:rsidR="00C02CE1">
        <w:rPr>
          <w:rFonts w:cs="Arial"/>
        </w:rPr>
        <w:t xml:space="preserve">Which of these </w:t>
      </w:r>
      <w:r w:rsidR="00C02CE1" w:rsidRPr="008B4A4F">
        <w:rPr>
          <w:rFonts w:cs="Arial"/>
        </w:rPr>
        <w:t xml:space="preserve">are the main wood </w:t>
      </w:r>
      <w:r w:rsidR="00C02CE1">
        <w:rPr>
          <w:rFonts w:cs="Arial"/>
        </w:rPr>
        <w:t xml:space="preserve">and non-wood </w:t>
      </w:r>
      <w:r w:rsidR="00C02CE1" w:rsidRPr="008B4A4F">
        <w:rPr>
          <w:rFonts w:cs="Arial"/>
        </w:rPr>
        <w:t>products harvested in this forest/wooded area?</w:t>
      </w:r>
    </w:p>
    <w:p w14:paraId="383D25A8" w14:textId="4B2ACC85" w:rsidR="00F41FE7" w:rsidRDefault="00F41FE7" w:rsidP="00883197">
      <w:pPr>
        <w:rPr>
          <w:ins w:id="45" w:author="Aleta Haflett" w:date="2014-11-05T08:19:00Z"/>
          <w:color w:val="000000" w:themeColor="text1"/>
        </w:rPr>
      </w:pPr>
    </w:p>
    <w:p w14:paraId="6CD5DC8F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46" w:author="Aleta Haflett" w:date="2014-11-05T08:19:00Z"/>
          <w:rFonts w:ascii="Calibri Light" w:hAnsi="Calibri Light" w:cs="Calibri"/>
          <w:sz w:val="26"/>
          <w:szCs w:val="26"/>
        </w:rPr>
      </w:pPr>
      <w:ins w:id="47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1. Industrial wood </w:t>
        </w:r>
      </w:ins>
    </w:p>
    <w:p w14:paraId="637B4B17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48" w:author="Aleta Haflett" w:date="2014-11-05T08:19:00Z"/>
          <w:rFonts w:ascii="Calibri Light" w:hAnsi="Calibri Light" w:cs="Calibri"/>
          <w:sz w:val="26"/>
          <w:szCs w:val="26"/>
        </w:rPr>
      </w:pPr>
      <w:ins w:id="49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2. </w:t>
        </w:r>
        <w:proofErr w:type="spellStart"/>
        <w:r w:rsidRPr="0056199B">
          <w:rPr>
            <w:rFonts w:ascii="Calibri Light" w:hAnsi="Calibri Light" w:cs="Calibri"/>
            <w:sz w:val="26"/>
            <w:szCs w:val="26"/>
          </w:rPr>
          <w:t>Fuelwood</w:t>
        </w:r>
        <w:proofErr w:type="spellEnd"/>
        <w:r w:rsidRPr="0056199B">
          <w:rPr>
            <w:rFonts w:ascii="Calibri Light" w:hAnsi="Calibri Light" w:cs="Calibri"/>
            <w:sz w:val="26"/>
            <w:szCs w:val="26"/>
          </w:rPr>
          <w:t> </w:t>
        </w:r>
      </w:ins>
    </w:p>
    <w:p w14:paraId="0BFC95FD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50" w:author="Aleta Haflett" w:date="2014-11-05T08:19:00Z"/>
          <w:rFonts w:ascii="Calibri Light" w:hAnsi="Calibri Light" w:cs="Calibri"/>
          <w:sz w:val="26"/>
          <w:szCs w:val="26"/>
        </w:rPr>
      </w:pPr>
      <w:ins w:id="51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3. Charcoal</w:t>
        </w:r>
      </w:ins>
    </w:p>
    <w:p w14:paraId="7412BC36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52" w:author="Aleta Haflett" w:date="2014-11-05T08:19:00Z"/>
          <w:rFonts w:ascii="Calibri Light" w:hAnsi="Calibri Light" w:cs="Calibri"/>
          <w:sz w:val="26"/>
          <w:szCs w:val="26"/>
        </w:rPr>
      </w:pPr>
      <w:ins w:id="53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 4. Wood for </w:t>
        </w:r>
        <w:proofErr w:type="gramStart"/>
        <w:r w:rsidRPr="0056199B">
          <w:rPr>
            <w:rFonts w:ascii="Calibri Light" w:hAnsi="Calibri Light" w:cs="Calibri"/>
            <w:sz w:val="26"/>
            <w:szCs w:val="26"/>
          </w:rPr>
          <w:t>wood carvings</w:t>
        </w:r>
        <w:proofErr w:type="gramEnd"/>
        <w:r w:rsidRPr="0056199B">
          <w:rPr>
            <w:rFonts w:ascii="Calibri Light" w:hAnsi="Calibri Light" w:cs="Calibri"/>
            <w:sz w:val="26"/>
            <w:szCs w:val="26"/>
          </w:rPr>
          <w:t xml:space="preserve"> </w:t>
        </w:r>
      </w:ins>
    </w:p>
    <w:p w14:paraId="0DCB5164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54" w:author="Aleta Haflett" w:date="2014-11-05T08:19:00Z"/>
          <w:rFonts w:ascii="Calibri Light" w:hAnsi="Calibri Light" w:cs="Times"/>
        </w:rPr>
      </w:pPr>
      <w:ins w:id="55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5. Wood for poles</w:t>
        </w:r>
      </w:ins>
    </w:p>
    <w:p w14:paraId="4BFE20D9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56" w:author="Aleta Haflett" w:date="2014-11-05T08:19:00Z"/>
          <w:rFonts w:ascii="Calibri Light" w:hAnsi="Calibri Light" w:cs="Calibri"/>
          <w:sz w:val="26"/>
          <w:szCs w:val="26"/>
        </w:rPr>
      </w:pPr>
      <w:ins w:id="57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6. Fruits, nuts, seeds, roots, berries, </w:t>
        </w:r>
        <w:proofErr w:type="spellStart"/>
        <w:r w:rsidRPr="0056199B">
          <w:rPr>
            <w:rFonts w:ascii="Calibri Light" w:hAnsi="Calibri Light" w:cs="Calibri"/>
            <w:sz w:val="26"/>
            <w:szCs w:val="26"/>
          </w:rPr>
          <w:t>etc</w:t>
        </w:r>
        <w:proofErr w:type="spellEnd"/>
        <w:r w:rsidRPr="0056199B">
          <w:rPr>
            <w:rFonts w:ascii="Calibri Light" w:hAnsi="Calibri Light" w:cs="Calibri"/>
            <w:sz w:val="26"/>
            <w:szCs w:val="26"/>
          </w:rPr>
          <w:t xml:space="preserve"> </w:t>
        </w:r>
      </w:ins>
    </w:p>
    <w:p w14:paraId="6F3F1586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58" w:author="Aleta Haflett" w:date="2014-11-05T08:19:00Z"/>
          <w:rFonts w:ascii="Calibri Light" w:hAnsi="Calibri Light" w:cs="Calibri"/>
          <w:sz w:val="26"/>
          <w:szCs w:val="26"/>
        </w:rPr>
      </w:pPr>
      <w:ins w:id="59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7. Mushrooms </w:t>
        </w:r>
      </w:ins>
    </w:p>
    <w:p w14:paraId="622996B6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60" w:author="Aleta Haflett" w:date="2014-11-05T08:19:00Z"/>
          <w:rFonts w:ascii="Calibri Light" w:hAnsi="Calibri Light" w:cs="Calibri"/>
          <w:sz w:val="26"/>
          <w:szCs w:val="26"/>
        </w:rPr>
      </w:pPr>
      <w:ins w:id="61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8. Fodder </w:t>
        </w:r>
      </w:ins>
    </w:p>
    <w:p w14:paraId="7087A6A5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62" w:author="Aleta Haflett" w:date="2014-11-05T08:19:00Z"/>
          <w:rFonts w:ascii="Calibri Light" w:hAnsi="Calibri Light" w:cs="Times"/>
        </w:rPr>
      </w:pPr>
      <w:ins w:id="63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9. Rattan</w:t>
        </w:r>
      </w:ins>
    </w:p>
    <w:p w14:paraId="1F1102AD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64" w:author="Aleta Haflett" w:date="2014-11-05T08:19:00Z"/>
          <w:rFonts w:ascii="Calibri Light" w:hAnsi="Calibri Light" w:cs="Calibri"/>
          <w:sz w:val="26"/>
          <w:szCs w:val="26"/>
        </w:rPr>
      </w:pPr>
      <w:ins w:id="65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10. </w:t>
        </w:r>
        <w:proofErr w:type="spellStart"/>
        <w:r w:rsidRPr="0056199B">
          <w:rPr>
            <w:rFonts w:ascii="Calibri Light" w:hAnsi="Calibri Light" w:cs="Calibri"/>
            <w:sz w:val="26"/>
            <w:szCs w:val="26"/>
          </w:rPr>
          <w:t>Plantmedicines</w:t>
        </w:r>
        <w:proofErr w:type="spellEnd"/>
      </w:ins>
    </w:p>
    <w:p w14:paraId="6AA06EB4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66" w:author="Aleta Haflett" w:date="2014-11-05T08:19:00Z"/>
          <w:rFonts w:ascii="Calibri Light" w:hAnsi="Calibri Light" w:cs="Calibri"/>
          <w:sz w:val="26"/>
          <w:szCs w:val="26"/>
        </w:rPr>
      </w:pPr>
      <w:ins w:id="67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 11. </w:t>
        </w:r>
        <w:proofErr w:type="spellStart"/>
        <w:r w:rsidRPr="0056199B">
          <w:rPr>
            <w:rFonts w:ascii="Calibri Light" w:hAnsi="Calibri Light" w:cs="Calibri"/>
            <w:sz w:val="26"/>
            <w:szCs w:val="26"/>
          </w:rPr>
          <w:t>Herbsandspices</w:t>
        </w:r>
        <w:proofErr w:type="spellEnd"/>
        <w:r w:rsidRPr="0056199B">
          <w:rPr>
            <w:rFonts w:ascii="Calibri Light" w:hAnsi="Calibri Light" w:cs="Calibri"/>
            <w:sz w:val="26"/>
            <w:szCs w:val="26"/>
          </w:rPr>
          <w:t> </w:t>
        </w:r>
      </w:ins>
    </w:p>
    <w:p w14:paraId="27C3D0A6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68" w:author="Aleta Haflett" w:date="2014-11-05T08:19:00Z"/>
          <w:rFonts w:ascii="Calibri Light" w:hAnsi="Calibri Light" w:cs="Calibri"/>
          <w:sz w:val="26"/>
          <w:szCs w:val="26"/>
        </w:rPr>
      </w:pPr>
      <w:ins w:id="69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12. Dying / tanning </w:t>
        </w:r>
      </w:ins>
    </w:p>
    <w:p w14:paraId="1E28414E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70" w:author="Aleta Haflett" w:date="2014-11-05T08:19:00Z"/>
          <w:rFonts w:ascii="Calibri Light" w:hAnsi="Calibri Light" w:cs="Calibri"/>
          <w:sz w:val="26"/>
          <w:szCs w:val="26"/>
        </w:rPr>
      </w:pPr>
      <w:ins w:id="71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13. </w:t>
        </w:r>
        <w:proofErr w:type="gramStart"/>
        <w:r w:rsidRPr="0056199B">
          <w:rPr>
            <w:rFonts w:ascii="Calibri Light" w:hAnsi="Calibri Light" w:cs="Calibri"/>
            <w:sz w:val="26"/>
            <w:szCs w:val="26"/>
          </w:rPr>
          <w:t>Seeds(</w:t>
        </w:r>
        <w:proofErr w:type="spellStart"/>
        <w:proofErr w:type="gramEnd"/>
        <w:r w:rsidRPr="0056199B">
          <w:rPr>
            <w:rFonts w:ascii="Calibri Light" w:hAnsi="Calibri Light" w:cs="Calibri"/>
            <w:sz w:val="26"/>
            <w:szCs w:val="26"/>
          </w:rPr>
          <w:t>forregenerationpurposes</w:t>
        </w:r>
        <w:proofErr w:type="spellEnd"/>
        <w:r w:rsidRPr="0056199B">
          <w:rPr>
            <w:rFonts w:ascii="Calibri Light" w:hAnsi="Calibri Light" w:cs="Calibri"/>
            <w:sz w:val="26"/>
            <w:szCs w:val="26"/>
          </w:rPr>
          <w:t>)</w:t>
        </w:r>
      </w:ins>
    </w:p>
    <w:p w14:paraId="095E0E61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72" w:author="Aleta Haflett" w:date="2014-11-05T08:19:00Z"/>
          <w:rFonts w:ascii="Calibri Light" w:hAnsi="Calibri Light" w:cs="Times"/>
        </w:rPr>
      </w:pPr>
      <w:ins w:id="73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 14. </w:t>
        </w:r>
        <w:proofErr w:type="spellStart"/>
        <w:proofErr w:type="gramStart"/>
        <w:r w:rsidRPr="0056199B">
          <w:rPr>
            <w:rFonts w:ascii="Calibri Light" w:hAnsi="Calibri Light" w:cs="Calibri"/>
            <w:sz w:val="26"/>
            <w:szCs w:val="26"/>
          </w:rPr>
          <w:t>Fibres</w:t>
        </w:r>
        <w:proofErr w:type="spellEnd"/>
        <w:r w:rsidRPr="0056199B">
          <w:rPr>
            <w:rFonts w:ascii="Calibri Light" w:hAnsi="Calibri Light" w:cs="Calibri"/>
            <w:sz w:val="26"/>
            <w:szCs w:val="26"/>
          </w:rPr>
          <w:t>(</w:t>
        </w:r>
        <w:proofErr w:type="spellStart"/>
        <w:proofErr w:type="gramEnd"/>
        <w:r w:rsidRPr="0056199B">
          <w:rPr>
            <w:rFonts w:ascii="Calibri Light" w:hAnsi="Calibri Light" w:cs="Calibri"/>
            <w:sz w:val="26"/>
            <w:szCs w:val="26"/>
          </w:rPr>
          <w:t>forropeetc</w:t>
        </w:r>
        <w:proofErr w:type="spellEnd"/>
        <w:r w:rsidRPr="0056199B">
          <w:rPr>
            <w:rFonts w:ascii="Calibri Light" w:hAnsi="Calibri Light" w:cs="Calibri"/>
            <w:sz w:val="26"/>
            <w:szCs w:val="26"/>
          </w:rPr>
          <w:t>.)</w:t>
        </w:r>
      </w:ins>
    </w:p>
    <w:p w14:paraId="785A45D3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74" w:author="Aleta Haflett" w:date="2014-11-05T08:19:00Z"/>
          <w:rFonts w:ascii="Calibri Light" w:hAnsi="Calibri Light" w:cs="Times"/>
        </w:rPr>
      </w:pPr>
      <w:ins w:id="75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15. </w:t>
        </w:r>
        <w:proofErr w:type="spellStart"/>
        <w:r w:rsidRPr="0056199B">
          <w:rPr>
            <w:rFonts w:ascii="Calibri Light" w:hAnsi="Calibri Light" w:cs="Calibri"/>
            <w:sz w:val="26"/>
            <w:szCs w:val="26"/>
          </w:rPr>
          <w:t>Otherplantproducts</w:t>
        </w:r>
        <w:proofErr w:type="spellEnd"/>
      </w:ins>
    </w:p>
    <w:p w14:paraId="3A359E66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76" w:author="Aleta Haflett" w:date="2014-11-05T08:19:00Z"/>
          <w:rFonts w:ascii="Calibri Light" w:hAnsi="Calibri Light" w:cs="Calibri"/>
          <w:sz w:val="26"/>
          <w:szCs w:val="26"/>
        </w:rPr>
      </w:pPr>
      <w:ins w:id="77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16. Wildlife (including bush meat) </w:t>
        </w:r>
      </w:ins>
    </w:p>
    <w:p w14:paraId="360A7484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78" w:author="Aleta Haflett" w:date="2014-11-05T08:19:00Z"/>
          <w:rFonts w:ascii="Calibri Light" w:hAnsi="Calibri Light" w:cs="Calibri"/>
          <w:sz w:val="26"/>
          <w:szCs w:val="26"/>
        </w:rPr>
      </w:pPr>
      <w:ins w:id="79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 xml:space="preserve">17. Beekeeping activities (e.g. honey) </w:t>
        </w:r>
      </w:ins>
    </w:p>
    <w:p w14:paraId="4A24AE0A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80" w:author="Aleta Haflett" w:date="2014-11-05T08:19:00Z"/>
          <w:rFonts w:ascii="Calibri Light" w:hAnsi="Calibri Light" w:cs="Times"/>
        </w:rPr>
      </w:pPr>
      <w:ins w:id="81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18. Caterpillar</w:t>
        </w:r>
      </w:ins>
    </w:p>
    <w:p w14:paraId="7C359769" w14:textId="77777777" w:rsidR="00F41FE7" w:rsidRPr="0056199B" w:rsidRDefault="00F41FE7" w:rsidP="00C02CE1">
      <w:pPr>
        <w:widowControl w:val="0"/>
        <w:autoSpaceDE w:val="0"/>
        <w:autoSpaceDN w:val="0"/>
        <w:adjustRightInd w:val="0"/>
        <w:spacing w:after="240"/>
        <w:ind w:left="720"/>
        <w:contextualSpacing/>
        <w:rPr>
          <w:ins w:id="82" w:author="Aleta Haflett" w:date="2014-11-05T08:19:00Z"/>
          <w:rFonts w:ascii="Calibri Light" w:hAnsi="Calibri Light" w:cs="Calibri"/>
          <w:sz w:val="26"/>
          <w:szCs w:val="26"/>
        </w:rPr>
      </w:pPr>
      <w:ins w:id="83" w:author="Aleta Haflett" w:date="2014-11-05T08:19:00Z">
        <w:r w:rsidRPr="0056199B">
          <w:rPr>
            <w:rFonts w:ascii="Calibri Light" w:hAnsi="Calibri Light" w:cs="Calibri"/>
            <w:sz w:val="26"/>
            <w:szCs w:val="26"/>
          </w:rPr>
          <w:t>99. Other (specify)_______________</w:t>
        </w:r>
      </w:ins>
    </w:p>
    <w:p w14:paraId="093FBA2C" w14:textId="77777777" w:rsidR="00F41FE7" w:rsidRDefault="00F41FE7" w:rsidP="00883197">
      <w:pPr>
        <w:rPr>
          <w:ins w:id="84" w:author="Aleta Haflett" w:date="2014-11-05T08:14:00Z"/>
          <w:color w:val="000000" w:themeColor="text1"/>
        </w:rPr>
      </w:pPr>
    </w:p>
    <w:p w14:paraId="54F1933E" w14:textId="57014CBF" w:rsidR="00F41FE7" w:rsidRDefault="00F41FE7" w:rsidP="00883197">
      <w:pPr>
        <w:rPr>
          <w:ins w:id="85" w:author="Aleta Haflett" w:date="2014-11-05T08:15:00Z"/>
          <w:color w:val="000000" w:themeColor="text1"/>
        </w:rPr>
      </w:pPr>
      <w:ins w:id="86" w:author="Aleta Haflett" w:date="2014-11-05T08:15:00Z">
        <w:r>
          <w:rPr>
            <w:color w:val="000000" w:themeColor="text1"/>
          </w:rPr>
          <w:t>3. What are the main species you harvested (per product)? Rank from most important to least important</w:t>
        </w:r>
      </w:ins>
    </w:p>
    <w:p w14:paraId="7D408E85" w14:textId="1AA1BF38" w:rsidR="00DD26A1" w:rsidRDefault="00F41FE7" w:rsidP="00883197">
      <w:pPr>
        <w:rPr>
          <w:ins w:id="87" w:author="Aleta Haflett" w:date="2014-11-05T08:20:00Z"/>
          <w:color w:val="000000" w:themeColor="text1"/>
        </w:rPr>
      </w:pPr>
      <w:ins w:id="88" w:author="Aleta Haflett" w:date="2014-11-05T08:17:00Z">
        <w:r>
          <w:rPr>
            <w:color w:val="000000" w:themeColor="text1"/>
          </w:rPr>
          <w:t xml:space="preserve">4. For each product – has the availability of each product </w:t>
        </w:r>
      </w:ins>
      <w:ins w:id="89" w:author="Aleta Haflett" w:date="2014-11-05T08:18:00Z">
        <w:r>
          <w:rPr>
            <w:color w:val="000000" w:themeColor="text1"/>
          </w:rPr>
          <w:t xml:space="preserve">increased, decreased, or remain the same over the last 3 years? </w:t>
        </w:r>
      </w:ins>
    </w:p>
    <w:p w14:paraId="4A318396" w14:textId="15E68052" w:rsidR="00F41FE7" w:rsidRDefault="00F41FE7" w:rsidP="00883197">
      <w:pPr>
        <w:rPr>
          <w:ins w:id="90" w:author="Aleta Haflett" w:date="2014-11-05T08:21:00Z"/>
          <w:color w:val="000000" w:themeColor="text1"/>
        </w:rPr>
      </w:pPr>
      <w:ins w:id="91" w:author="Aleta Haflett" w:date="2014-11-05T08:20:00Z">
        <w:r>
          <w:rPr>
            <w:color w:val="000000" w:themeColor="text1"/>
          </w:rPr>
          <w:t xml:space="preserve">5. Have you experienced any conflicts related to harvesting forest products in the last 5 years? </w:t>
        </w:r>
      </w:ins>
      <w:ins w:id="92" w:author="Aleta Haflett" w:date="2014-11-05T08:21:00Z">
        <w:r>
          <w:rPr>
            <w:color w:val="000000" w:themeColor="text1"/>
          </w:rPr>
          <w:br/>
          <w:t xml:space="preserve">6. What type of conflict? </w:t>
        </w:r>
      </w:ins>
    </w:p>
    <w:p w14:paraId="060F596E" w14:textId="532E70D6" w:rsidR="00F41FE7" w:rsidRDefault="00F41FE7" w:rsidP="00883197">
      <w:pPr>
        <w:rPr>
          <w:ins w:id="93" w:author="Aleta Haflett" w:date="2014-11-05T08:22:00Z"/>
          <w:color w:val="000000" w:themeColor="text1"/>
        </w:rPr>
      </w:pPr>
      <w:ins w:id="94" w:author="Aleta Haflett" w:date="2014-11-05T08:21:00Z">
        <w:r>
          <w:rPr>
            <w:color w:val="000000" w:themeColor="text1"/>
          </w:rPr>
          <w:tab/>
          <w:t xml:space="preserve">a. Conflict with </w:t>
        </w:r>
      </w:ins>
      <w:ins w:id="95" w:author="Aleta Haflett" w:date="2014-11-05T08:22:00Z">
        <w:r>
          <w:rPr>
            <w:color w:val="000000" w:themeColor="text1"/>
          </w:rPr>
          <w:t>FD</w:t>
        </w:r>
      </w:ins>
    </w:p>
    <w:p w14:paraId="1A4138D8" w14:textId="505973D2" w:rsidR="00F41FE7" w:rsidRDefault="00F41FE7" w:rsidP="00883197">
      <w:pPr>
        <w:rPr>
          <w:ins w:id="96" w:author="Aleta Haflett" w:date="2014-11-05T08:22:00Z"/>
          <w:color w:val="000000" w:themeColor="text1"/>
        </w:rPr>
      </w:pPr>
      <w:ins w:id="97" w:author="Aleta Haflett" w:date="2014-11-05T08:22:00Z">
        <w:r>
          <w:rPr>
            <w:color w:val="000000" w:themeColor="text1"/>
          </w:rPr>
          <w:tab/>
          <w:t xml:space="preserve">b. Conflict with concessioners </w:t>
        </w:r>
      </w:ins>
    </w:p>
    <w:p w14:paraId="37ABAEB0" w14:textId="7EE69136" w:rsidR="00F41FE7" w:rsidRDefault="00F41FE7" w:rsidP="00883197">
      <w:pPr>
        <w:rPr>
          <w:ins w:id="98" w:author="Aleta Haflett" w:date="2014-11-05T08:22:00Z"/>
          <w:color w:val="000000" w:themeColor="text1"/>
        </w:rPr>
      </w:pPr>
      <w:ins w:id="99" w:author="Aleta Haflett" w:date="2014-11-05T08:22:00Z">
        <w:r>
          <w:rPr>
            <w:color w:val="000000" w:themeColor="text1"/>
          </w:rPr>
          <w:tab/>
          <w:t xml:space="preserve">c. Land-use conflicts with community members </w:t>
        </w:r>
      </w:ins>
    </w:p>
    <w:p w14:paraId="12BD2FFC" w14:textId="1F9F0F3E" w:rsidR="00F41FE7" w:rsidRDefault="00F41FE7" w:rsidP="00883197">
      <w:pPr>
        <w:rPr>
          <w:ins w:id="100" w:author="Aleta Haflett" w:date="2014-11-05T08:22:00Z"/>
          <w:color w:val="000000" w:themeColor="text1"/>
        </w:rPr>
      </w:pPr>
      <w:ins w:id="101" w:author="Aleta Haflett" w:date="2014-11-05T08:22:00Z">
        <w:r>
          <w:rPr>
            <w:color w:val="000000" w:themeColor="text1"/>
          </w:rPr>
          <w:tab/>
          <w:t xml:space="preserve">d. Land use conflicts with neighboring community </w:t>
        </w:r>
      </w:ins>
    </w:p>
    <w:p w14:paraId="6E5DCD6F" w14:textId="28B3DEAC" w:rsidR="00F41FE7" w:rsidRDefault="00F41FE7" w:rsidP="00883197">
      <w:pPr>
        <w:rPr>
          <w:ins w:id="102" w:author="Aleta Haflett" w:date="2014-11-05T08:22:00Z"/>
          <w:color w:val="000000" w:themeColor="text1"/>
        </w:rPr>
      </w:pPr>
      <w:ins w:id="103" w:author="Aleta Haflett" w:date="2014-11-05T08:22:00Z">
        <w:r>
          <w:rPr>
            <w:color w:val="000000" w:themeColor="text1"/>
          </w:rPr>
          <w:tab/>
          <w:t>e. Conflicts with outsiders</w:t>
        </w:r>
      </w:ins>
    </w:p>
    <w:p w14:paraId="34187100" w14:textId="177245E0" w:rsidR="00F41FE7" w:rsidRDefault="00F41FE7" w:rsidP="00883197">
      <w:pPr>
        <w:rPr>
          <w:ins w:id="104" w:author="Aleta Haflett" w:date="2014-11-05T08:23:00Z"/>
          <w:color w:val="000000" w:themeColor="text1"/>
        </w:rPr>
      </w:pPr>
      <w:ins w:id="105" w:author="Aleta Haflett" w:date="2014-11-05T08:22:00Z">
        <w:r>
          <w:rPr>
            <w:color w:val="000000" w:themeColor="text1"/>
          </w:rPr>
          <w:tab/>
          <w:t xml:space="preserve">f. Other types of conflicts, specify </w:t>
        </w:r>
      </w:ins>
    </w:p>
    <w:p w14:paraId="15EF709A" w14:textId="77777777" w:rsidR="00F41FE7" w:rsidRDefault="00F41FE7" w:rsidP="00883197">
      <w:pPr>
        <w:rPr>
          <w:ins w:id="106" w:author="Aleta Haflett" w:date="2014-11-05T08:23:00Z"/>
          <w:color w:val="000000" w:themeColor="text1"/>
        </w:rPr>
      </w:pPr>
    </w:p>
    <w:p w14:paraId="3844D387" w14:textId="5F24F12C" w:rsidR="00627A0B" w:rsidRDefault="00F41FE7" w:rsidP="00883197">
      <w:pPr>
        <w:rPr>
          <w:color w:val="000000" w:themeColor="text1"/>
        </w:rPr>
      </w:pPr>
      <w:ins w:id="107" w:author="Aleta Haflett" w:date="2014-11-05T08:23:00Z">
        <w:r>
          <w:rPr>
            <w:color w:val="000000" w:themeColor="text1"/>
          </w:rPr>
          <w:t xml:space="preserve">7. </w:t>
        </w:r>
      </w:ins>
      <w:r w:rsidR="00627A0B">
        <w:rPr>
          <w:color w:val="000000" w:themeColor="text1"/>
        </w:rPr>
        <w:t xml:space="preserve">What are the current market prices for each product? </w:t>
      </w:r>
    </w:p>
    <w:p w14:paraId="485AD187" w14:textId="77777777" w:rsidR="00627A0B" w:rsidRDefault="00627A0B" w:rsidP="00883197">
      <w:pPr>
        <w:rPr>
          <w:color w:val="000000" w:themeColor="text1"/>
        </w:rPr>
      </w:pPr>
    </w:p>
    <w:p w14:paraId="1DBF8FB3" w14:textId="2745099D" w:rsidR="00F41FE7" w:rsidRDefault="00627A0B" w:rsidP="00883197">
      <w:pPr>
        <w:rPr>
          <w:ins w:id="108" w:author="Aleta Haflett" w:date="2014-11-05T08:23:00Z"/>
          <w:color w:val="000000" w:themeColor="text1"/>
        </w:rPr>
      </w:pPr>
      <w:r>
        <w:rPr>
          <w:color w:val="000000" w:themeColor="text1"/>
        </w:rPr>
        <w:t xml:space="preserve">8. </w:t>
      </w:r>
      <w:ins w:id="109" w:author="Aleta Haflett" w:date="2014-11-05T08:23:00Z">
        <w:r w:rsidR="00F41FE7">
          <w:rPr>
            <w:color w:val="000000" w:themeColor="text1"/>
          </w:rPr>
          <w:t>What has been the trend in market price for the product during the last five years? (</w:t>
        </w:r>
        <w:proofErr w:type="gramStart"/>
        <w:r w:rsidR="00F41FE7">
          <w:rPr>
            <w:color w:val="000000" w:themeColor="text1"/>
          </w:rPr>
          <w:t>increase</w:t>
        </w:r>
        <w:proofErr w:type="gramEnd"/>
        <w:r w:rsidR="00F41FE7">
          <w:rPr>
            <w:color w:val="000000" w:themeColor="text1"/>
          </w:rPr>
          <w:t>/decrease/no change)</w:t>
        </w:r>
      </w:ins>
    </w:p>
    <w:p w14:paraId="58F89201" w14:textId="77777777" w:rsidR="00F41FE7" w:rsidRDefault="00F41FE7" w:rsidP="00883197">
      <w:pPr>
        <w:rPr>
          <w:ins w:id="110" w:author="Aleta Haflett" w:date="2014-11-05T08:24:00Z"/>
          <w:color w:val="000000" w:themeColor="text1"/>
        </w:rPr>
      </w:pPr>
    </w:p>
    <w:p w14:paraId="2AD07268" w14:textId="612AF7CC" w:rsidR="00F41FE7" w:rsidRDefault="00627A0B" w:rsidP="00883197">
      <w:pPr>
        <w:rPr>
          <w:ins w:id="111" w:author="Aleta Haflett" w:date="2014-11-05T08:25:00Z"/>
          <w:color w:val="000000" w:themeColor="text1"/>
        </w:rPr>
      </w:pPr>
      <w:r>
        <w:rPr>
          <w:color w:val="000000" w:themeColor="text1"/>
        </w:rPr>
        <w:t>9</w:t>
      </w:r>
      <w:ins w:id="112" w:author="Aleta Haflett" w:date="2014-11-05T08:24:00Z">
        <w:r w:rsidR="00F41FE7">
          <w:rPr>
            <w:color w:val="000000" w:themeColor="text1"/>
          </w:rPr>
          <w:t xml:space="preserve">. Who is the main user group for each product harvested? </w:t>
        </w:r>
      </w:ins>
    </w:p>
    <w:p w14:paraId="62562859" w14:textId="04568E72" w:rsidR="00F41FE7" w:rsidRDefault="00F41FE7" w:rsidP="00627A0B">
      <w:pPr>
        <w:ind w:left="720"/>
        <w:rPr>
          <w:ins w:id="113" w:author="Aleta Haflett" w:date="2014-11-05T08:25:00Z"/>
          <w:color w:val="000000" w:themeColor="text1"/>
        </w:rPr>
      </w:pPr>
      <w:ins w:id="114" w:author="Aleta Haflett" w:date="2014-11-05T08:25:00Z">
        <w:r>
          <w:rPr>
            <w:color w:val="000000" w:themeColor="text1"/>
          </w:rPr>
          <w:t>a. Community members</w:t>
        </w:r>
      </w:ins>
    </w:p>
    <w:p w14:paraId="1E56D5D8" w14:textId="458784BE" w:rsidR="00F41FE7" w:rsidRDefault="00F41FE7" w:rsidP="00627A0B">
      <w:pPr>
        <w:ind w:left="720"/>
        <w:rPr>
          <w:ins w:id="115" w:author="Aleta Haflett" w:date="2014-11-05T08:25:00Z"/>
          <w:color w:val="000000" w:themeColor="text1"/>
        </w:rPr>
      </w:pPr>
      <w:ins w:id="116" w:author="Aleta Haflett" w:date="2014-11-05T08:25:00Z">
        <w:r>
          <w:rPr>
            <w:color w:val="000000" w:themeColor="text1"/>
          </w:rPr>
          <w:t xml:space="preserve">b. Small-scale commercial users from within the community </w:t>
        </w:r>
      </w:ins>
    </w:p>
    <w:p w14:paraId="7AFC44B0" w14:textId="41A1E81B" w:rsidR="00F41FE7" w:rsidRDefault="00F41FE7" w:rsidP="00627A0B">
      <w:pPr>
        <w:ind w:left="720"/>
        <w:rPr>
          <w:ins w:id="117" w:author="Aleta Haflett" w:date="2014-11-05T08:25:00Z"/>
          <w:color w:val="000000" w:themeColor="text1"/>
        </w:rPr>
      </w:pPr>
      <w:ins w:id="118" w:author="Aleta Haflett" w:date="2014-11-05T08:25:00Z">
        <w:r>
          <w:rPr>
            <w:color w:val="000000" w:themeColor="text1"/>
          </w:rPr>
          <w:t>c. Large-</w:t>
        </w:r>
      </w:ins>
      <w:ins w:id="119" w:author="Aleta Haflett" w:date="2014-11-05T08:26:00Z">
        <w:r w:rsidR="00FA13E0">
          <w:rPr>
            <w:color w:val="000000" w:themeColor="text1"/>
          </w:rPr>
          <w:t>s</w:t>
        </w:r>
      </w:ins>
      <w:ins w:id="120" w:author="Aleta Haflett" w:date="2014-11-05T08:25:00Z">
        <w:r>
          <w:rPr>
            <w:color w:val="000000" w:themeColor="text1"/>
          </w:rPr>
          <w:t xml:space="preserve">cale </w:t>
        </w:r>
      </w:ins>
      <w:ins w:id="121" w:author="Aleta Haflett" w:date="2014-11-05T08:26:00Z">
        <w:r w:rsidR="00FA13E0">
          <w:rPr>
            <w:color w:val="000000" w:themeColor="text1"/>
          </w:rPr>
          <w:t>commercial</w:t>
        </w:r>
      </w:ins>
      <w:ins w:id="122" w:author="Aleta Haflett" w:date="2014-11-05T08:25:00Z">
        <w:r>
          <w:rPr>
            <w:color w:val="000000" w:themeColor="text1"/>
          </w:rPr>
          <w:t xml:space="preserve"> users from within the community</w:t>
        </w:r>
      </w:ins>
    </w:p>
    <w:p w14:paraId="3AE401B5" w14:textId="659FDCAB" w:rsidR="00F41FE7" w:rsidRDefault="00F41FE7" w:rsidP="00627A0B">
      <w:pPr>
        <w:ind w:left="720"/>
        <w:rPr>
          <w:ins w:id="123" w:author="Aleta Haflett" w:date="2014-11-05T08:26:00Z"/>
          <w:color w:val="000000" w:themeColor="text1"/>
        </w:rPr>
      </w:pPr>
      <w:ins w:id="124" w:author="Aleta Haflett" w:date="2014-11-05T08:25:00Z">
        <w:r>
          <w:rPr>
            <w:color w:val="000000" w:themeColor="text1"/>
          </w:rPr>
          <w:t xml:space="preserve">d. Subsistence </w:t>
        </w:r>
      </w:ins>
      <w:ins w:id="125" w:author="Aleta Haflett" w:date="2014-11-05T08:26:00Z">
        <w:r w:rsidR="00FA13E0">
          <w:rPr>
            <w:color w:val="000000" w:themeColor="text1"/>
          </w:rPr>
          <w:t xml:space="preserve">oriented users from outside the community </w:t>
        </w:r>
      </w:ins>
    </w:p>
    <w:p w14:paraId="2A2196B8" w14:textId="1A43AFC4" w:rsidR="00FA13E0" w:rsidRDefault="00FA13E0" w:rsidP="00627A0B">
      <w:pPr>
        <w:ind w:left="720"/>
        <w:rPr>
          <w:ins w:id="126" w:author="Aleta Haflett" w:date="2014-11-05T08:26:00Z"/>
          <w:color w:val="000000" w:themeColor="text1"/>
        </w:rPr>
      </w:pPr>
      <w:ins w:id="127" w:author="Aleta Haflett" w:date="2014-11-05T08:26:00Z">
        <w:r>
          <w:rPr>
            <w:color w:val="000000" w:themeColor="text1"/>
          </w:rPr>
          <w:t xml:space="preserve">e. Small-scale commercial users from outside the community </w:t>
        </w:r>
      </w:ins>
    </w:p>
    <w:p w14:paraId="40E1856E" w14:textId="603F1836" w:rsidR="00FA13E0" w:rsidRDefault="00FA13E0" w:rsidP="00627A0B">
      <w:pPr>
        <w:ind w:left="720"/>
        <w:rPr>
          <w:ins w:id="128" w:author="Aleta Haflett" w:date="2014-11-05T08:26:00Z"/>
          <w:color w:val="000000" w:themeColor="text1"/>
        </w:rPr>
      </w:pPr>
      <w:ins w:id="129" w:author="Aleta Haflett" w:date="2014-11-05T08:26:00Z">
        <w:r>
          <w:rPr>
            <w:color w:val="000000" w:themeColor="text1"/>
          </w:rPr>
          <w:t xml:space="preserve">f. Large-scale commercial users from outside the community </w:t>
        </w:r>
      </w:ins>
    </w:p>
    <w:p w14:paraId="7B23F319" w14:textId="71FFDD82" w:rsidR="00FA13E0" w:rsidRDefault="00FA13E0" w:rsidP="00627A0B">
      <w:pPr>
        <w:ind w:left="720"/>
        <w:rPr>
          <w:ins w:id="130" w:author="Aleta Haflett" w:date="2014-11-05T08:13:00Z"/>
          <w:color w:val="000000" w:themeColor="text1"/>
        </w:rPr>
      </w:pPr>
      <w:ins w:id="131" w:author="Aleta Haflett" w:date="2014-11-05T08:26:00Z">
        <w:r>
          <w:rPr>
            <w:color w:val="000000" w:themeColor="text1"/>
          </w:rPr>
          <w:t xml:space="preserve">g. Other, specify </w:t>
        </w:r>
      </w:ins>
    </w:p>
    <w:p w14:paraId="72F5678C" w14:textId="77777777" w:rsidR="00DD26A1" w:rsidRDefault="00DD26A1" w:rsidP="00883197">
      <w:pPr>
        <w:rPr>
          <w:ins w:id="132" w:author="Aleta Haflett" w:date="2014-11-05T08:13:00Z"/>
          <w:color w:val="000000" w:themeColor="text1"/>
        </w:rPr>
      </w:pPr>
    </w:p>
    <w:p w14:paraId="3E1038C7" w14:textId="1D0F9EB2" w:rsidR="00883197" w:rsidRDefault="00883197" w:rsidP="00883197">
      <w:pPr>
        <w:rPr>
          <w:color w:val="000000" w:themeColor="text1"/>
        </w:rPr>
      </w:pPr>
      <w:r>
        <w:rPr>
          <w:color w:val="000000" w:themeColor="text1"/>
        </w:rPr>
        <w:t>FOREST GOVERNANCE</w:t>
      </w:r>
    </w:p>
    <w:p w14:paraId="0F5EF466" w14:textId="77777777" w:rsidR="00883197" w:rsidRDefault="00883197" w:rsidP="00883197">
      <w:pPr>
        <w:rPr>
          <w:color w:val="000000" w:themeColor="text1"/>
        </w:rPr>
      </w:pPr>
    </w:p>
    <w:p w14:paraId="29AF15AF" w14:textId="77777777" w:rsidR="00883197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Currently, how are your community’s forest/wooded areas managed? Who makes rules about what community members can and cannot do in forests/wooded areas?</w:t>
      </w:r>
    </w:p>
    <w:p w14:paraId="3CDFB0F8" w14:textId="77777777" w:rsidR="00883197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How are decisions about forest access made? Do you participate in decisions-adoption? If so, how? If not, why?</w:t>
      </w:r>
    </w:p>
    <w:p w14:paraId="6C94DE20" w14:textId="77777777" w:rsidR="00883197" w:rsidRPr="00EB3CE5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B3CE5">
        <w:rPr>
          <w:color w:val="000000" w:themeColor="text1"/>
        </w:rPr>
        <w:t>Who is invited to attend meetings?</w:t>
      </w:r>
    </w:p>
    <w:p w14:paraId="261A6F22" w14:textId="77777777" w:rsidR="00883197" w:rsidRDefault="00883197" w:rsidP="00883197">
      <w:pPr>
        <w:pStyle w:val="ListParagraph"/>
        <w:numPr>
          <w:ilvl w:val="1"/>
          <w:numId w:val="2"/>
        </w:numPr>
        <w:rPr>
          <w:iCs/>
          <w:color w:val="000000" w:themeColor="text1"/>
        </w:rPr>
      </w:pPr>
      <w:r w:rsidRPr="00EB3CE5">
        <w:rPr>
          <w:iCs/>
          <w:color w:val="000000" w:themeColor="text1"/>
        </w:rPr>
        <w:t>Entire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village</w:t>
      </w:r>
    </w:p>
    <w:p w14:paraId="5F26286B" w14:textId="77777777" w:rsidR="00883197" w:rsidRPr="00894B20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All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adults</w:t>
      </w:r>
      <w:r>
        <w:rPr>
          <w:iCs/>
          <w:color w:val="000000" w:themeColor="text1"/>
        </w:rPr>
        <w:t>, including/except women</w:t>
      </w:r>
    </w:p>
    <w:p w14:paraId="55E96C22" w14:textId="77777777" w:rsidR="00883197" w:rsidRPr="00894B20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All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heads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of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households</w:t>
      </w:r>
      <w:r>
        <w:rPr>
          <w:iCs/>
          <w:color w:val="000000" w:themeColor="text1"/>
        </w:rPr>
        <w:t>, including/except women</w:t>
      </w:r>
    </w:p>
    <w:p w14:paraId="76E63754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iCs/>
          <w:color w:val="000000" w:themeColor="text1"/>
        </w:rPr>
        <w:t>Community notables</w:t>
      </w:r>
    </w:p>
    <w:p w14:paraId="78E58FB1" w14:textId="77777777" w:rsidR="00883197" w:rsidRPr="00894B20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Members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of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the</w:t>
      </w:r>
      <w:r>
        <w:rPr>
          <w:iCs/>
          <w:color w:val="000000" w:themeColor="text1"/>
        </w:rPr>
        <w:t xml:space="preserve"> community local committee or association</w:t>
      </w:r>
    </w:p>
    <w:p w14:paraId="19C67503" w14:textId="77777777" w:rsidR="00883197" w:rsidRPr="00EB3CE5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iCs/>
          <w:color w:val="000000" w:themeColor="text1"/>
        </w:rPr>
        <w:t>Members of the elders council or traditional decision-making body</w:t>
      </w:r>
    </w:p>
    <w:p w14:paraId="6D83A35E" w14:textId="77777777" w:rsidR="00883197" w:rsidRPr="00EB3CE5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A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select</w:t>
      </w:r>
      <w:r>
        <w:rPr>
          <w:iCs/>
          <w:color w:val="000000" w:themeColor="text1"/>
        </w:rPr>
        <w:t xml:space="preserve"> group, please specify:</w:t>
      </w:r>
      <w:r w:rsidRPr="00EB3CE5">
        <w:rPr>
          <w:iCs/>
          <w:color w:val="000000" w:themeColor="text1"/>
        </w:rPr>
        <w:t xml:space="preserve"> _____________________</w:t>
      </w:r>
    </w:p>
    <w:p w14:paraId="6E1F3E96" w14:textId="77777777" w:rsidR="00883197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8356A">
        <w:rPr>
          <w:color w:val="000000" w:themeColor="text1"/>
        </w:rPr>
        <w:t xml:space="preserve">Are there rules in this village that regulate or restrict any of the following activities </w:t>
      </w:r>
      <w:r>
        <w:rPr>
          <w:color w:val="000000" w:themeColor="text1"/>
        </w:rPr>
        <w:t>in forest/wooded areas</w:t>
      </w:r>
      <w:r w:rsidRPr="00A8356A">
        <w:rPr>
          <w:color w:val="000000" w:themeColor="text1"/>
        </w:rPr>
        <w:t>? For each activity, please describe the rules.</w:t>
      </w:r>
    </w:p>
    <w:p w14:paraId="3FB100FF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Agriculture</w:t>
      </w:r>
    </w:p>
    <w:p w14:paraId="047FFDE6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Hunting</w:t>
      </w:r>
    </w:p>
    <w:p w14:paraId="3D3C0A11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Gathering</w:t>
      </w:r>
    </w:p>
    <w:p w14:paraId="435AF9C7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Logging</w:t>
      </w:r>
    </w:p>
    <w:p w14:paraId="142D2BB3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Collecting wood for fuel</w:t>
      </w:r>
    </w:p>
    <w:p w14:paraId="23F234CA" w14:textId="77777777" w:rsidR="00883197" w:rsidRPr="00A8356A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NFTP activities</w:t>
      </w:r>
    </w:p>
    <w:p w14:paraId="1DDFFD28" w14:textId="77777777" w:rsidR="00883197" w:rsidRPr="00750B2E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50B2E">
        <w:rPr>
          <w:color w:val="000000" w:themeColor="text1"/>
        </w:rPr>
        <w:t>Do you think that the state/provincial government supports</w:t>
      </w:r>
      <w:r>
        <w:rPr>
          <w:color w:val="000000" w:themeColor="text1"/>
        </w:rPr>
        <w:t xml:space="preserve"> sustainable forest management initiatives, including actions against deforestation?</w:t>
      </w:r>
    </w:p>
    <w:p w14:paraId="34FF9DDB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color w:val="000000" w:themeColor="text1"/>
        </w:rPr>
        <w:t>Have these rules changes over the past # years? If yes, please explain.</w:t>
      </w:r>
    </w:p>
    <w:p w14:paraId="4D57A87C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gramStart"/>
      <w:r w:rsidRPr="008B4A4F">
        <w:rPr>
          <w:color w:val="000000" w:themeColor="text1"/>
        </w:rPr>
        <w:t>Are the rules regarding forest use respected by the community members</w:t>
      </w:r>
      <w:proofErr w:type="gramEnd"/>
      <w:r w:rsidRPr="008B4A4F">
        <w:rPr>
          <w:color w:val="000000" w:themeColor="text1"/>
        </w:rPr>
        <w:t>?</w:t>
      </w:r>
      <w:r>
        <w:rPr>
          <w:color w:val="000000" w:themeColor="text1"/>
        </w:rPr>
        <w:t xml:space="preserve"> Why?</w:t>
      </w:r>
    </w:p>
    <w:p w14:paraId="36E7734A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rFonts w:eastAsia="Calibri" w:cs="Times New Roman"/>
          <w:color w:val="000000" w:themeColor="text1"/>
        </w:rPr>
        <w:t xml:space="preserve">Who is primarily responsible for the enforcement </w:t>
      </w:r>
      <w:r>
        <w:rPr>
          <w:rFonts w:eastAsia="Calibri" w:cs="Times New Roman"/>
          <w:color w:val="000000" w:themeColor="text1"/>
        </w:rPr>
        <w:t xml:space="preserve">of </w:t>
      </w:r>
      <w:r w:rsidRPr="008B4A4F">
        <w:rPr>
          <w:rFonts w:eastAsia="Calibri" w:cs="Times New Roman"/>
          <w:color w:val="000000" w:themeColor="text1"/>
        </w:rPr>
        <w:t>rules related to forest/wooded land? How are these rules enforced? Do you think these rules are effectively enforced?</w:t>
      </w:r>
    </w:p>
    <w:p w14:paraId="683EBA58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rFonts w:eastAsia="Calibri" w:cs="Times New Roman"/>
          <w:color w:val="000000" w:themeColor="text1"/>
        </w:rPr>
        <w:t>Do you think these rules are fair? Please explain</w:t>
      </w:r>
    </w:p>
    <w:p w14:paraId="497FA15A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color w:val="000000" w:themeColor="text1"/>
        </w:rPr>
        <w:t>What is the typical penalty for breaking the rules? Are the penalties enforced equally across different groups in your community?</w:t>
      </w:r>
      <w:r>
        <w:rPr>
          <w:color w:val="000000" w:themeColor="text1"/>
        </w:rPr>
        <w:t xml:space="preserve"> Do local government representatives enforce these sanctions/penalties?</w:t>
      </w:r>
      <w:r w:rsidRPr="008B4A4F">
        <w:rPr>
          <w:color w:val="000000" w:themeColor="text1"/>
        </w:rPr>
        <w:t xml:space="preserve"> Do you think these penalties are fair?</w:t>
      </w:r>
    </w:p>
    <w:p w14:paraId="405DDC4D" w14:textId="77777777" w:rsidR="00883197" w:rsidRDefault="00883197" w:rsidP="00883197">
      <w:pPr>
        <w:pStyle w:val="ListParagraph"/>
        <w:numPr>
          <w:ilvl w:val="0"/>
          <w:numId w:val="2"/>
        </w:numPr>
        <w:rPr>
          <w:ins w:id="133" w:author="Aleta Haflett" w:date="2014-11-05T08:30:00Z"/>
          <w:color w:val="000000" w:themeColor="text1"/>
        </w:rPr>
      </w:pPr>
      <w:commentRangeStart w:id="134"/>
      <w:r>
        <w:rPr>
          <w:color w:val="000000" w:themeColor="text1"/>
        </w:rPr>
        <w:t>Are there also penalties sanctioned by traditional community structures</w:t>
      </w:r>
      <w:commentRangeEnd w:id="134"/>
      <w:r>
        <w:rPr>
          <w:rStyle w:val="CommentReference"/>
        </w:rPr>
        <w:commentReference w:id="134"/>
      </w:r>
      <w:r>
        <w:rPr>
          <w:color w:val="000000" w:themeColor="text1"/>
        </w:rPr>
        <w:t>/individuals?</w:t>
      </w:r>
      <w:r w:rsidRPr="009F4B81">
        <w:rPr>
          <w:color w:val="000000" w:themeColor="text1"/>
        </w:rPr>
        <w:t xml:space="preserve"> Are the penalties enforced equally across different groups in your community? Do </w:t>
      </w:r>
      <w:r>
        <w:rPr>
          <w:color w:val="000000" w:themeColor="text1"/>
        </w:rPr>
        <w:t>traditional community structures</w:t>
      </w:r>
      <w:r>
        <w:rPr>
          <w:rStyle w:val="CommentReference"/>
        </w:rPr>
        <w:commentReference w:id="135"/>
      </w:r>
      <w:r>
        <w:rPr>
          <w:color w:val="000000" w:themeColor="text1"/>
        </w:rPr>
        <w:t>/individuals</w:t>
      </w:r>
      <w:r w:rsidRPr="009F4B81">
        <w:rPr>
          <w:color w:val="000000" w:themeColor="text1"/>
        </w:rPr>
        <w:t xml:space="preserve"> </w:t>
      </w:r>
      <w:r>
        <w:rPr>
          <w:color w:val="000000" w:themeColor="text1"/>
        </w:rPr>
        <w:t>e</w:t>
      </w:r>
      <w:r w:rsidRPr="009F4B81">
        <w:rPr>
          <w:color w:val="000000" w:themeColor="text1"/>
        </w:rPr>
        <w:t>nforce these sanctions/penalties? Do you think these penalties are fair?</w:t>
      </w:r>
    </w:p>
    <w:p w14:paraId="72F2AFF7" w14:textId="3B66F7BB" w:rsidR="00FA13E0" w:rsidRPr="00627A0B" w:rsidRDefault="00FA13E0" w:rsidP="00FA13E0">
      <w:pPr>
        <w:pStyle w:val="ListParagraph"/>
        <w:numPr>
          <w:ilvl w:val="0"/>
          <w:numId w:val="2"/>
        </w:numPr>
        <w:rPr>
          <w:ins w:id="136" w:author="Aleta Haflett" w:date="2014-11-05T08:31:00Z"/>
          <w:color w:val="000000" w:themeColor="text1"/>
        </w:rPr>
      </w:pPr>
      <w:ins w:id="137" w:author="Aleta Haflett" w:date="2014-11-05T08:30:00Z">
        <w:r>
          <w:rPr>
            <w:color w:val="000000" w:themeColor="text1"/>
          </w:rPr>
          <w:t>Has the community received any direct benefits (in kind or in cash) related to</w:t>
        </w:r>
      </w:ins>
      <w:ins w:id="138" w:author="Aleta Haflett" w:date="2014-11-05T08:31:00Z">
        <w:r>
          <w:rPr>
            <w:color w:val="000000" w:themeColor="text1"/>
          </w:rPr>
          <w:t xml:space="preserve"> </w:t>
        </w:r>
      </w:ins>
      <w:ins w:id="139" w:author="Aleta Haflett" w:date="2014-11-05T08:30:00Z">
        <w:r>
          <w:rPr>
            <w:color w:val="000000" w:themeColor="text1"/>
          </w:rPr>
          <w:t xml:space="preserve">forest services </w:t>
        </w:r>
      </w:ins>
      <w:ins w:id="140" w:author="Aleta Haflett" w:date="2014-11-05T08:33:00Z">
        <w:r>
          <w:rPr>
            <w:color w:val="000000" w:themeColor="text1"/>
          </w:rPr>
          <w:t xml:space="preserve">(listed below) </w:t>
        </w:r>
      </w:ins>
      <w:ins w:id="141" w:author="Aleta Haflett" w:date="2014-11-05T08:30:00Z">
        <w:r>
          <w:rPr>
            <w:color w:val="000000" w:themeColor="text1"/>
          </w:rPr>
          <w:t>over the past 12 months</w:t>
        </w:r>
      </w:ins>
      <w:ins w:id="142" w:author="Aleta Haflett" w:date="2014-11-05T08:31:00Z">
        <w:r>
          <w:rPr>
            <w:color w:val="000000" w:themeColor="text1"/>
          </w:rPr>
          <w:t xml:space="preserve">? </w:t>
        </w:r>
        <w:bookmarkStart w:id="143" w:name="_GoBack"/>
        <w:r w:rsidRPr="00627A0B">
          <w:rPr>
            <w:color w:val="000000" w:themeColor="text1"/>
          </w:rPr>
          <w:t xml:space="preserve">If yes, directly to households, directly to communities, or both? </w:t>
        </w:r>
      </w:ins>
    </w:p>
    <w:bookmarkEnd w:id="143"/>
    <w:p w14:paraId="03977D1C" w14:textId="1EE6A400" w:rsidR="00FA13E0" w:rsidRDefault="00FA13E0" w:rsidP="00627A0B">
      <w:pPr>
        <w:pStyle w:val="ListParagraph"/>
        <w:numPr>
          <w:ilvl w:val="1"/>
          <w:numId w:val="2"/>
        </w:numPr>
        <w:rPr>
          <w:ins w:id="144" w:author="Aleta Haflett" w:date="2014-11-05T08:32:00Z"/>
          <w:color w:val="000000" w:themeColor="text1"/>
        </w:rPr>
      </w:pPr>
      <w:ins w:id="145" w:author="Aleta Haflett" w:date="2014-11-05T08:32:00Z">
        <w:r>
          <w:rPr>
            <w:color w:val="000000" w:themeColor="text1"/>
          </w:rPr>
          <w:t>Tourism</w:t>
        </w:r>
      </w:ins>
    </w:p>
    <w:p w14:paraId="644DFCC3" w14:textId="112E61B4" w:rsidR="00FA13E0" w:rsidRDefault="00FA13E0" w:rsidP="00627A0B">
      <w:pPr>
        <w:pStyle w:val="ListParagraph"/>
        <w:numPr>
          <w:ilvl w:val="1"/>
          <w:numId w:val="2"/>
        </w:numPr>
        <w:rPr>
          <w:ins w:id="146" w:author="Aleta Haflett" w:date="2014-11-05T08:33:00Z"/>
          <w:color w:val="000000" w:themeColor="text1"/>
        </w:rPr>
      </w:pPr>
      <w:ins w:id="147" w:author="Aleta Haflett" w:date="2014-11-05T08:32:00Z">
        <w:r>
          <w:rPr>
            <w:color w:val="000000" w:themeColor="text1"/>
          </w:rPr>
          <w:t xml:space="preserve">Carbon sequestration </w:t>
        </w:r>
      </w:ins>
    </w:p>
    <w:p w14:paraId="783A8364" w14:textId="72053298" w:rsidR="00FA13E0" w:rsidRDefault="00FA13E0" w:rsidP="00627A0B">
      <w:pPr>
        <w:pStyle w:val="ListParagraph"/>
        <w:numPr>
          <w:ilvl w:val="1"/>
          <w:numId w:val="2"/>
        </w:numPr>
        <w:rPr>
          <w:ins w:id="148" w:author="Aleta Haflett" w:date="2014-11-05T08:33:00Z"/>
          <w:color w:val="000000" w:themeColor="text1"/>
        </w:rPr>
      </w:pPr>
      <w:ins w:id="149" w:author="Aleta Haflett" w:date="2014-11-05T08:33:00Z">
        <w:r>
          <w:rPr>
            <w:color w:val="000000" w:themeColor="text1"/>
          </w:rPr>
          <w:t>Water catchment</w:t>
        </w:r>
      </w:ins>
    </w:p>
    <w:p w14:paraId="77CF97F3" w14:textId="70BB8CF2" w:rsidR="00FA13E0" w:rsidRDefault="00FA13E0" w:rsidP="00627A0B">
      <w:pPr>
        <w:pStyle w:val="ListParagraph"/>
        <w:numPr>
          <w:ilvl w:val="1"/>
          <w:numId w:val="2"/>
        </w:numPr>
        <w:rPr>
          <w:ins w:id="150" w:author="Aleta Haflett" w:date="2014-11-05T08:33:00Z"/>
          <w:color w:val="000000" w:themeColor="text1"/>
        </w:rPr>
      </w:pPr>
      <w:ins w:id="151" w:author="Aleta Haflett" w:date="2014-11-05T08:33:00Z">
        <w:r>
          <w:rPr>
            <w:color w:val="000000" w:themeColor="text1"/>
          </w:rPr>
          <w:t>Biodiversity conservation</w:t>
        </w:r>
      </w:ins>
    </w:p>
    <w:p w14:paraId="4C72F205" w14:textId="35B53E60" w:rsidR="00FA13E0" w:rsidRDefault="00FA13E0" w:rsidP="00627A0B">
      <w:pPr>
        <w:pStyle w:val="ListParagraph"/>
        <w:numPr>
          <w:ilvl w:val="1"/>
          <w:numId w:val="2"/>
        </w:numPr>
        <w:rPr>
          <w:ins w:id="152" w:author="Aleta Haflett" w:date="2014-11-05T08:33:00Z"/>
          <w:color w:val="000000" w:themeColor="text1"/>
        </w:rPr>
      </w:pPr>
      <w:ins w:id="153" w:author="Aleta Haflett" w:date="2014-11-05T08:33:00Z">
        <w:r>
          <w:rPr>
            <w:color w:val="000000" w:themeColor="text1"/>
          </w:rPr>
          <w:t xml:space="preserve">Compensation from timber company </w:t>
        </w:r>
      </w:ins>
    </w:p>
    <w:p w14:paraId="661B05AA" w14:textId="2BF54057" w:rsidR="00FA13E0" w:rsidRDefault="00FA13E0" w:rsidP="00627A0B">
      <w:pPr>
        <w:pStyle w:val="ListParagraph"/>
        <w:numPr>
          <w:ilvl w:val="1"/>
          <w:numId w:val="2"/>
        </w:numPr>
        <w:rPr>
          <w:ins w:id="154" w:author="Aleta Haflett" w:date="2014-11-05T08:33:00Z"/>
          <w:color w:val="000000" w:themeColor="text1"/>
        </w:rPr>
      </w:pPr>
      <w:ins w:id="155" w:author="Aleta Haflett" w:date="2014-11-05T08:33:00Z">
        <w:r>
          <w:rPr>
            <w:color w:val="000000" w:themeColor="text1"/>
          </w:rPr>
          <w:t xml:space="preserve">Compensation from mining company </w:t>
        </w:r>
      </w:ins>
    </w:p>
    <w:p w14:paraId="7AB2258A" w14:textId="6B9F2078" w:rsidR="00FA13E0" w:rsidRDefault="00FA13E0" w:rsidP="00627A0B">
      <w:pPr>
        <w:pStyle w:val="ListParagraph"/>
        <w:numPr>
          <w:ilvl w:val="1"/>
          <w:numId w:val="2"/>
        </w:numPr>
        <w:rPr>
          <w:ins w:id="156" w:author="Aleta Haflett" w:date="2014-11-05T08:33:00Z"/>
          <w:color w:val="000000" w:themeColor="text1"/>
        </w:rPr>
      </w:pPr>
      <w:ins w:id="157" w:author="Aleta Haflett" w:date="2014-11-05T08:33:00Z">
        <w:r>
          <w:rPr>
            <w:color w:val="000000" w:themeColor="text1"/>
          </w:rPr>
          <w:t xml:space="preserve">Tree planting/afforestation </w:t>
        </w:r>
      </w:ins>
    </w:p>
    <w:p w14:paraId="1F571A78" w14:textId="52AD823F" w:rsidR="00FA13E0" w:rsidRDefault="00FA13E0" w:rsidP="00627A0B">
      <w:pPr>
        <w:pStyle w:val="ListParagraph"/>
        <w:numPr>
          <w:ilvl w:val="1"/>
          <w:numId w:val="2"/>
        </w:numPr>
        <w:rPr>
          <w:ins w:id="158" w:author="Aleta Haflett" w:date="2014-11-05T08:35:00Z"/>
          <w:color w:val="000000" w:themeColor="text1"/>
        </w:rPr>
      </w:pPr>
      <w:ins w:id="159" w:author="Aleta Haflett" w:date="2014-11-05T08:34:00Z">
        <w:r>
          <w:rPr>
            <w:color w:val="000000" w:themeColor="text1"/>
          </w:rPr>
          <w:t xml:space="preserve">Other forest services, specify </w:t>
        </w:r>
      </w:ins>
    </w:p>
    <w:p w14:paraId="418A12AC" w14:textId="77777777" w:rsidR="00FA13E0" w:rsidRDefault="00FA13E0" w:rsidP="00627A0B">
      <w:pPr>
        <w:pStyle w:val="ListParagraph"/>
        <w:ind w:left="1080"/>
        <w:rPr>
          <w:ins w:id="160" w:author="Aleta Haflett" w:date="2014-11-05T08:34:00Z"/>
          <w:color w:val="000000" w:themeColor="text1"/>
        </w:rPr>
      </w:pPr>
    </w:p>
    <w:p w14:paraId="656A7F07" w14:textId="6C81904F" w:rsidR="00FA13E0" w:rsidRDefault="00FA13E0" w:rsidP="00FA13E0">
      <w:pPr>
        <w:pStyle w:val="ListParagraph"/>
        <w:numPr>
          <w:ilvl w:val="0"/>
          <w:numId w:val="2"/>
        </w:numPr>
        <w:rPr>
          <w:ins w:id="161" w:author="Aleta Haflett" w:date="2014-11-05T08:35:00Z"/>
          <w:color w:val="000000" w:themeColor="text1"/>
        </w:rPr>
      </w:pPr>
      <w:ins w:id="162" w:author="Aleta Haflett" w:date="2014-11-05T08:35:00Z">
        <w:r>
          <w:rPr>
            <w:color w:val="000000" w:themeColor="text1"/>
          </w:rPr>
          <w:t xml:space="preserve">Has your community entered any formal agreements with government organizations, programs, etc. in the area of forest management in the past 5 years? </w:t>
        </w:r>
      </w:ins>
    </w:p>
    <w:p w14:paraId="68FB2095" w14:textId="051DD4A4" w:rsidR="00FA13E0" w:rsidRDefault="00FA13E0" w:rsidP="00627A0B">
      <w:pPr>
        <w:pStyle w:val="ListParagraph"/>
        <w:numPr>
          <w:ilvl w:val="1"/>
          <w:numId w:val="2"/>
        </w:numPr>
        <w:rPr>
          <w:ins w:id="163" w:author="Aleta Haflett" w:date="2014-11-05T08:35:00Z"/>
          <w:color w:val="000000" w:themeColor="text1"/>
        </w:rPr>
      </w:pPr>
      <w:ins w:id="164" w:author="Aleta Haflett" w:date="2014-11-05T08:35:00Z">
        <w:r>
          <w:rPr>
            <w:color w:val="000000" w:themeColor="text1"/>
          </w:rPr>
          <w:t xml:space="preserve">What type of agreement? </w:t>
        </w:r>
      </w:ins>
    </w:p>
    <w:p w14:paraId="64734941" w14:textId="4F247336" w:rsidR="00FA13E0" w:rsidRDefault="00FA13E0" w:rsidP="00FA13E0">
      <w:pPr>
        <w:pStyle w:val="ListParagraph"/>
        <w:numPr>
          <w:ilvl w:val="0"/>
          <w:numId w:val="2"/>
        </w:numPr>
        <w:rPr>
          <w:ins w:id="165" w:author="Aleta Haflett" w:date="2014-11-05T08:36:00Z"/>
          <w:color w:val="000000" w:themeColor="text1"/>
        </w:rPr>
      </w:pPr>
      <w:ins w:id="166" w:author="Aleta Haflett" w:date="2014-11-05T08:35:00Z">
        <w:r>
          <w:rPr>
            <w:color w:val="000000" w:themeColor="text1"/>
          </w:rPr>
          <w:t>Overall, how would you say the existence of the ini</w:t>
        </w:r>
      </w:ins>
      <w:ins w:id="167" w:author="Aleta Haflett" w:date="2014-11-05T08:36:00Z">
        <w:r>
          <w:rPr>
            <w:color w:val="000000" w:themeColor="text1"/>
          </w:rPr>
          <w:t>ti</w:t>
        </w:r>
      </w:ins>
      <w:ins w:id="168" w:author="Aleta Haflett" w:date="2014-11-05T08:35:00Z">
        <w:r>
          <w:rPr>
            <w:color w:val="000000" w:themeColor="text1"/>
          </w:rPr>
          <w:t xml:space="preserve">ative has </w:t>
        </w:r>
      </w:ins>
      <w:ins w:id="169" w:author="Aleta Haflett" w:date="2014-11-05T08:36:00Z">
        <w:r>
          <w:rPr>
            <w:color w:val="000000" w:themeColor="text1"/>
          </w:rPr>
          <w:t>affected</w:t>
        </w:r>
      </w:ins>
      <w:ins w:id="170" w:author="Aleta Haflett" w:date="2014-11-05T08:35:00Z">
        <w:r>
          <w:rPr>
            <w:color w:val="000000" w:themeColor="text1"/>
          </w:rPr>
          <w:t xml:space="preserve"> </w:t>
        </w:r>
      </w:ins>
      <w:ins w:id="171" w:author="Aleta Haflett" w:date="2014-11-05T08:36:00Z">
        <w:r>
          <w:rPr>
            <w:color w:val="000000" w:themeColor="text1"/>
          </w:rPr>
          <w:t xml:space="preserve">the benefit that you get from the forest? </w:t>
        </w:r>
      </w:ins>
    </w:p>
    <w:p w14:paraId="4464B8E8" w14:textId="611C5AC4" w:rsidR="00FA13E0" w:rsidRDefault="00156308" w:rsidP="00FA13E0">
      <w:pPr>
        <w:pStyle w:val="ListParagraph"/>
        <w:numPr>
          <w:ilvl w:val="0"/>
          <w:numId w:val="2"/>
        </w:numPr>
        <w:rPr>
          <w:ins w:id="172" w:author="Aleta Haflett" w:date="2014-11-05T08:38:00Z"/>
          <w:color w:val="000000" w:themeColor="text1"/>
        </w:rPr>
      </w:pPr>
      <w:ins w:id="173" w:author="Aleta Haflett" w:date="2014-11-05T08:37:00Z">
        <w:r>
          <w:rPr>
            <w:color w:val="000000" w:themeColor="text1"/>
          </w:rPr>
          <w:t xml:space="preserve"> How has the community received any forestry related external support (technical assistance, free inputs, </w:t>
        </w:r>
        <w:proofErr w:type="spellStart"/>
        <w:r>
          <w:rPr>
            <w:color w:val="000000" w:themeColor="text1"/>
          </w:rPr>
          <w:t>etc</w:t>
        </w:r>
        <w:proofErr w:type="spellEnd"/>
        <w:r>
          <w:rPr>
            <w:color w:val="000000" w:themeColor="text1"/>
          </w:rPr>
          <w:t xml:space="preserve">) from government, donors, NGOs, </w:t>
        </w:r>
        <w:proofErr w:type="spellStart"/>
        <w:proofErr w:type="gramStart"/>
        <w:r>
          <w:rPr>
            <w:color w:val="000000" w:themeColor="text1"/>
          </w:rPr>
          <w:t>ect</w:t>
        </w:r>
        <w:proofErr w:type="spellEnd"/>
        <w:proofErr w:type="gramEnd"/>
        <w:r>
          <w:rPr>
            <w:color w:val="000000" w:themeColor="text1"/>
          </w:rPr>
          <w:t xml:space="preserve"> over the past 12 months? </w:t>
        </w:r>
      </w:ins>
    </w:p>
    <w:p w14:paraId="63335BAC" w14:textId="77777777" w:rsidR="00FA13E0" w:rsidRPr="00CD6D09" w:rsidRDefault="00FA13E0" w:rsidP="00627A0B">
      <w:pPr>
        <w:pStyle w:val="ListParagraph"/>
        <w:ind w:left="1080"/>
        <w:rPr>
          <w:color w:val="000000" w:themeColor="text1"/>
        </w:rPr>
      </w:pPr>
    </w:p>
    <w:p w14:paraId="6799E591" w14:textId="324C2B3E" w:rsidR="00296D0E" w:rsidRDefault="00296D0E" w:rsidP="00296D0E">
      <w:pPr>
        <w:rPr>
          <w:color w:val="000000" w:themeColor="text1"/>
        </w:rPr>
      </w:pPr>
      <w:r>
        <w:rPr>
          <w:color w:val="000000" w:themeColor="text1"/>
        </w:rPr>
        <w:t>PERCEPTIONS OF DEFORESTATION AND CLIMATE CHANGE</w:t>
      </w:r>
    </w:p>
    <w:p w14:paraId="631185F0" w14:textId="77777777" w:rsidR="00296D0E" w:rsidRPr="00296D0E" w:rsidRDefault="00296D0E" w:rsidP="00296D0E">
      <w:pPr>
        <w:rPr>
          <w:color w:val="000000" w:themeColor="text1"/>
        </w:rPr>
      </w:pPr>
    </w:p>
    <w:p w14:paraId="744D070E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 w:rsidRPr="008B4A4F">
        <w:rPr>
          <w:rFonts w:cs="Arial"/>
        </w:rPr>
        <w:t>Is deforestation a problem in your community?</w:t>
      </w:r>
    </w:p>
    <w:p w14:paraId="4A14924E" w14:textId="77777777" w:rsidR="00296D0E" w:rsidRPr="008B4A4F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 w:rsidRPr="008B4A4F">
        <w:rPr>
          <w:rFonts w:cs="Arial"/>
        </w:rPr>
        <w:t xml:space="preserve"> If yes, please describe p</w:t>
      </w:r>
      <w:r>
        <w:rPr>
          <w:rFonts w:cs="Arial"/>
        </w:rPr>
        <w:t>roblems caused by deforestation.</w:t>
      </w:r>
      <w:r w:rsidRPr="008B4A4F">
        <w:rPr>
          <w:rFonts w:cs="Arial"/>
        </w:rPr>
        <w:t xml:space="preserve"> </w:t>
      </w:r>
    </w:p>
    <w:p w14:paraId="123D9BAC" w14:textId="77777777" w:rsidR="00296D0E" w:rsidRPr="008B4A4F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rPr>
          <w:rFonts w:cs="Arial"/>
        </w:rPr>
        <w:t>In your view, i</w:t>
      </w:r>
      <w:r w:rsidRPr="008B4A4F">
        <w:rPr>
          <w:rFonts w:cs="Arial"/>
        </w:rPr>
        <w:t xml:space="preserve">s there a value to protecting </w:t>
      </w:r>
      <w:r>
        <w:rPr>
          <w:rFonts w:cs="Arial"/>
        </w:rPr>
        <w:t xml:space="preserve">the </w:t>
      </w:r>
      <w:r w:rsidRPr="008B4A4F">
        <w:rPr>
          <w:rFonts w:cs="Arial"/>
        </w:rPr>
        <w:t>forests</w:t>
      </w:r>
      <w:r>
        <w:rPr>
          <w:rFonts w:cs="Arial"/>
        </w:rPr>
        <w:t xml:space="preserve"> in your community</w:t>
      </w:r>
      <w:r w:rsidRPr="008B4A4F">
        <w:rPr>
          <w:rFonts w:cs="Arial"/>
        </w:rPr>
        <w:t xml:space="preserve">? Please describe your answer. </w:t>
      </w:r>
    </w:p>
    <w:p w14:paraId="6089C716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 w:rsidRPr="008B4A4F">
        <w:rPr>
          <w:rFonts w:cs="Arial"/>
        </w:rPr>
        <w:t>Does forest protection bring any positive benefits into your life? (YES or NO)</w:t>
      </w:r>
      <w:r>
        <w:rPr>
          <w:rFonts w:cs="Arial"/>
        </w:rPr>
        <w:t xml:space="preserve"> Please explain.</w:t>
      </w:r>
    </w:p>
    <w:p w14:paraId="20A77A46" w14:textId="77777777" w:rsidR="00296D0E" w:rsidRPr="00C329A7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t>Do you know what climate change is and its causes? If yes, do you believe climate change is a problem in your community?</w:t>
      </w:r>
    </w:p>
    <w:p w14:paraId="540A9CC1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rPr>
          <w:rFonts w:cs="Arial"/>
        </w:rPr>
        <w:t>In the past __</w:t>
      </w:r>
      <w:r w:rsidRPr="007650D4">
        <w:rPr>
          <w:rFonts w:cs="Arial"/>
        </w:rPr>
        <w:t xml:space="preserve"> years, have you observed any of the following changes </w:t>
      </w:r>
      <w:r>
        <w:rPr>
          <w:rFonts w:cs="Arial"/>
        </w:rPr>
        <w:t xml:space="preserve">in climate in the project area? </w:t>
      </w:r>
    </w:p>
    <w:p w14:paraId="362C8356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>Reduced</w:t>
      </w:r>
      <w:r>
        <w:rPr>
          <w:rFonts w:cs="Arial"/>
        </w:rPr>
        <w:t xml:space="preserve"> rainfall </w:t>
      </w:r>
    </w:p>
    <w:p w14:paraId="64B7514F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>
        <w:rPr>
          <w:rFonts w:cs="Arial"/>
        </w:rPr>
        <w:t>I</w:t>
      </w:r>
      <w:r w:rsidRPr="007650D4">
        <w:rPr>
          <w:rFonts w:cs="Arial"/>
        </w:rPr>
        <w:t>ncreased rainfall </w:t>
      </w:r>
    </w:p>
    <w:p w14:paraId="67B72015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 xml:space="preserve">Changes in seasonal patterns (when rainy and dry seasons occur) </w:t>
      </w:r>
    </w:p>
    <w:p w14:paraId="7756C468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>Drought </w:t>
      </w:r>
    </w:p>
    <w:p w14:paraId="56B9B082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>Flooding/landslides </w:t>
      </w:r>
    </w:p>
    <w:p w14:paraId="2CB54644" w14:textId="77777777" w:rsidR="00296D0E" w:rsidRPr="00750B2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 xml:space="preserve">Other (specify): </w:t>
      </w:r>
    </w:p>
    <w:p w14:paraId="41556CC7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rPr>
          <w:rFonts w:cs="Arial"/>
        </w:rPr>
        <w:t>In the past __ years, h</w:t>
      </w:r>
      <w:r w:rsidRPr="00D639CF">
        <w:rPr>
          <w:rFonts w:cs="Arial"/>
        </w:rPr>
        <w:t xml:space="preserve">ave you observed any of the following changes in the </w:t>
      </w:r>
      <w:r>
        <w:rPr>
          <w:rFonts w:cs="Arial"/>
        </w:rPr>
        <w:t>forest</w:t>
      </w:r>
      <w:r w:rsidRPr="00D639CF">
        <w:rPr>
          <w:rFonts w:cs="Arial"/>
        </w:rPr>
        <w:t xml:space="preserve"> area that you thi</w:t>
      </w:r>
      <w:r>
        <w:rPr>
          <w:rFonts w:cs="Arial"/>
        </w:rPr>
        <w:t>nk are due to change in climate?</w:t>
      </w:r>
      <w:r w:rsidRPr="00D639CF">
        <w:rPr>
          <w:rFonts w:cs="Arial"/>
        </w:rPr>
        <w:t xml:space="preserve"> </w:t>
      </w:r>
    </w:p>
    <w:p w14:paraId="053AF27A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D639CF">
        <w:rPr>
          <w:rFonts w:cs="Arial"/>
        </w:rPr>
        <w:t xml:space="preserve">Decline in abundance of game and non-timber forest products </w:t>
      </w:r>
    </w:p>
    <w:p w14:paraId="4174E02D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D639CF">
        <w:rPr>
          <w:rFonts w:cs="Arial"/>
        </w:rPr>
        <w:t>Decline in productivity or health of fisheries </w:t>
      </w:r>
    </w:p>
    <w:p w14:paraId="3BC8FE7B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D639CF">
        <w:rPr>
          <w:rFonts w:cs="Arial"/>
        </w:rPr>
        <w:t>Change in seasons of flowering or fruiting </w:t>
      </w:r>
    </w:p>
    <w:p w14:paraId="28D7903F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>
        <w:rPr>
          <w:rFonts w:cs="Arial"/>
        </w:rPr>
        <w:t>Decline in crops/harvest cycles</w:t>
      </w:r>
    </w:p>
    <w:p w14:paraId="70C59960" w14:textId="77777777" w:rsidR="00296D0E" w:rsidRPr="00D639CF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>
        <w:rPr>
          <w:rFonts w:cs="Arial"/>
        </w:rPr>
        <w:t>Oth</w:t>
      </w:r>
      <w:r w:rsidRPr="00D639CF">
        <w:rPr>
          <w:rFonts w:cs="Arial"/>
        </w:rPr>
        <w:t xml:space="preserve">er (specify): </w:t>
      </w:r>
    </w:p>
    <w:p w14:paraId="2486F8D8" w14:textId="77777777" w:rsidR="00296D0E" w:rsidRPr="00296D0E" w:rsidRDefault="00296D0E" w:rsidP="00296D0E">
      <w:pPr>
        <w:rPr>
          <w:color w:val="000000" w:themeColor="text1"/>
        </w:rPr>
      </w:pPr>
    </w:p>
    <w:p w14:paraId="57170887" w14:textId="77777777" w:rsidR="00883197" w:rsidRPr="00883197" w:rsidRDefault="00883197" w:rsidP="00883197">
      <w:pPr>
        <w:rPr>
          <w:color w:val="000000" w:themeColor="text1"/>
        </w:rPr>
      </w:pPr>
    </w:p>
    <w:p w14:paraId="6B28EE14" w14:textId="77777777" w:rsidR="00E77260" w:rsidRDefault="00E77260" w:rsidP="00D87228">
      <w:pPr>
        <w:pStyle w:val="ListParagraph"/>
        <w:ind w:left="0"/>
        <w:rPr>
          <w:color w:val="000000" w:themeColor="text1"/>
        </w:rPr>
      </w:pPr>
    </w:p>
    <w:p w14:paraId="44E5100E" w14:textId="77777777" w:rsidR="00D87228" w:rsidRDefault="00D87228"/>
    <w:p w14:paraId="775B08F7" w14:textId="77777777" w:rsidR="0046427C" w:rsidRDefault="0046427C"/>
    <w:p w14:paraId="7A73E3B0" w14:textId="77777777" w:rsidR="0046427C" w:rsidRDefault="0046427C"/>
    <w:p w14:paraId="4AF2CFCC" w14:textId="77777777" w:rsidR="0046427C" w:rsidRDefault="0046427C"/>
    <w:p w14:paraId="601A9E7F" w14:textId="77777777" w:rsidR="0046427C" w:rsidRDefault="0046427C"/>
    <w:p w14:paraId="783F62B9" w14:textId="77777777" w:rsidR="0046427C" w:rsidRDefault="0046427C"/>
    <w:sectPr w:rsidR="0046427C" w:rsidSect="00D65C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Heather Huntington" w:date="2014-11-05T07:38:00Z" w:initials="HH">
    <w:p w14:paraId="299027ED" w14:textId="48712AEB" w:rsidR="00C02CE1" w:rsidRDefault="00C02CE1">
      <w:pPr>
        <w:pStyle w:val="CommentText"/>
      </w:pPr>
      <w:r>
        <w:rPr>
          <w:rStyle w:val="CommentReference"/>
        </w:rPr>
        <w:annotationRef/>
      </w:r>
      <w:r>
        <w:t xml:space="preserve">This was Vanessa’s comment from one of the original documents. Perhaps we can add a couple questions to determine previous experience. I expect this to be really low at baseline. </w:t>
      </w:r>
      <w:r w:rsidR="00627A0B">
        <w:t xml:space="preserve">I have included some questions in the Forest Governance section that might also cover this. </w:t>
      </w:r>
    </w:p>
  </w:comment>
  <w:comment w:id="5" w:author="Heather Huntington" w:date="2014-11-05T07:28:00Z" w:initials="HH">
    <w:p w14:paraId="1CEAEC22" w14:textId="17585873" w:rsidR="00C02CE1" w:rsidRDefault="00C02CE1">
      <w:pPr>
        <w:pStyle w:val="CommentText"/>
      </w:pPr>
      <w:r>
        <w:rPr>
          <w:rStyle w:val="CommentReference"/>
        </w:rPr>
        <w:annotationRef/>
      </w:r>
      <w:r>
        <w:t xml:space="preserve">Similar to the HH survey, we probably want this as a forest roster, in case they use more than one forest although I think multiple forest use is an outlier in these areas with large intact forest areas. </w:t>
      </w:r>
    </w:p>
  </w:comment>
  <w:comment w:id="30" w:author="Vanessa Retana" w:date="2014-10-29T10:20:00Z" w:initials="VR">
    <w:p w14:paraId="6099A0B7" w14:textId="77777777" w:rsidR="00C02CE1" w:rsidRDefault="00C02CE1" w:rsidP="00E77260">
      <w:pPr>
        <w:pStyle w:val="CommentText"/>
      </w:pPr>
      <w:r>
        <w:rPr>
          <w:rStyle w:val="CommentReference"/>
        </w:rPr>
        <w:annotationRef/>
      </w:r>
      <w:r>
        <w:t>As stressed before, it’s important to balance this information with the fact that communities may not be aware of natural resources’ access/use restrictions or even strengthening.</w:t>
      </w:r>
    </w:p>
    <w:p w14:paraId="00B7748F" w14:textId="77777777" w:rsidR="00C02CE1" w:rsidRDefault="00C02CE1" w:rsidP="00E77260">
      <w:pPr>
        <w:pStyle w:val="CommentText"/>
      </w:pPr>
      <w:r>
        <w:t>On the other hand, it might be better to use the adjective “unauthorized” in the question, taking into consideration they may be customary right holders.</w:t>
      </w:r>
    </w:p>
  </w:comment>
  <w:comment w:id="31" w:author="Heather Huntington" w:date="2014-11-05T07:31:00Z" w:initials="HH">
    <w:p w14:paraId="2720675C" w14:textId="5D80EB4F" w:rsidR="00C02CE1" w:rsidRDefault="00C02CE1">
      <w:pPr>
        <w:pStyle w:val="CommentText"/>
      </w:pPr>
      <w:r>
        <w:rPr>
          <w:rStyle w:val="CommentReference"/>
        </w:rPr>
        <w:annotationRef/>
      </w:r>
      <w:r>
        <w:t xml:space="preserve">I think this needs to be introduced before the specific questions start. For example, we need to ask them whether or not there is a permit system in place.  </w:t>
      </w:r>
    </w:p>
  </w:comment>
  <w:comment w:id="40" w:author="Heather Huntington" w:date="2014-11-05T07:37:00Z" w:initials="HH">
    <w:p w14:paraId="334B1914" w14:textId="5AE903D4" w:rsidR="00C02CE1" w:rsidRDefault="00C02CE1">
      <w:pPr>
        <w:pStyle w:val="CommentText"/>
      </w:pPr>
      <w:r>
        <w:rPr>
          <w:rStyle w:val="CommentReference"/>
        </w:rPr>
        <w:annotationRef/>
      </w:r>
      <w:r>
        <w:t xml:space="preserve"> We might need this as a table to track responses </w:t>
      </w:r>
      <w:r w:rsidR="00627A0B">
        <w:t>across each of the forest products.</w:t>
      </w:r>
    </w:p>
  </w:comment>
  <w:comment w:id="134" w:author="Vanessa Retana" w:date="2014-10-29T10:32:00Z" w:initials="VR">
    <w:p w14:paraId="2839E6F0" w14:textId="77777777" w:rsidR="00C02CE1" w:rsidRDefault="00C02CE1" w:rsidP="00883197">
      <w:pPr>
        <w:pStyle w:val="CommentText"/>
      </w:pPr>
      <w:r>
        <w:rPr>
          <w:rStyle w:val="CommentReference"/>
        </w:rPr>
        <w:annotationRef/>
      </w:r>
      <w:r>
        <w:t xml:space="preserve"> In traditional/indigenous communities, respect for sustainable natural resource management is frequently linked to the complex cultural relationships they hold with the environment. Therefore, it’s more complex.</w:t>
      </w:r>
    </w:p>
  </w:comment>
  <w:comment w:id="135" w:author="Vanessa Retana" w:date="2014-10-29T10:32:00Z" w:initials="VR">
    <w:p w14:paraId="505D4ED7" w14:textId="77777777" w:rsidR="00C02CE1" w:rsidRDefault="00C02CE1" w:rsidP="00883197">
      <w:pPr>
        <w:pStyle w:val="CommentText"/>
      </w:pPr>
      <w:r>
        <w:rPr>
          <w:rStyle w:val="CommentReference"/>
        </w:rPr>
        <w:annotationRef/>
      </w:r>
      <w:r>
        <w:t xml:space="preserve"> In traditional/indigenous communities, respect for sustainable natural resource management is frequently linked to the complex cultural relationships they hold with the environment. Therefore, it’s more complex.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A82C06"/>
    <w:multiLevelType w:val="multilevel"/>
    <w:tmpl w:val="3030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156308"/>
    <w:rsid w:val="001A407C"/>
    <w:rsid w:val="00296D0E"/>
    <w:rsid w:val="0046427C"/>
    <w:rsid w:val="00466ACB"/>
    <w:rsid w:val="00546CF9"/>
    <w:rsid w:val="005F6D4B"/>
    <w:rsid w:val="00627A0B"/>
    <w:rsid w:val="00655827"/>
    <w:rsid w:val="00883197"/>
    <w:rsid w:val="00B85582"/>
    <w:rsid w:val="00C02CE1"/>
    <w:rsid w:val="00D65C34"/>
    <w:rsid w:val="00D87228"/>
    <w:rsid w:val="00DD26A1"/>
    <w:rsid w:val="00E77260"/>
    <w:rsid w:val="00EB06AE"/>
    <w:rsid w:val="00F41FE7"/>
    <w:rsid w:val="00FA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1859</Words>
  <Characters>10601</Characters>
  <Application>Microsoft Macintosh Word</Application>
  <DocSecurity>0</DocSecurity>
  <Lines>88</Lines>
  <Paragraphs>24</Paragraphs>
  <ScaleCrop>false</ScaleCrop>
  <Company>Cloudburst Group</Company>
  <LinksUpToDate>false</LinksUpToDate>
  <CharactersWithSpaces>12436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2</cp:revision>
  <dcterms:created xsi:type="dcterms:W3CDTF">2014-11-05T15:40:00Z</dcterms:created>
  <dcterms:modified xsi:type="dcterms:W3CDTF">2014-11-05T15:40:00Z</dcterms:modified>
</cp:coreProperties>
</file>