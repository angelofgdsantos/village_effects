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59A6A6" w14:textId="77777777" w:rsidR="00466ACB" w:rsidRDefault="00EB06AE">
      <w:pPr>
        <w:rPr>
          <w:b/>
        </w:rPr>
      </w:pPr>
      <w:r w:rsidRPr="00B85582">
        <w:rPr>
          <w:b/>
        </w:rPr>
        <w:t>CFP - Forest</w:t>
      </w:r>
      <w:r w:rsidR="0046427C" w:rsidRPr="00B85582">
        <w:rPr>
          <w:b/>
        </w:rPr>
        <w:t xml:space="preserve"> Key Informant </w:t>
      </w:r>
    </w:p>
    <w:p w14:paraId="4860D06A" w14:textId="77777777" w:rsidR="00546CF9" w:rsidRDefault="00546CF9">
      <w:pPr>
        <w:rPr>
          <w:b/>
        </w:rPr>
      </w:pPr>
    </w:p>
    <w:p w14:paraId="355F0B81" w14:textId="77777777" w:rsidR="00546CF9" w:rsidRPr="009D7656" w:rsidRDefault="00546CF9" w:rsidP="00546CF9">
      <w:pPr>
        <w:rPr>
          <w:ins w:id="0" w:author="Vanessa Retana" w:date="2014-10-24T18:39:00Z"/>
          <w:bCs/>
        </w:rPr>
      </w:pPr>
      <w:ins w:id="1" w:author="Vanessa Retana" w:date="2014-10-24T18:27:00Z">
        <w:r w:rsidRPr="00BD7D64">
          <w:rPr>
            <w:bCs/>
          </w:rPr>
          <w:t>E</w:t>
        </w:r>
        <w:r w:rsidRPr="00AA3A5D">
          <w:rPr>
            <w:bCs/>
          </w:rPr>
          <w:t xml:space="preserve">xperience with similar actions/initiatives. </w:t>
        </w:r>
      </w:ins>
      <w:ins w:id="2" w:author="Vanessa Retana" w:date="2014-10-24T18:28:00Z">
        <w:r w:rsidRPr="005031EB">
          <w:rPr>
            <w:bCs/>
          </w:rPr>
          <w:t xml:space="preserve">This is relevant to evaluate how previous experiences in natural resources’ management have addressed compensation and benefit sharing –if any, performance based payments (for instance PES mechanisms). </w:t>
        </w:r>
      </w:ins>
      <w:ins w:id="3" w:author="Vanessa Retana" w:date="2014-10-24T18:39:00Z">
        <w:r w:rsidRPr="005031EB">
          <w:rPr>
            <w:bCs/>
          </w:rPr>
          <w:t>SIA reports on similar initiatives tackling community-</w:t>
        </w:r>
        <w:r w:rsidRPr="007C23F5">
          <w:rPr>
            <w:bCs/>
          </w:rPr>
          <w:t>based natural resource management should also be relevant</w:t>
        </w:r>
      </w:ins>
    </w:p>
    <w:p w14:paraId="45284800" w14:textId="77777777" w:rsidR="00546CF9" w:rsidRPr="00B85582" w:rsidRDefault="00546CF9">
      <w:pPr>
        <w:rPr>
          <w:b/>
        </w:rPr>
      </w:pPr>
      <w:bookmarkStart w:id="4" w:name="_GoBack"/>
      <w:bookmarkEnd w:id="4"/>
    </w:p>
    <w:p w14:paraId="1A5B8AB5" w14:textId="77777777" w:rsidR="00D87228" w:rsidRDefault="00D87228"/>
    <w:p w14:paraId="5C1BFBFC" w14:textId="77777777" w:rsidR="00883197" w:rsidRDefault="00883197" w:rsidP="00D87228">
      <w:pPr>
        <w:pStyle w:val="ListParagraph"/>
        <w:ind w:left="0"/>
        <w:rPr>
          <w:color w:val="000000" w:themeColor="text1"/>
        </w:rPr>
      </w:pPr>
    </w:p>
    <w:p w14:paraId="389EE2F1" w14:textId="5DEA00C8" w:rsidR="00883197" w:rsidRDefault="00296D0E" w:rsidP="00D87228">
      <w:pPr>
        <w:pStyle w:val="ListParagraph"/>
        <w:ind w:left="0"/>
        <w:rPr>
          <w:color w:val="000000" w:themeColor="text1"/>
        </w:rPr>
      </w:pPr>
      <w:r>
        <w:rPr>
          <w:color w:val="000000" w:themeColor="text1"/>
        </w:rPr>
        <w:t xml:space="preserve">FOREST ACCES </w:t>
      </w:r>
    </w:p>
    <w:p w14:paraId="22A5BBCF" w14:textId="77777777" w:rsidR="00D87228" w:rsidRDefault="00D87228" w:rsidP="00D87228">
      <w:pPr>
        <w:pStyle w:val="ListParagraph"/>
        <w:ind w:left="0"/>
        <w:rPr>
          <w:color w:val="000000" w:themeColor="text1"/>
        </w:rPr>
      </w:pPr>
      <w:r w:rsidRPr="008B4A4F">
        <w:rPr>
          <w:color w:val="000000" w:themeColor="text1"/>
        </w:rPr>
        <w:t xml:space="preserve">What is the distance to the forest/wooded area edge </w:t>
      </w:r>
      <w:r>
        <w:rPr>
          <w:color w:val="000000" w:themeColor="text1"/>
        </w:rPr>
        <w:t>from</w:t>
      </w:r>
      <w:r w:rsidRPr="008B4A4F">
        <w:rPr>
          <w:color w:val="000000" w:themeColor="text1"/>
        </w:rPr>
        <w:t xml:space="preserve"> the community? (</w:t>
      </w:r>
      <w:proofErr w:type="gramStart"/>
      <w:r w:rsidRPr="008B4A4F">
        <w:rPr>
          <w:color w:val="000000" w:themeColor="text1"/>
        </w:rPr>
        <w:t>time</w:t>
      </w:r>
      <w:proofErr w:type="gramEnd"/>
      <w:r w:rsidRPr="008B4A4F">
        <w:rPr>
          <w:color w:val="000000" w:themeColor="text1"/>
        </w:rPr>
        <w:t xml:space="preserve"> and km)</w:t>
      </w:r>
    </w:p>
    <w:p w14:paraId="3B0640C3" w14:textId="77777777" w:rsidR="00E77260" w:rsidRDefault="00E77260" w:rsidP="00E77260">
      <w:pPr>
        <w:rPr>
          <w:color w:val="000000" w:themeColor="text1"/>
        </w:rPr>
      </w:pPr>
      <w:r w:rsidRPr="00E77260">
        <w:rPr>
          <w:color w:val="000000" w:themeColor="text1"/>
        </w:rPr>
        <w:t>Do you have access to forest or wooded area for harvesting or collecting wood and/or non-wood- forest products?</w:t>
      </w:r>
    </w:p>
    <w:p w14:paraId="5B0D99C0" w14:textId="77777777" w:rsidR="00E77260" w:rsidRPr="00E77260" w:rsidRDefault="00E77260" w:rsidP="00E77260">
      <w:pPr>
        <w:rPr>
          <w:color w:val="000000" w:themeColor="text1"/>
        </w:rPr>
      </w:pPr>
    </w:p>
    <w:p w14:paraId="79EF39B9" w14:textId="77777777" w:rsidR="00E77260" w:rsidRDefault="00E77260" w:rsidP="00E77260">
      <w:pPr>
        <w:rPr>
          <w:color w:val="000000" w:themeColor="text1"/>
        </w:rPr>
      </w:pPr>
      <w:r w:rsidRPr="00E77260">
        <w:rPr>
          <w:color w:val="000000" w:themeColor="text1"/>
        </w:rPr>
        <w:t>To your best knowledge, do you need a permit to collect wood or non-wood forest products from this source?</w:t>
      </w:r>
    </w:p>
    <w:p w14:paraId="414CE5A5" w14:textId="77777777" w:rsidR="00E77260" w:rsidRPr="00E77260" w:rsidRDefault="00E77260" w:rsidP="00E77260">
      <w:pPr>
        <w:rPr>
          <w:color w:val="000000" w:themeColor="text1"/>
        </w:rPr>
      </w:pPr>
    </w:p>
    <w:p w14:paraId="260C6955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Are there any groups of people within your community WITHOUT access to forest or wooded areas </w:t>
      </w:r>
      <w:r w:rsidRPr="008B4A4F">
        <w:rPr>
          <w:color w:val="000000" w:themeColor="text1"/>
        </w:rPr>
        <w:t>for harvesting or collecting wood and/or non-wood- forest products?</w:t>
      </w:r>
      <w:r>
        <w:rPr>
          <w:color w:val="000000" w:themeColor="text1"/>
        </w:rPr>
        <w:t xml:space="preserve"> If yes, what groups? Why do they not have access?</w:t>
      </w:r>
    </w:p>
    <w:p w14:paraId="4531B640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They </w:t>
      </w:r>
      <w:r>
        <w:t>are not “notables” within the community</w:t>
      </w:r>
    </w:p>
    <w:p w14:paraId="1F297CF5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women</w:t>
      </w:r>
    </w:p>
    <w:p w14:paraId="15AB9654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belong to an ethnic minority, tribe, indigenous people</w:t>
      </w:r>
    </w:p>
    <w:p w14:paraId="72B2C764" w14:textId="77777777" w:rsidR="00E77260" w:rsidRPr="0014111D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migrants (from other regions of the country or other countries)</w:t>
      </w:r>
    </w:p>
    <w:p w14:paraId="4F982DFB" w14:textId="77777777" w:rsidR="00E77260" w:rsidRPr="0014111D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landless</w:t>
      </w:r>
    </w:p>
    <w:p w14:paraId="1C28CA55" w14:textId="77777777" w:rsidR="00E77260" w:rsidRPr="0014111D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illiterate</w:t>
      </w:r>
    </w:p>
    <w:p w14:paraId="63E6D1AE" w14:textId="77777777" w:rsidR="00E77260" w:rsidRPr="004605BB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They are poor</w:t>
      </w:r>
    </w:p>
    <w:p w14:paraId="2906DFE5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t>Other, specify: __________________</w:t>
      </w:r>
    </w:p>
    <w:p w14:paraId="07C82C50" w14:textId="77777777" w:rsidR="00E77260" w:rsidRPr="008B4A4F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 general, has your access to forest/wooded land improved or deteriorated during the last # years?</w:t>
      </w:r>
    </w:p>
    <w:p w14:paraId="25589D8E" w14:textId="77777777" w:rsidR="00E77260" w:rsidRPr="008B4A4F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Please indicate further what led to change. </w:t>
      </w:r>
      <w:r w:rsidRPr="008B4A4F">
        <w:rPr>
          <w:b/>
          <w:color w:val="000000" w:themeColor="text1"/>
          <w:u w:val="single"/>
        </w:rPr>
        <w:t>PROBE</w:t>
      </w:r>
    </w:p>
    <w:p w14:paraId="53A115AB" w14:textId="77777777" w:rsidR="00E77260" w:rsidRPr="008B4A4F" w:rsidRDefault="00E77260" w:rsidP="00E77260">
      <w:pPr>
        <w:pStyle w:val="ListParagraph"/>
        <w:ind w:left="360"/>
        <w:rPr>
          <w:i/>
          <w:color w:val="000000" w:themeColor="text1"/>
        </w:rPr>
      </w:pPr>
      <w:proofErr w:type="gramStart"/>
      <w:r w:rsidRPr="008B4A4F">
        <w:rPr>
          <w:i/>
          <w:color w:val="000000" w:themeColor="text1"/>
        </w:rPr>
        <w:t>Causes for Improved access.</w:t>
      </w:r>
      <w:proofErr w:type="gramEnd"/>
    </w:p>
    <w:p w14:paraId="65C92D17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forest/ wooded land area</w:t>
      </w:r>
    </w:p>
    <w:p w14:paraId="71D3C1BD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 Increased forest area due to land left to regenerate</w:t>
      </w:r>
    </w:p>
    <w:p w14:paraId="63BC6F90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planting trees</w:t>
      </w:r>
    </w:p>
    <w:p w14:paraId="4F10C38C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conservation activities / more sustainable harvesting practices</w:t>
      </w:r>
    </w:p>
    <w:p w14:paraId="512AC2B3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reduced use from large-scale commercial users</w:t>
      </w:r>
    </w:p>
    <w:p w14:paraId="707C3BFE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reduced local / small scale commercial use</w:t>
      </w:r>
    </w:p>
    <w:p w14:paraId="69167FD9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 Increased forest area due to climatic changes (e.g. increased rainfall)</w:t>
      </w:r>
    </w:p>
    <w:p w14:paraId="1F339C59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Increased forest area due to other reasons, specify____________</w:t>
      </w:r>
    </w:p>
    <w:p w14:paraId="1A01C71E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lastRenderedPageBreak/>
        <w:t xml:space="preserve">Improved access </w:t>
      </w:r>
    </w:p>
    <w:p w14:paraId="514099FF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commentRangeStart w:id="5"/>
      <w:r w:rsidRPr="008B4A4F">
        <w:rPr>
          <w:color w:val="000000" w:themeColor="text1"/>
        </w:rPr>
        <w:t>Improved rights to the forest area</w:t>
      </w:r>
    </w:p>
    <w:p w14:paraId="3660AC25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More</w:t>
      </w:r>
      <w:r>
        <w:rPr>
          <w:color w:val="000000" w:themeColor="text1"/>
        </w:rPr>
        <w:t xml:space="preserve"> unauthorized/</w:t>
      </w:r>
      <w:r w:rsidRPr="008B4A4F">
        <w:rPr>
          <w:color w:val="000000" w:themeColor="text1"/>
        </w:rPr>
        <w:t>illegal access to the forest area</w:t>
      </w:r>
    </w:p>
    <w:commentRangeEnd w:id="5"/>
    <w:p w14:paraId="35B8DF7C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rStyle w:val="CommentReference"/>
        </w:rPr>
        <w:commentReference w:id="5"/>
      </w:r>
      <w:r w:rsidRPr="008B4A4F">
        <w:rPr>
          <w:color w:val="000000" w:themeColor="text1"/>
        </w:rPr>
        <w:t>Other reason for improved access</w:t>
      </w:r>
    </w:p>
    <w:p w14:paraId="10625BEF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Improved road / transport to the area</w:t>
      </w:r>
    </w:p>
    <w:p w14:paraId="286DA908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Same forest area but less competition from villagers, government or companies</w:t>
      </w:r>
      <w:proofErr w:type="gramStart"/>
      <w:r>
        <w:rPr>
          <w:color w:val="000000" w:themeColor="text1"/>
        </w:rPr>
        <w:t>,  specify</w:t>
      </w:r>
      <w:proofErr w:type="gramEnd"/>
      <w:r>
        <w:rPr>
          <w:color w:val="000000" w:themeColor="text1"/>
        </w:rPr>
        <w:t>_________________</w:t>
      </w:r>
    </w:p>
    <w:p w14:paraId="11FA5D25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 reason for improved access, specify______________</w:t>
      </w:r>
    </w:p>
    <w:p w14:paraId="4CD4019F" w14:textId="77777777" w:rsidR="00E77260" w:rsidRPr="008B4A4F" w:rsidRDefault="00E77260" w:rsidP="00E77260">
      <w:pPr>
        <w:rPr>
          <w:i/>
          <w:color w:val="000000" w:themeColor="text1"/>
        </w:rPr>
      </w:pPr>
      <w:r w:rsidRPr="008B4A4F">
        <w:rPr>
          <w:i/>
          <w:color w:val="000000" w:themeColor="text1"/>
        </w:rPr>
        <w:t xml:space="preserve">Causes for reduced/deteriorated access </w:t>
      </w:r>
    </w:p>
    <w:p w14:paraId="7C4F1EE7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forest/wooded land area</w:t>
      </w:r>
    </w:p>
    <w:p w14:paraId="02618493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small-scale clearing for agriculture</w:t>
      </w:r>
      <w:r>
        <w:rPr>
          <w:color w:val="000000" w:themeColor="text1"/>
        </w:rPr>
        <w:t xml:space="preserve"> </w:t>
      </w:r>
    </w:p>
    <w:p w14:paraId="7227AA3B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Reduced forest area due to small-scale mining activities </w:t>
      </w:r>
    </w:p>
    <w:p w14:paraId="76BA876D" w14:textId="77777777" w:rsidR="00E77260" w:rsidRPr="00A8356A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large</w:t>
      </w:r>
      <w:r>
        <w:rPr>
          <w:color w:val="000000" w:themeColor="text1"/>
        </w:rPr>
        <w:t>-s</w:t>
      </w:r>
      <w:r w:rsidRPr="00A8356A">
        <w:rPr>
          <w:color w:val="000000" w:themeColor="text1"/>
        </w:rPr>
        <w:t>cale projects (plantations, new settlements, mining activities etc.</w:t>
      </w:r>
      <w:r>
        <w:rPr>
          <w:color w:val="000000" w:themeColor="text1"/>
        </w:rPr>
        <w:t>)</w:t>
      </w:r>
    </w:p>
    <w:p w14:paraId="6CEA6A63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charcoal production</w:t>
      </w:r>
    </w:p>
    <w:p w14:paraId="780059AA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T</w:t>
      </w:r>
      <w:r w:rsidRPr="008B4A4F">
        <w:rPr>
          <w:color w:val="000000" w:themeColor="text1"/>
        </w:rPr>
        <w:t>imber harvesting</w:t>
      </w:r>
    </w:p>
    <w:p w14:paraId="407CB8C8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brick burning</w:t>
      </w:r>
    </w:p>
    <w:p w14:paraId="0BC9AB66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poor harvesting practices</w:t>
      </w:r>
    </w:p>
    <w:p w14:paraId="52C11A41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bush burning / fire</w:t>
      </w:r>
    </w:p>
    <w:p w14:paraId="55192447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natural disasters or pests</w:t>
      </w:r>
    </w:p>
    <w:p w14:paraId="40918A8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Reduced forest area due to other reasons (specify)_________________</w:t>
      </w:r>
    </w:p>
    <w:p w14:paraId="2A7BB1D0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Restrictions to access</w:t>
      </w:r>
    </w:p>
    <w:p w14:paraId="6661337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People from outside buying land</w:t>
      </w:r>
      <w:r>
        <w:rPr>
          <w:color w:val="000000" w:themeColor="text1"/>
        </w:rPr>
        <w:t>/being granted concessions or permits</w:t>
      </w:r>
      <w:r w:rsidRPr="008B4A4F">
        <w:rPr>
          <w:color w:val="000000" w:themeColor="text1"/>
        </w:rPr>
        <w:t xml:space="preserve"> and restricting access</w:t>
      </w:r>
    </w:p>
    <w:p w14:paraId="39FFE081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State or local authorities restricting access</w:t>
      </w:r>
    </w:p>
    <w:p w14:paraId="285475E7" w14:textId="77777777" w:rsidR="00E77260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Customary or community restrictions on access</w:t>
      </w:r>
    </w:p>
    <w:p w14:paraId="4B3BEBDE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Creation or enlargement of a Protected Area (public or private)</w:t>
      </w:r>
    </w:p>
    <w:p w14:paraId="54D4926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Some other restriction in access, specify________</w:t>
      </w:r>
    </w:p>
    <w:p w14:paraId="7A00F1FF" w14:textId="77777777" w:rsidR="00E77260" w:rsidRPr="008B4A4F" w:rsidRDefault="00E77260" w:rsidP="00E77260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 reason for reduced access</w:t>
      </w:r>
    </w:p>
    <w:p w14:paraId="1150C484" w14:textId="77777777" w:rsidR="00E77260" w:rsidRPr="008B4A4F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Deteriorated transport / road conditions</w:t>
      </w:r>
    </w:p>
    <w:p w14:paraId="628FBF9D" w14:textId="77777777" w:rsidR="00E77260" w:rsidRPr="00132A55" w:rsidRDefault="00E77260" w:rsidP="00E77260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 reason for reduced access, specify_____________</w:t>
      </w:r>
    </w:p>
    <w:p w14:paraId="3FB6C4B3" w14:textId="77777777" w:rsidR="00E77260" w:rsidRDefault="00E77260" w:rsidP="00E77260">
      <w:pPr>
        <w:pStyle w:val="ListParagraph"/>
        <w:ind w:left="1620"/>
        <w:rPr>
          <w:color w:val="000000" w:themeColor="text1"/>
        </w:rPr>
      </w:pPr>
    </w:p>
    <w:p w14:paraId="61A4D89F" w14:textId="77777777" w:rsidR="00E77260" w:rsidRPr="00A8356A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How do you think </w:t>
      </w:r>
      <w:r w:rsidRPr="00A8356A">
        <w:rPr>
          <w:color w:val="000000" w:themeColor="text1"/>
        </w:rPr>
        <w:t xml:space="preserve">your access to forest/wooded land </w:t>
      </w:r>
      <w:r>
        <w:rPr>
          <w:color w:val="000000" w:themeColor="text1"/>
        </w:rPr>
        <w:t>will change over the next</w:t>
      </w:r>
      <w:r w:rsidRPr="00A8356A">
        <w:rPr>
          <w:color w:val="000000" w:themeColor="text1"/>
        </w:rPr>
        <w:t xml:space="preserve"> # years?</w:t>
      </w:r>
      <w:r>
        <w:rPr>
          <w:color w:val="000000" w:themeColor="text1"/>
        </w:rPr>
        <w:t xml:space="preserve"> Please explain.</w:t>
      </w:r>
    </w:p>
    <w:p w14:paraId="0C17448D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Are you aware of</w:t>
      </w:r>
      <w:r w:rsidRPr="00EE182C">
        <w:rPr>
          <w:color w:val="000000" w:themeColor="text1"/>
        </w:rPr>
        <w:t xml:space="preserve"> any major policy shifts </w:t>
      </w:r>
      <w:r>
        <w:rPr>
          <w:color w:val="000000" w:themeColor="text1"/>
        </w:rPr>
        <w:t xml:space="preserve">(past # years) </w:t>
      </w:r>
      <w:r w:rsidRPr="00EE182C">
        <w:rPr>
          <w:color w:val="000000" w:themeColor="text1"/>
        </w:rPr>
        <w:t>that affect the utilization of forests by local users?</w:t>
      </w:r>
      <w:r>
        <w:rPr>
          <w:color w:val="000000" w:themeColor="text1"/>
        </w:rPr>
        <w:t xml:space="preserve"> I</w:t>
      </w:r>
      <w:r w:rsidRPr="00EE182C">
        <w:rPr>
          <w:color w:val="000000" w:themeColor="text1"/>
        </w:rPr>
        <w:t>f so, what are they?</w:t>
      </w:r>
    </w:p>
    <w:p w14:paraId="73AD8134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8356A">
        <w:rPr>
          <w:color w:val="000000" w:themeColor="text1"/>
        </w:rPr>
        <w:t xml:space="preserve">What rules are specific to strangers in the community wishing to </w:t>
      </w:r>
      <w:r>
        <w:rPr>
          <w:color w:val="000000" w:themeColor="text1"/>
        </w:rPr>
        <w:t>access forest/wooded land</w:t>
      </w:r>
      <w:r w:rsidRPr="00A8356A">
        <w:rPr>
          <w:color w:val="000000" w:themeColor="text1"/>
        </w:rPr>
        <w:t xml:space="preserve">? Are members of the community involved in the negotiation process with outsiders wishing to acquire </w:t>
      </w:r>
      <w:r>
        <w:rPr>
          <w:color w:val="000000" w:themeColor="text1"/>
        </w:rPr>
        <w:t>access</w:t>
      </w:r>
      <w:r w:rsidRPr="00A8356A">
        <w:rPr>
          <w:color w:val="000000" w:themeColor="text1"/>
        </w:rPr>
        <w:t>? If yes, who?</w:t>
      </w:r>
    </w:p>
    <w:p w14:paraId="624299A1" w14:textId="77777777" w:rsidR="00E77260" w:rsidRPr="00A8356A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Are members of the community involved in the design, implementation and oversight of forest/wooded land agreements (contracts, concessions, permits)?</w:t>
      </w:r>
    </w:p>
    <w:p w14:paraId="300CAB80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8356A">
        <w:rPr>
          <w:color w:val="000000" w:themeColor="text1"/>
        </w:rPr>
        <w:t>What is the process that outsiders/stran</w:t>
      </w:r>
      <w:r>
        <w:rPr>
          <w:color w:val="000000" w:themeColor="text1"/>
        </w:rPr>
        <w:t>gers must follow for using the forests</w:t>
      </w:r>
      <w:r w:rsidRPr="00A8356A">
        <w:rPr>
          <w:color w:val="000000" w:themeColor="text1"/>
        </w:rPr>
        <w:t>? Are there rules that are different for locals versus outsiders? Please describe.</w:t>
      </w:r>
    </w:p>
    <w:p w14:paraId="711C2A8F" w14:textId="77777777" w:rsidR="00E77260" w:rsidRDefault="00E77260" w:rsidP="00E7726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For the granting of the forest concession/permit, was there a feedback and grievance mechanism locally available for communities? If so, was it fair and efficient? What organ was responsible of receiving and processing feedback requests and grievances?</w:t>
      </w:r>
    </w:p>
    <w:p w14:paraId="127379CF" w14:textId="77777777" w:rsidR="00883197" w:rsidRPr="008B4A4F" w:rsidRDefault="00883197" w:rsidP="0088319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Are any members of the community involved in a group that organizes activities related to the management of the forest (i.e. firefighting, patrolling, tourism, tree planting, etc.</w:t>
      </w:r>
      <w:proofErr w:type="gramStart"/>
      <w:r w:rsidRPr="008B4A4F">
        <w:rPr>
          <w:color w:val="000000" w:themeColor="text1"/>
        </w:rPr>
        <w:t>)</w:t>
      </w:r>
      <w:proofErr w:type="gramEnd"/>
    </w:p>
    <w:p w14:paraId="7314A6B4" w14:textId="77777777" w:rsidR="00883197" w:rsidRPr="008B4A4F" w:rsidRDefault="00883197" w:rsidP="0088319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Who typically participates?</w:t>
      </w:r>
    </w:p>
    <w:p w14:paraId="7A4C438B" w14:textId="77777777" w:rsidR="00883197" w:rsidRPr="008B4A4F" w:rsidRDefault="00883197" w:rsidP="0088319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What type of activities does the group do?</w:t>
      </w:r>
    </w:p>
    <w:p w14:paraId="5AC82AF3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Planting of trees</w:t>
      </w:r>
    </w:p>
    <w:p w14:paraId="4C248511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Cutting down undesired (competing) trees</w:t>
      </w:r>
    </w:p>
    <w:p w14:paraId="3011C062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Protecting certain desired (patches of) trees in the forest to promote the natural regeneration of these species</w:t>
      </w:r>
    </w:p>
    <w:p w14:paraId="340E35F6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Protecting areas of forest for particular environmental services, like water </w:t>
      </w:r>
      <w:proofErr w:type="spellStart"/>
      <w:r w:rsidRPr="008B4A4F">
        <w:rPr>
          <w:color w:val="000000" w:themeColor="text1"/>
        </w:rPr>
        <w:t>natchment</w:t>
      </w:r>
      <w:proofErr w:type="spellEnd"/>
    </w:p>
    <w:p w14:paraId="2038E75A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Protecting areas of forest for particular beliefs/ spiritual services</w:t>
      </w:r>
      <w:r>
        <w:rPr>
          <w:color w:val="000000" w:themeColor="text1"/>
        </w:rPr>
        <w:t xml:space="preserve"> /sacred sites</w:t>
      </w:r>
    </w:p>
    <w:p w14:paraId="42101806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Establishing clear use rights for a limited number of people to particular forest products (e.g., honey, trees)</w:t>
      </w:r>
    </w:p>
    <w:p w14:paraId="7E767E16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 xml:space="preserve"> Extension/education about forest management</w:t>
      </w:r>
    </w:p>
    <w:p w14:paraId="22CFFF04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Enacted bylaw (e.g., no bush burning in or near forest)</w:t>
      </w:r>
    </w:p>
    <w:p w14:paraId="2076FB05" w14:textId="77777777" w:rsidR="00883197" w:rsidRPr="008B4A4F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Mapping/inventory forest resources (e.g. mapping forest products areas)</w:t>
      </w:r>
    </w:p>
    <w:p w14:paraId="0F88BBFF" w14:textId="77777777" w:rsidR="00883197" w:rsidRDefault="00883197" w:rsidP="008831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8B4A4F">
        <w:rPr>
          <w:color w:val="000000" w:themeColor="text1"/>
        </w:rPr>
        <w:t>Other</w:t>
      </w:r>
    </w:p>
    <w:p w14:paraId="322BE698" w14:textId="5629ADB3" w:rsidR="00296D0E" w:rsidRPr="00296D0E" w:rsidRDefault="00296D0E" w:rsidP="00296D0E">
      <w:pPr>
        <w:rPr>
          <w:color w:val="000000" w:themeColor="text1"/>
        </w:rPr>
      </w:pPr>
      <w:r>
        <w:rPr>
          <w:color w:val="000000" w:themeColor="text1"/>
        </w:rPr>
        <w:t>FOREST CONDITION</w:t>
      </w:r>
    </w:p>
    <w:p w14:paraId="26471576" w14:textId="77777777" w:rsidR="00883197" w:rsidRDefault="00883197" w:rsidP="00883197">
      <w:pPr>
        <w:rPr>
          <w:color w:val="000000" w:themeColor="text1"/>
        </w:rPr>
      </w:pPr>
    </w:p>
    <w:p w14:paraId="5924FDA7" w14:textId="77777777" w:rsidR="00296D0E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 w:rsidRPr="008B4A4F">
        <w:rPr>
          <w:rFonts w:cs="Arial"/>
        </w:rPr>
        <w:t>In your view, how do you describe the overall condition of the forest in your community?</w:t>
      </w:r>
      <w:r>
        <w:rPr>
          <w:rFonts w:cs="Arial"/>
        </w:rPr>
        <w:t xml:space="preserve"> </w:t>
      </w:r>
      <w:r>
        <w:t xml:space="preserve">How has </w:t>
      </w:r>
      <w:r w:rsidRPr="00583DA1">
        <w:rPr>
          <w:rFonts w:cs="Arial"/>
        </w:rPr>
        <w:t xml:space="preserve">the condition of your forests/wooded area improved or worsened in the past # years? Please describe. </w:t>
      </w:r>
    </w:p>
    <w:p w14:paraId="7B23C7EE" w14:textId="77777777" w:rsidR="00296D0E" w:rsidRPr="00583DA1" w:rsidRDefault="00296D0E" w:rsidP="00296D0E">
      <w:pPr>
        <w:pStyle w:val="ListParagraph"/>
        <w:numPr>
          <w:ilvl w:val="1"/>
          <w:numId w:val="3"/>
        </w:numPr>
        <w:rPr>
          <w:rFonts w:cs="Arial"/>
        </w:rPr>
      </w:pPr>
      <w:r w:rsidRPr="00583DA1">
        <w:rPr>
          <w:rFonts w:cs="Arial"/>
        </w:rPr>
        <w:t xml:space="preserve">Why do you think it has improved or worsened? </w:t>
      </w:r>
    </w:p>
    <w:p w14:paraId="26B9F49E" w14:textId="77777777" w:rsidR="00296D0E" w:rsidRPr="00826D30" w:rsidRDefault="00296D0E" w:rsidP="00296D0E">
      <w:pPr>
        <w:pStyle w:val="ListParagraph"/>
        <w:numPr>
          <w:ilvl w:val="1"/>
          <w:numId w:val="3"/>
        </w:numPr>
        <w:rPr>
          <w:rFonts w:cs="Arial"/>
          <w:sz w:val="18"/>
          <w:szCs w:val="18"/>
        </w:rPr>
      </w:pPr>
      <w:r w:rsidRPr="008B4A4F">
        <w:t>If forests in your area have improved over recent years, has your household experienced any positive or negative impacts from these improvements?</w:t>
      </w:r>
    </w:p>
    <w:p w14:paraId="46EA0E51" w14:textId="77777777" w:rsidR="00296D0E" w:rsidRPr="008B4A4F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 w:rsidRPr="008B4A4F">
        <w:rPr>
          <w:rFonts w:cs="Arial"/>
        </w:rPr>
        <w:t xml:space="preserve">What </w:t>
      </w:r>
      <w:proofErr w:type="gramStart"/>
      <w:r w:rsidRPr="008B4A4F">
        <w:rPr>
          <w:rFonts w:cs="Arial"/>
        </w:rPr>
        <w:t>are</w:t>
      </w:r>
      <w:proofErr w:type="gramEnd"/>
      <w:r w:rsidRPr="008B4A4F">
        <w:rPr>
          <w:rFonts w:cs="Arial"/>
        </w:rPr>
        <w:t xml:space="preserve"> the main wood products harvested in this forest/wooded area?</w:t>
      </w:r>
    </w:p>
    <w:p w14:paraId="1C3406C1" w14:textId="77777777" w:rsidR="00296D0E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>
        <w:rPr>
          <w:rFonts w:cs="Arial"/>
        </w:rPr>
        <w:t>How has the availability of wood forest products changed over the past # years?</w:t>
      </w:r>
    </w:p>
    <w:p w14:paraId="12F3DEFA" w14:textId="77777777" w:rsidR="00296D0E" w:rsidRPr="008B4A4F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 w:rsidRPr="008B4A4F">
        <w:rPr>
          <w:rFonts w:cs="Arial"/>
        </w:rPr>
        <w:t xml:space="preserve">What </w:t>
      </w:r>
      <w:proofErr w:type="gramStart"/>
      <w:r w:rsidRPr="008B4A4F">
        <w:rPr>
          <w:rFonts w:cs="Arial"/>
        </w:rPr>
        <w:t>are</w:t>
      </w:r>
      <w:proofErr w:type="gramEnd"/>
      <w:r w:rsidRPr="008B4A4F">
        <w:rPr>
          <w:rFonts w:cs="Arial"/>
        </w:rPr>
        <w:t xml:space="preserve"> the main non-wood products harvested in this area?</w:t>
      </w:r>
    </w:p>
    <w:p w14:paraId="30BDCD86" w14:textId="77777777" w:rsidR="00296D0E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>
        <w:rPr>
          <w:rFonts w:cs="Arial"/>
        </w:rPr>
        <w:t>How has the availability of non-wood forest products changed over the past # years?</w:t>
      </w:r>
    </w:p>
    <w:p w14:paraId="7C826A10" w14:textId="77777777" w:rsidR="00296D0E" w:rsidRPr="00583DA1" w:rsidRDefault="00296D0E" w:rsidP="00296D0E">
      <w:pPr>
        <w:pStyle w:val="ListParagraph"/>
        <w:numPr>
          <w:ilvl w:val="0"/>
          <w:numId w:val="3"/>
        </w:numPr>
        <w:rPr>
          <w:rFonts w:cs="Arial"/>
        </w:rPr>
      </w:pPr>
      <w:r>
        <w:rPr>
          <w:rFonts w:cs="Arial"/>
        </w:rPr>
        <w:t>In the next # years, do you expect the condition of your forests/wooded area to improve? Why or why not? How about the quality and availability of forest resources over the next # years?</w:t>
      </w:r>
    </w:p>
    <w:p w14:paraId="125159BB" w14:textId="77777777" w:rsidR="00883197" w:rsidRDefault="00883197" w:rsidP="00883197">
      <w:pPr>
        <w:rPr>
          <w:color w:val="000000" w:themeColor="text1"/>
        </w:rPr>
      </w:pPr>
    </w:p>
    <w:p w14:paraId="3E1038C7" w14:textId="1D0F9EB2" w:rsidR="00883197" w:rsidRDefault="00883197" w:rsidP="00883197">
      <w:pPr>
        <w:rPr>
          <w:color w:val="000000" w:themeColor="text1"/>
        </w:rPr>
      </w:pPr>
      <w:r>
        <w:rPr>
          <w:color w:val="000000" w:themeColor="text1"/>
        </w:rPr>
        <w:t>FOREST GOVERNANCE</w:t>
      </w:r>
    </w:p>
    <w:p w14:paraId="0F5EF466" w14:textId="77777777" w:rsidR="00883197" w:rsidRDefault="00883197" w:rsidP="00883197">
      <w:pPr>
        <w:rPr>
          <w:color w:val="000000" w:themeColor="text1"/>
        </w:rPr>
      </w:pPr>
    </w:p>
    <w:p w14:paraId="29AF15AF" w14:textId="77777777" w:rsidR="00883197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Currently, how are your community’s forest/wooded areas managed? Who makes rules about what community members can and cannot do in forests/wooded areas?</w:t>
      </w:r>
    </w:p>
    <w:p w14:paraId="3CDFB0F8" w14:textId="77777777" w:rsidR="00883197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How are decisions about forest access made? Do you participate in decisions-adoption? If so, how? If not, why?</w:t>
      </w:r>
    </w:p>
    <w:p w14:paraId="6C94DE20" w14:textId="77777777" w:rsidR="00883197" w:rsidRPr="00EB3CE5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B3CE5">
        <w:rPr>
          <w:color w:val="000000" w:themeColor="text1"/>
        </w:rPr>
        <w:t>Who is invited to attend meetings?</w:t>
      </w:r>
    </w:p>
    <w:p w14:paraId="261A6F22" w14:textId="77777777" w:rsidR="00883197" w:rsidRDefault="00883197" w:rsidP="00883197">
      <w:pPr>
        <w:pStyle w:val="ListParagraph"/>
        <w:numPr>
          <w:ilvl w:val="1"/>
          <w:numId w:val="2"/>
        </w:numPr>
        <w:rPr>
          <w:iCs/>
          <w:color w:val="000000" w:themeColor="text1"/>
        </w:rPr>
      </w:pPr>
      <w:r w:rsidRPr="00EB3CE5">
        <w:rPr>
          <w:iCs/>
          <w:color w:val="000000" w:themeColor="text1"/>
        </w:rPr>
        <w:t>Entire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village</w:t>
      </w:r>
    </w:p>
    <w:p w14:paraId="5F26286B" w14:textId="77777777" w:rsidR="00883197" w:rsidRPr="00894B20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All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adults</w:t>
      </w:r>
      <w:r>
        <w:rPr>
          <w:iCs/>
          <w:color w:val="000000" w:themeColor="text1"/>
        </w:rPr>
        <w:t>, including/except women</w:t>
      </w:r>
    </w:p>
    <w:p w14:paraId="55E96C22" w14:textId="77777777" w:rsidR="00883197" w:rsidRPr="00894B20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All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heads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of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households</w:t>
      </w:r>
      <w:r>
        <w:rPr>
          <w:iCs/>
          <w:color w:val="000000" w:themeColor="text1"/>
        </w:rPr>
        <w:t>, including/except women</w:t>
      </w:r>
    </w:p>
    <w:p w14:paraId="76E63754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iCs/>
          <w:color w:val="000000" w:themeColor="text1"/>
        </w:rPr>
        <w:t>Community notables</w:t>
      </w:r>
    </w:p>
    <w:p w14:paraId="78E58FB1" w14:textId="77777777" w:rsidR="00883197" w:rsidRPr="00894B20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Members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of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the</w:t>
      </w:r>
      <w:r>
        <w:rPr>
          <w:iCs/>
          <w:color w:val="000000" w:themeColor="text1"/>
        </w:rPr>
        <w:t xml:space="preserve"> community local committee or association</w:t>
      </w:r>
    </w:p>
    <w:p w14:paraId="19C67503" w14:textId="77777777" w:rsidR="00883197" w:rsidRPr="00EB3CE5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iCs/>
          <w:color w:val="000000" w:themeColor="text1"/>
        </w:rPr>
        <w:t>Members of the elders council or traditional decision-making body</w:t>
      </w:r>
    </w:p>
    <w:p w14:paraId="6D83A35E" w14:textId="77777777" w:rsidR="00883197" w:rsidRPr="00EB3CE5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EB3CE5">
        <w:rPr>
          <w:iCs/>
          <w:color w:val="000000" w:themeColor="text1"/>
        </w:rPr>
        <w:t>A</w:t>
      </w:r>
      <w:r>
        <w:rPr>
          <w:iCs/>
          <w:color w:val="000000" w:themeColor="text1"/>
        </w:rPr>
        <w:t xml:space="preserve"> </w:t>
      </w:r>
      <w:r w:rsidRPr="00EB3CE5">
        <w:rPr>
          <w:iCs/>
          <w:color w:val="000000" w:themeColor="text1"/>
        </w:rPr>
        <w:t>select</w:t>
      </w:r>
      <w:r>
        <w:rPr>
          <w:iCs/>
          <w:color w:val="000000" w:themeColor="text1"/>
        </w:rPr>
        <w:t xml:space="preserve"> group, please specify:</w:t>
      </w:r>
      <w:r w:rsidRPr="00EB3CE5">
        <w:rPr>
          <w:iCs/>
          <w:color w:val="000000" w:themeColor="text1"/>
        </w:rPr>
        <w:t xml:space="preserve"> _____________________</w:t>
      </w:r>
    </w:p>
    <w:p w14:paraId="6E1F3E96" w14:textId="77777777" w:rsidR="00883197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8356A">
        <w:rPr>
          <w:color w:val="000000" w:themeColor="text1"/>
        </w:rPr>
        <w:t xml:space="preserve">Are there rules in this village that regulate or restrict any of the following activities </w:t>
      </w:r>
      <w:r>
        <w:rPr>
          <w:color w:val="000000" w:themeColor="text1"/>
        </w:rPr>
        <w:t>in forest/wooded areas</w:t>
      </w:r>
      <w:r w:rsidRPr="00A8356A">
        <w:rPr>
          <w:color w:val="000000" w:themeColor="text1"/>
        </w:rPr>
        <w:t>? For each activity, please describe the rules.</w:t>
      </w:r>
    </w:p>
    <w:p w14:paraId="3FB100FF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Agriculture</w:t>
      </w:r>
    </w:p>
    <w:p w14:paraId="047FFDE6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Hunting</w:t>
      </w:r>
    </w:p>
    <w:p w14:paraId="3D3C0A11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Gathering</w:t>
      </w:r>
    </w:p>
    <w:p w14:paraId="435AF9C7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Logging</w:t>
      </w:r>
    </w:p>
    <w:p w14:paraId="142D2BB3" w14:textId="77777777" w:rsidR="00883197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Collecting wood for fuel</w:t>
      </w:r>
    </w:p>
    <w:p w14:paraId="23F234CA" w14:textId="77777777" w:rsidR="00883197" w:rsidRPr="00A8356A" w:rsidRDefault="00883197" w:rsidP="00883197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NFTP activities</w:t>
      </w:r>
    </w:p>
    <w:p w14:paraId="1DDFFD28" w14:textId="77777777" w:rsidR="00883197" w:rsidRPr="00750B2E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50B2E">
        <w:rPr>
          <w:color w:val="000000" w:themeColor="text1"/>
        </w:rPr>
        <w:t>Do you think that the state/provincial government supports</w:t>
      </w:r>
      <w:r>
        <w:rPr>
          <w:color w:val="000000" w:themeColor="text1"/>
        </w:rPr>
        <w:t xml:space="preserve"> sustainable forest management initiatives, including actions against deforestation?</w:t>
      </w:r>
    </w:p>
    <w:p w14:paraId="34FF9DDB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color w:val="000000" w:themeColor="text1"/>
        </w:rPr>
        <w:t>Have these rules changes over the past # years? If yes, please explain.</w:t>
      </w:r>
    </w:p>
    <w:p w14:paraId="4D57A87C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gramStart"/>
      <w:r w:rsidRPr="008B4A4F">
        <w:rPr>
          <w:color w:val="000000" w:themeColor="text1"/>
        </w:rPr>
        <w:t>Are the rules regarding forest use respected by the community members</w:t>
      </w:r>
      <w:proofErr w:type="gramEnd"/>
      <w:r w:rsidRPr="008B4A4F">
        <w:rPr>
          <w:color w:val="000000" w:themeColor="text1"/>
        </w:rPr>
        <w:t>?</w:t>
      </w:r>
      <w:r>
        <w:rPr>
          <w:color w:val="000000" w:themeColor="text1"/>
        </w:rPr>
        <w:t xml:space="preserve"> Why?</w:t>
      </w:r>
    </w:p>
    <w:p w14:paraId="36E7734A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rFonts w:eastAsia="Calibri" w:cs="Times New Roman"/>
          <w:color w:val="000000" w:themeColor="text1"/>
        </w:rPr>
        <w:t xml:space="preserve">Who is primarily responsible for the enforcement </w:t>
      </w:r>
      <w:r>
        <w:rPr>
          <w:rFonts w:eastAsia="Calibri" w:cs="Times New Roman"/>
          <w:color w:val="000000" w:themeColor="text1"/>
        </w:rPr>
        <w:t xml:space="preserve">of </w:t>
      </w:r>
      <w:r w:rsidRPr="008B4A4F">
        <w:rPr>
          <w:rFonts w:eastAsia="Calibri" w:cs="Times New Roman"/>
          <w:color w:val="000000" w:themeColor="text1"/>
        </w:rPr>
        <w:t>rules related to forest/wooded land? How are these rules enforced? Do you think these rules are effectively enforced?</w:t>
      </w:r>
    </w:p>
    <w:p w14:paraId="683EBA58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rFonts w:eastAsia="Calibri" w:cs="Times New Roman"/>
          <w:color w:val="000000" w:themeColor="text1"/>
        </w:rPr>
        <w:t>Do you think these rules are fair? Please explain</w:t>
      </w:r>
    </w:p>
    <w:p w14:paraId="497FA15A" w14:textId="77777777" w:rsidR="00883197" w:rsidRPr="008B4A4F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B4A4F">
        <w:rPr>
          <w:color w:val="000000" w:themeColor="text1"/>
        </w:rPr>
        <w:t>What is the typical penalty for breaking the rules? Are the penalties enforced equally across different groups in your community?</w:t>
      </w:r>
      <w:r>
        <w:rPr>
          <w:color w:val="000000" w:themeColor="text1"/>
        </w:rPr>
        <w:t xml:space="preserve"> Do local government representatives enforce these sanctions/penalties?</w:t>
      </w:r>
      <w:r w:rsidRPr="008B4A4F">
        <w:rPr>
          <w:color w:val="000000" w:themeColor="text1"/>
        </w:rPr>
        <w:t xml:space="preserve"> Do you think these penalties are fair?</w:t>
      </w:r>
    </w:p>
    <w:p w14:paraId="405DDC4D" w14:textId="77777777" w:rsidR="00883197" w:rsidRPr="00CD6D09" w:rsidRDefault="00883197" w:rsidP="00883197">
      <w:pPr>
        <w:pStyle w:val="ListParagraph"/>
        <w:numPr>
          <w:ilvl w:val="0"/>
          <w:numId w:val="2"/>
        </w:numPr>
        <w:rPr>
          <w:color w:val="000000" w:themeColor="text1"/>
        </w:rPr>
      </w:pPr>
      <w:commentRangeStart w:id="6"/>
      <w:r>
        <w:rPr>
          <w:color w:val="000000" w:themeColor="text1"/>
        </w:rPr>
        <w:t>Are there also penalties sanctioned by traditional community structures</w:t>
      </w:r>
      <w:commentRangeEnd w:id="6"/>
      <w:r>
        <w:rPr>
          <w:rStyle w:val="CommentReference"/>
        </w:rPr>
        <w:commentReference w:id="6"/>
      </w:r>
      <w:r>
        <w:rPr>
          <w:color w:val="000000" w:themeColor="text1"/>
        </w:rPr>
        <w:t>/individuals?</w:t>
      </w:r>
      <w:r w:rsidRPr="009F4B81">
        <w:rPr>
          <w:color w:val="000000" w:themeColor="text1"/>
        </w:rPr>
        <w:t xml:space="preserve"> Are the penalties enforced equally across different groups in your community? Do </w:t>
      </w:r>
      <w:r>
        <w:rPr>
          <w:color w:val="000000" w:themeColor="text1"/>
        </w:rPr>
        <w:t>traditional community structures</w:t>
      </w:r>
      <w:r>
        <w:rPr>
          <w:rStyle w:val="CommentReference"/>
        </w:rPr>
        <w:commentReference w:id="7"/>
      </w:r>
      <w:r>
        <w:rPr>
          <w:color w:val="000000" w:themeColor="text1"/>
        </w:rPr>
        <w:t>/individuals</w:t>
      </w:r>
      <w:r w:rsidRPr="009F4B81">
        <w:rPr>
          <w:color w:val="000000" w:themeColor="text1"/>
        </w:rPr>
        <w:t xml:space="preserve"> </w:t>
      </w:r>
      <w:r>
        <w:rPr>
          <w:color w:val="000000" w:themeColor="text1"/>
        </w:rPr>
        <w:t>e</w:t>
      </w:r>
      <w:r w:rsidRPr="009F4B81">
        <w:rPr>
          <w:color w:val="000000" w:themeColor="text1"/>
        </w:rPr>
        <w:t>nforce these sanctions/penalties? Do you think these penalties are fair?</w:t>
      </w:r>
    </w:p>
    <w:p w14:paraId="6799E591" w14:textId="324C2B3E" w:rsidR="00296D0E" w:rsidRDefault="00296D0E" w:rsidP="00296D0E">
      <w:pPr>
        <w:rPr>
          <w:color w:val="000000" w:themeColor="text1"/>
        </w:rPr>
      </w:pPr>
      <w:r>
        <w:rPr>
          <w:color w:val="000000" w:themeColor="text1"/>
        </w:rPr>
        <w:t>PERCEPTIONS OF DEFORESTATION AND CLIMATE CHANGE</w:t>
      </w:r>
    </w:p>
    <w:p w14:paraId="631185F0" w14:textId="77777777" w:rsidR="00296D0E" w:rsidRPr="00296D0E" w:rsidRDefault="00296D0E" w:rsidP="00296D0E">
      <w:pPr>
        <w:rPr>
          <w:color w:val="000000" w:themeColor="text1"/>
        </w:rPr>
      </w:pPr>
    </w:p>
    <w:p w14:paraId="744D070E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 w:rsidRPr="008B4A4F">
        <w:rPr>
          <w:rFonts w:cs="Arial"/>
        </w:rPr>
        <w:t>Is deforestation a problem in your community?</w:t>
      </w:r>
    </w:p>
    <w:p w14:paraId="4A14924E" w14:textId="77777777" w:rsidR="00296D0E" w:rsidRPr="008B4A4F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 w:rsidRPr="008B4A4F">
        <w:rPr>
          <w:rFonts w:cs="Arial"/>
        </w:rPr>
        <w:t xml:space="preserve"> If yes, please describe p</w:t>
      </w:r>
      <w:r>
        <w:rPr>
          <w:rFonts w:cs="Arial"/>
        </w:rPr>
        <w:t>roblems caused by deforestation.</w:t>
      </w:r>
      <w:r w:rsidRPr="008B4A4F">
        <w:rPr>
          <w:rFonts w:cs="Arial"/>
        </w:rPr>
        <w:t xml:space="preserve"> </w:t>
      </w:r>
    </w:p>
    <w:p w14:paraId="123D9BAC" w14:textId="77777777" w:rsidR="00296D0E" w:rsidRPr="008B4A4F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rPr>
          <w:rFonts w:cs="Arial"/>
        </w:rPr>
        <w:t>In your view, i</w:t>
      </w:r>
      <w:r w:rsidRPr="008B4A4F">
        <w:rPr>
          <w:rFonts w:cs="Arial"/>
        </w:rPr>
        <w:t xml:space="preserve">s there a value to protecting </w:t>
      </w:r>
      <w:r>
        <w:rPr>
          <w:rFonts w:cs="Arial"/>
        </w:rPr>
        <w:t xml:space="preserve">the </w:t>
      </w:r>
      <w:r w:rsidRPr="008B4A4F">
        <w:rPr>
          <w:rFonts w:cs="Arial"/>
        </w:rPr>
        <w:t>forests</w:t>
      </w:r>
      <w:r>
        <w:rPr>
          <w:rFonts w:cs="Arial"/>
        </w:rPr>
        <w:t xml:space="preserve"> in your community</w:t>
      </w:r>
      <w:r w:rsidRPr="008B4A4F">
        <w:rPr>
          <w:rFonts w:cs="Arial"/>
        </w:rPr>
        <w:t xml:space="preserve">? Please describe your answer. </w:t>
      </w:r>
    </w:p>
    <w:p w14:paraId="6089C716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 w:rsidRPr="008B4A4F">
        <w:rPr>
          <w:rFonts w:cs="Arial"/>
        </w:rPr>
        <w:t>Does forest protection bring any positive benefits into your life? (YES or NO)</w:t>
      </w:r>
      <w:r>
        <w:rPr>
          <w:rFonts w:cs="Arial"/>
        </w:rPr>
        <w:t xml:space="preserve"> Please explain.</w:t>
      </w:r>
    </w:p>
    <w:p w14:paraId="20A77A46" w14:textId="77777777" w:rsidR="00296D0E" w:rsidRPr="00C329A7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t>Do you know what climate change is and its causes? If yes, do you believe climate change is a problem in your community?</w:t>
      </w:r>
    </w:p>
    <w:p w14:paraId="540A9CC1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rPr>
          <w:rFonts w:cs="Arial"/>
        </w:rPr>
        <w:t>In the past __</w:t>
      </w:r>
      <w:r w:rsidRPr="007650D4">
        <w:rPr>
          <w:rFonts w:cs="Arial"/>
        </w:rPr>
        <w:t xml:space="preserve"> years, have you observed any of the following changes </w:t>
      </w:r>
      <w:r>
        <w:rPr>
          <w:rFonts w:cs="Arial"/>
        </w:rPr>
        <w:t xml:space="preserve">in climate in the project area? </w:t>
      </w:r>
    </w:p>
    <w:p w14:paraId="362C8356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>Reduced</w:t>
      </w:r>
      <w:r>
        <w:rPr>
          <w:rFonts w:cs="Arial"/>
        </w:rPr>
        <w:t xml:space="preserve"> rainfall </w:t>
      </w:r>
    </w:p>
    <w:p w14:paraId="64B7514F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>
        <w:rPr>
          <w:rFonts w:cs="Arial"/>
        </w:rPr>
        <w:t>I</w:t>
      </w:r>
      <w:r w:rsidRPr="007650D4">
        <w:rPr>
          <w:rFonts w:cs="Arial"/>
        </w:rPr>
        <w:t>ncreased rainfall </w:t>
      </w:r>
    </w:p>
    <w:p w14:paraId="67B72015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 xml:space="preserve">Changes in seasonal patterns (when rainy and dry seasons occur) </w:t>
      </w:r>
    </w:p>
    <w:p w14:paraId="7756C468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>Drought </w:t>
      </w:r>
    </w:p>
    <w:p w14:paraId="56B9B082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>Flooding/landslides </w:t>
      </w:r>
    </w:p>
    <w:p w14:paraId="2CB54644" w14:textId="77777777" w:rsidR="00296D0E" w:rsidRPr="00750B2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7650D4">
        <w:rPr>
          <w:rFonts w:cs="Arial"/>
        </w:rPr>
        <w:t xml:space="preserve">Other (specify): </w:t>
      </w:r>
    </w:p>
    <w:p w14:paraId="41556CC7" w14:textId="77777777" w:rsidR="00296D0E" w:rsidRDefault="00296D0E" w:rsidP="00296D0E">
      <w:pPr>
        <w:pStyle w:val="ListParagraph"/>
        <w:numPr>
          <w:ilvl w:val="0"/>
          <w:numId w:val="2"/>
        </w:numPr>
        <w:rPr>
          <w:rFonts w:cs="Arial"/>
        </w:rPr>
      </w:pPr>
      <w:r>
        <w:rPr>
          <w:rFonts w:cs="Arial"/>
        </w:rPr>
        <w:t>In the past __ years, h</w:t>
      </w:r>
      <w:r w:rsidRPr="00D639CF">
        <w:rPr>
          <w:rFonts w:cs="Arial"/>
        </w:rPr>
        <w:t xml:space="preserve">ave you observed any of the following changes in the </w:t>
      </w:r>
      <w:r>
        <w:rPr>
          <w:rFonts w:cs="Arial"/>
        </w:rPr>
        <w:t>forest</w:t>
      </w:r>
      <w:r w:rsidRPr="00D639CF">
        <w:rPr>
          <w:rFonts w:cs="Arial"/>
        </w:rPr>
        <w:t xml:space="preserve"> area that you thi</w:t>
      </w:r>
      <w:r>
        <w:rPr>
          <w:rFonts w:cs="Arial"/>
        </w:rPr>
        <w:t>nk are due to change in climate?</w:t>
      </w:r>
      <w:r w:rsidRPr="00D639CF">
        <w:rPr>
          <w:rFonts w:cs="Arial"/>
        </w:rPr>
        <w:t xml:space="preserve"> </w:t>
      </w:r>
    </w:p>
    <w:p w14:paraId="053AF27A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D639CF">
        <w:rPr>
          <w:rFonts w:cs="Arial"/>
        </w:rPr>
        <w:t xml:space="preserve">Decline in abundance of game and non-timber forest products </w:t>
      </w:r>
    </w:p>
    <w:p w14:paraId="4174E02D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D639CF">
        <w:rPr>
          <w:rFonts w:cs="Arial"/>
        </w:rPr>
        <w:t>Decline in productivity or health of fisheries </w:t>
      </w:r>
    </w:p>
    <w:p w14:paraId="3BC8FE7B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 w:rsidRPr="00D639CF">
        <w:rPr>
          <w:rFonts w:cs="Arial"/>
        </w:rPr>
        <w:t>Change in seasons of flowering or fruiting </w:t>
      </w:r>
    </w:p>
    <w:p w14:paraId="28D7903F" w14:textId="77777777" w:rsidR="00296D0E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>
        <w:rPr>
          <w:rFonts w:cs="Arial"/>
        </w:rPr>
        <w:t>Decline in crops/harvest cycles</w:t>
      </w:r>
    </w:p>
    <w:p w14:paraId="70C59960" w14:textId="77777777" w:rsidR="00296D0E" w:rsidRPr="00D639CF" w:rsidRDefault="00296D0E" w:rsidP="00296D0E">
      <w:pPr>
        <w:pStyle w:val="ListParagraph"/>
        <w:numPr>
          <w:ilvl w:val="1"/>
          <w:numId w:val="2"/>
        </w:numPr>
        <w:rPr>
          <w:rFonts w:cs="Arial"/>
        </w:rPr>
      </w:pPr>
      <w:r>
        <w:rPr>
          <w:rFonts w:cs="Arial"/>
        </w:rPr>
        <w:t>Oth</w:t>
      </w:r>
      <w:r w:rsidRPr="00D639CF">
        <w:rPr>
          <w:rFonts w:cs="Arial"/>
        </w:rPr>
        <w:t xml:space="preserve">er (specify): </w:t>
      </w:r>
    </w:p>
    <w:p w14:paraId="2486F8D8" w14:textId="77777777" w:rsidR="00296D0E" w:rsidRPr="00296D0E" w:rsidRDefault="00296D0E" w:rsidP="00296D0E">
      <w:pPr>
        <w:rPr>
          <w:color w:val="000000" w:themeColor="text1"/>
        </w:rPr>
      </w:pPr>
    </w:p>
    <w:p w14:paraId="57170887" w14:textId="77777777" w:rsidR="00883197" w:rsidRPr="00883197" w:rsidRDefault="00883197" w:rsidP="00883197">
      <w:pPr>
        <w:rPr>
          <w:color w:val="000000" w:themeColor="text1"/>
        </w:rPr>
      </w:pPr>
    </w:p>
    <w:p w14:paraId="6B28EE14" w14:textId="77777777" w:rsidR="00E77260" w:rsidRDefault="00E77260" w:rsidP="00D87228">
      <w:pPr>
        <w:pStyle w:val="ListParagraph"/>
        <w:ind w:left="0"/>
        <w:rPr>
          <w:color w:val="000000" w:themeColor="text1"/>
        </w:rPr>
      </w:pPr>
    </w:p>
    <w:p w14:paraId="44E5100E" w14:textId="77777777" w:rsidR="00D87228" w:rsidRDefault="00D87228"/>
    <w:p w14:paraId="775B08F7" w14:textId="77777777" w:rsidR="0046427C" w:rsidRDefault="0046427C"/>
    <w:p w14:paraId="7A73E3B0" w14:textId="77777777" w:rsidR="0046427C" w:rsidRDefault="0046427C"/>
    <w:p w14:paraId="4AF2CFCC" w14:textId="77777777" w:rsidR="0046427C" w:rsidRDefault="0046427C"/>
    <w:p w14:paraId="601A9E7F" w14:textId="77777777" w:rsidR="0046427C" w:rsidRDefault="0046427C"/>
    <w:p w14:paraId="783F62B9" w14:textId="77777777" w:rsidR="0046427C" w:rsidRDefault="0046427C"/>
    <w:sectPr w:rsidR="0046427C" w:rsidSect="00D65C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Vanessa Retana" w:date="2014-10-29T10:20:00Z" w:initials="VR">
    <w:p w14:paraId="6099A0B7" w14:textId="77777777" w:rsidR="00546CF9" w:rsidRDefault="00546CF9" w:rsidP="00E77260">
      <w:pPr>
        <w:pStyle w:val="CommentText"/>
      </w:pPr>
      <w:r>
        <w:rPr>
          <w:rStyle w:val="CommentReference"/>
        </w:rPr>
        <w:annotationRef/>
      </w:r>
      <w:r>
        <w:t>As stressed before, it’s important to balance this information with the fact that communities may not be aware of natural resources’ access/use restrictions or even strengthening.</w:t>
      </w:r>
    </w:p>
    <w:p w14:paraId="00B7748F" w14:textId="77777777" w:rsidR="00546CF9" w:rsidRDefault="00546CF9" w:rsidP="00E77260">
      <w:pPr>
        <w:pStyle w:val="CommentText"/>
      </w:pPr>
      <w:r>
        <w:t>On the other hand, it might be better to use the adjective “unauthorized” in the question, taking into consideration they may be customary right holders.</w:t>
      </w:r>
    </w:p>
  </w:comment>
  <w:comment w:id="6" w:author="Vanessa Retana" w:date="2014-10-29T10:32:00Z" w:initials="VR">
    <w:p w14:paraId="2839E6F0" w14:textId="77777777" w:rsidR="00546CF9" w:rsidRDefault="00546CF9" w:rsidP="00883197">
      <w:pPr>
        <w:pStyle w:val="CommentText"/>
      </w:pPr>
      <w:r>
        <w:rPr>
          <w:rStyle w:val="CommentReference"/>
        </w:rPr>
        <w:annotationRef/>
      </w:r>
      <w:r>
        <w:t xml:space="preserve"> In traditional/indigenous communities, respect for sustainable natural resource management is frequently linked to the complex cultural relationships they hold with the environment. Therefore, it’s more complex.</w:t>
      </w:r>
    </w:p>
  </w:comment>
  <w:comment w:id="7" w:author="Vanessa Retana" w:date="2014-10-29T10:32:00Z" w:initials="VR">
    <w:p w14:paraId="505D4ED7" w14:textId="77777777" w:rsidR="00546CF9" w:rsidRDefault="00546CF9" w:rsidP="00883197">
      <w:pPr>
        <w:pStyle w:val="CommentText"/>
      </w:pPr>
      <w:r>
        <w:rPr>
          <w:rStyle w:val="CommentReference"/>
        </w:rPr>
        <w:annotationRef/>
      </w:r>
      <w:r>
        <w:t xml:space="preserve"> In traditional/indigenous communities, respect for sustainable natural resource management is frequently linked to the complex cultural relationships they hold with the environment. Therefore, it’s more complex.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296D0E"/>
    <w:rsid w:val="0046427C"/>
    <w:rsid w:val="00466ACB"/>
    <w:rsid w:val="00546CF9"/>
    <w:rsid w:val="00655827"/>
    <w:rsid w:val="00883197"/>
    <w:rsid w:val="00B85582"/>
    <w:rsid w:val="00D65C34"/>
    <w:rsid w:val="00D87228"/>
    <w:rsid w:val="00E77260"/>
    <w:rsid w:val="00EB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1351</Words>
  <Characters>7706</Characters>
  <Application>Microsoft Macintosh Word</Application>
  <DocSecurity>0</DocSecurity>
  <Lines>64</Lines>
  <Paragraphs>18</Paragraphs>
  <ScaleCrop>false</ScaleCrop>
  <Company>Cloudburst Group</Company>
  <LinksUpToDate>false</LinksUpToDate>
  <CharactersWithSpaces>9039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6</cp:revision>
  <dcterms:created xsi:type="dcterms:W3CDTF">2014-10-29T15:05:00Z</dcterms:created>
  <dcterms:modified xsi:type="dcterms:W3CDTF">2014-10-29T22:55:00Z</dcterms:modified>
</cp:coreProperties>
</file>