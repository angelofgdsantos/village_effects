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468DD" w14:textId="77777777" w:rsidR="003A31D0" w:rsidRPr="003A31D0" w:rsidRDefault="003A31D0" w:rsidP="00EF433C">
      <w:pPr>
        <w:rPr>
          <w:b/>
        </w:rPr>
      </w:pPr>
      <w:r>
        <w:rPr>
          <w:b/>
        </w:rPr>
        <w:t>Community Forest Project</w:t>
      </w:r>
    </w:p>
    <w:p w14:paraId="11879D5C" w14:textId="77777777" w:rsidR="003A31D0" w:rsidRDefault="003A31D0" w:rsidP="00EF433C">
      <w:pPr>
        <w:rPr>
          <w:b/>
        </w:rPr>
      </w:pPr>
      <w:r w:rsidRPr="003A31D0">
        <w:rPr>
          <w:b/>
        </w:rPr>
        <w:t>DRAFT Focus Group Protocol</w:t>
      </w:r>
    </w:p>
    <w:p w14:paraId="1AAC994F" w14:textId="77777777" w:rsidR="003A31D0" w:rsidRPr="003A31D0" w:rsidRDefault="003A31D0" w:rsidP="00EF433C">
      <w:pPr>
        <w:rPr>
          <w:b/>
          <w:i/>
        </w:rPr>
      </w:pPr>
      <w:commentRangeStart w:id="0"/>
      <w:r w:rsidRPr="003A31D0">
        <w:rPr>
          <w:b/>
          <w:i/>
        </w:rPr>
        <w:t>The sub groups of interest include women, resource constrained households, youth and minority groups.</w:t>
      </w:r>
      <w:commentRangeEnd w:id="0"/>
      <w:r w:rsidR="00AF4924">
        <w:rPr>
          <w:rStyle w:val="CommentReference"/>
        </w:rPr>
        <w:commentReference w:id="0"/>
      </w:r>
    </w:p>
    <w:p w14:paraId="6A8218BB" w14:textId="77777777" w:rsidR="00EF433C" w:rsidRPr="00EE182C" w:rsidRDefault="004E2922" w:rsidP="00EF433C">
      <w:pPr>
        <w:rPr>
          <w:b/>
          <w:u w:val="single"/>
        </w:rPr>
      </w:pPr>
      <w:r w:rsidRPr="00EE182C">
        <w:rPr>
          <w:b/>
          <w:u w:val="single"/>
        </w:rPr>
        <w:t xml:space="preserve">Land Tenure and Property Rights </w:t>
      </w:r>
    </w:p>
    <w:p w14:paraId="1BFB9E25" w14:textId="77777777" w:rsidR="00EF433C" w:rsidRPr="00EF433C" w:rsidRDefault="00EF433C" w:rsidP="00EF433C">
      <w:pPr>
        <w:rPr>
          <w:b/>
          <w:color w:val="C00000"/>
          <w:highlight w:val="yellow"/>
        </w:rPr>
      </w:pPr>
      <w:r w:rsidRPr="00EF433C">
        <w:rPr>
          <w:b/>
          <w:color w:val="C00000"/>
          <w:highlight w:val="yellow"/>
        </w:rPr>
        <w:t>Specific Indicators of Interest</w:t>
      </w:r>
    </w:p>
    <w:p w14:paraId="21880A62" w14:textId="77777777" w:rsidR="00463D81" w:rsidRDefault="00463D81" w:rsidP="00EF433C">
      <w:pPr>
        <w:pStyle w:val="ListParagraph"/>
        <w:numPr>
          <w:ilvl w:val="0"/>
          <w:numId w:val="13"/>
        </w:numPr>
        <w:rPr>
          <w:ins w:id="1" w:author="Vanessa Retana" w:date="2014-10-23T12:13:00Z"/>
          <w:color w:val="000000" w:themeColor="text1"/>
          <w:highlight w:val="yellow"/>
        </w:rPr>
      </w:pPr>
      <w:ins w:id="2" w:author="Vanessa Retana" w:date="2014-10-23T12:13:00Z">
        <w:r w:rsidRPr="00EF433C">
          <w:rPr>
            <w:color w:val="000000" w:themeColor="text1"/>
            <w:highlight w:val="yellow"/>
          </w:rPr>
          <w:t xml:space="preserve">Changes in land tenure or use rights </w:t>
        </w:r>
      </w:ins>
    </w:p>
    <w:p w14:paraId="1EEEAD9C" w14:textId="7B0319FB" w:rsidR="00EF433C" w:rsidRPr="00EF433C" w:rsidRDefault="00EF433C" w:rsidP="00463D81">
      <w:pPr>
        <w:pStyle w:val="ListParagraph"/>
        <w:numPr>
          <w:ilvl w:val="1"/>
          <w:numId w:val="13"/>
        </w:numPr>
        <w:rPr>
          <w:color w:val="000000" w:themeColor="text1"/>
          <w:highlight w:val="yellow"/>
        </w:rPr>
      </w:pPr>
      <w:r w:rsidRPr="00EF433C">
        <w:rPr>
          <w:color w:val="000000" w:themeColor="text1"/>
          <w:highlight w:val="yellow"/>
        </w:rPr>
        <w:t>Legal recognition of land tenure rights (private or communal titles) of local inhabitants</w:t>
      </w:r>
    </w:p>
    <w:p w14:paraId="45870E0B" w14:textId="3B8325A8" w:rsidR="00EF433C" w:rsidRPr="00EF433C" w:rsidRDefault="00EF433C" w:rsidP="00463D81">
      <w:pPr>
        <w:pStyle w:val="ListParagraph"/>
        <w:numPr>
          <w:ilvl w:val="1"/>
          <w:numId w:val="13"/>
        </w:numPr>
        <w:rPr>
          <w:color w:val="000000" w:themeColor="text1"/>
          <w:highlight w:val="yellow"/>
        </w:rPr>
      </w:pPr>
      <w:r w:rsidRPr="00EF433C">
        <w:rPr>
          <w:color w:val="000000" w:themeColor="text1"/>
          <w:highlight w:val="yellow"/>
        </w:rPr>
        <w:t xml:space="preserve">Increase in land </w:t>
      </w:r>
      <w:ins w:id="3" w:author="Vanessa Retana" w:date="2014-10-23T12:12:00Z">
        <w:r w:rsidR="00463D81">
          <w:rPr>
            <w:color w:val="000000" w:themeColor="text1"/>
            <w:highlight w:val="yellow"/>
          </w:rPr>
          <w:t xml:space="preserve">and/or resources </w:t>
        </w:r>
      </w:ins>
      <w:r w:rsidRPr="00EF433C">
        <w:rPr>
          <w:color w:val="000000" w:themeColor="text1"/>
          <w:highlight w:val="yellow"/>
        </w:rPr>
        <w:t>tenure security (due to change in perception as result of inclusion of land in carbon scheme)</w:t>
      </w:r>
    </w:p>
    <w:p w14:paraId="693283B3" w14:textId="77777777" w:rsidR="00EF433C" w:rsidRPr="00EF433C" w:rsidRDefault="00EF433C" w:rsidP="00463D81">
      <w:pPr>
        <w:pStyle w:val="ListParagraph"/>
        <w:numPr>
          <w:ilvl w:val="1"/>
          <w:numId w:val="13"/>
        </w:numPr>
        <w:rPr>
          <w:color w:val="000000" w:themeColor="text1"/>
          <w:highlight w:val="yellow"/>
        </w:rPr>
      </w:pPr>
      <w:r w:rsidRPr="00EF433C">
        <w:rPr>
          <w:color w:val="000000" w:themeColor="text1"/>
          <w:highlight w:val="yellow"/>
        </w:rPr>
        <w:t>Decrease or loss of informal/customary rights over forest resources and land</w:t>
      </w:r>
    </w:p>
    <w:p w14:paraId="51F363B6" w14:textId="77777777" w:rsidR="00EF433C" w:rsidRPr="00EF433C" w:rsidRDefault="00EF433C" w:rsidP="00463D81">
      <w:pPr>
        <w:pStyle w:val="ListParagraph"/>
        <w:numPr>
          <w:ilvl w:val="1"/>
          <w:numId w:val="13"/>
        </w:numPr>
        <w:rPr>
          <w:color w:val="000000" w:themeColor="text1"/>
          <w:highlight w:val="yellow"/>
        </w:rPr>
      </w:pPr>
      <w:r w:rsidRPr="00EF433C">
        <w:rPr>
          <w:color w:val="000000" w:themeColor="text1"/>
          <w:highlight w:val="yellow"/>
        </w:rPr>
        <w:t>Decrease in availability of land for poor landless, due to access restrictions</w:t>
      </w:r>
    </w:p>
    <w:p w14:paraId="0145165C" w14:textId="77777777" w:rsidR="00EF433C" w:rsidRPr="00EF433C" w:rsidRDefault="00EF433C" w:rsidP="00463D81">
      <w:pPr>
        <w:pStyle w:val="ListParagraph"/>
        <w:numPr>
          <w:ilvl w:val="1"/>
          <w:numId w:val="13"/>
        </w:numPr>
        <w:rPr>
          <w:color w:val="000000" w:themeColor="text1"/>
          <w:highlight w:val="yellow"/>
        </w:rPr>
      </w:pPr>
      <w:r w:rsidRPr="00EF433C">
        <w:rPr>
          <w:color w:val="000000" w:themeColor="text1"/>
          <w:highlight w:val="yellow"/>
        </w:rPr>
        <w:t>Decrease or loss of access to forest resources for extraction/harvest (timber, NTFPs, wild game etc.)</w:t>
      </w:r>
    </w:p>
    <w:p w14:paraId="527787B6" w14:textId="77777777" w:rsidR="00EF433C" w:rsidRPr="00EF433C" w:rsidRDefault="00EF433C" w:rsidP="00463D81">
      <w:pPr>
        <w:pStyle w:val="ListParagraph"/>
        <w:numPr>
          <w:ilvl w:val="1"/>
          <w:numId w:val="13"/>
        </w:numPr>
        <w:rPr>
          <w:color w:val="000000" w:themeColor="text1"/>
          <w:highlight w:val="yellow"/>
        </w:rPr>
      </w:pPr>
      <w:r w:rsidRPr="00EF433C">
        <w:rPr>
          <w:color w:val="000000" w:themeColor="text1"/>
          <w:highlight w:val="yellow"/>
        </w:rPr>
        <w:t>Recognition of carbon rights for local communities or individuals</w:t>
      </w:r>
      <w:r w:rsidRPr="00EF433C">
        <w:rPr>
          <w:color w:val="000000" w:themeColor="text1"/>
          <w:highlight w:val="yellow"/>
          <w:u w:val="single"/>
        </w:rPr>
        <w:t xml:space="preserve"> </w:t>
      </w:r>
    </w:p>
    <w:p w14:paraId="4E9E251D" w14:textId="77777777" w:rsidR="00EF433C" w:rsidRPr="00EF433C" w:rsidDel="00463D81" w:rsidRDefault="00EF433C" w:rsidP="00463D81">
      <w:pPr>
        <w:pStyle w:val="ListParagraph"/>
        <w:numPr>
          <w:ilvl w:val="1"/>
          <w:numId w:val="13"/>
        </w:numPr>
        <w:rPr>
          <w:del w:id="4" w:author="Vanessa Retana" w:date="2014-10-23T12:14:00Z"/>
          <w:color w:val="000000" w:themeColor="text1"/>
          <w:highlight w:val="yellow"/>
        </w:rPr>
      </w:pPr>
      <w:r w:rsidRPr="00EF433C">
        <w:rPr>
          <w:color w:val="000000" w:themeColor="text1"/>
          <w:highlight w:val="yellow"/>
        </w:rPr>
        <w:t>Access to timber and NTFPs (for different social groups);</w:t>
      </w:r>
    </w:p>
    <w:p w14:paraId="2402A03B" w14:textId="1BF4EE5C" w:rsidR="00EF433C" w:rsidRPr="00463D81" w:rsidRDefault="00EF433C" w:rsidP="00463D81">
      <w:pPr>
        <w:pStyle w:val="ListParagraph"/>
        <w:numPr>
          <w:ilvl w:val="1"/>
          <w:numId w:val="13"/>
        </w:numPr>
        <w:rPr>
          <w:color w:val="000000" w:themeColor="text1"/>
          <w:highlight w:val="yellow"/>
        </w:rPr>
      </w:pPr>
      <w:del w:id="5" w:author="Vanessa Retana" w:date="2014-10-23T12:13:00Z">
        <w:r w:rsidRPr="00463D81" w:rsidDel="00463D81">
          <w:rPr>
            <w:color w:val="000000" w:themeColor="text1"/>
            <w:highlight w:val="yellow"/>
          </w:rPr>
          <w:delText>Changes in land tenure or use rights</w:delText>
        </w:r>
      </w:del>
      <w:del w:id="6" w:author="Vanessa Retana" w:date="2014-10-23T12:14:00Z">
        <w:r w:rsidRPr="00463D81" w:rsidDel="00463D81">
          <w:rPr>
            <w:color w:val="000000" w:themeColor="text1"/>
            <w:highlight w:val="yellow"/>
          </w:rPr>
          <w:delText>;</w:delText>
        </w:r>
      </w:del>
    </w:p>
    <w:p w14:paraId="13C9B0FB" w14:textId="77777777" w:rsidR="00EF433C" w:rsidRDefault="00EF433C" w:rsidP="00EF433C">
      <w:pPr>
        <w:pStyle w:val="ListParagraph"/>
        <w:numPr>
          <w:ilvl w:val="0"/>
          <w:numId w:val="13"/>
        </w:numPr>
        <w:rPr>
          <w:color w:val="000000" w:themeColor="text1"/>
          <w:highlight w:val="yellow"/>
        </w:rPr>
      </w:pPr>
      <w:r w:rsidRPr="00EF433C">
        <w:rPr>
          <w:color w:val="000000" w:themeColor="text1"/>
          <w:highlight w:val="yellow"/>
        </w:rPr>
        <w:t xml:space="preserve">Tenure Security    </w:t>
      </w:r>
    </w:p>
    <w:p w14:paraId="3B9753D7" w14:textId="77777777" w:rsidR="00EF433C" w:rsidRPr="00EF433C" w:rsidRDefault="00EF433C" w:rsidP="00EF433C">
      <w:pPr>
        <w:pStyle w:val="ListParagraph"/>
        <w:numPr>
          <w:ilvl w:val="1"/>
          <w:numId w:val="13"/>
        </w:numPr>
        <w:rPr>
          <w:color w:val="000000" w:themeColor="text1"/>
          <w:highlight w:val="yellow"/>
        </w:rPr>
      </w:pPr>
      <w:r>
        <w:rPr>
          <w:color w:val="000000" w:themeColor="text1"/>
          <w:highlight w:val="yellow"/>
        </w:rPr>
        <w:t xml:space="preserve">A. </w:t>
      </w:r>
      <w:r w:rsidRPr="00EF433C">
        <w:rPr>
          <w:color w:val="000000" w:themeColor="text1"/>
          <w:highlight w:val="yellow"/>
        </w:rPr>
        <w:t xml:space="preserve">Improved clarity on land ownership, absence of overlapping claims </w:t>
      </w:r>
    </w:p>
    <w:p w14:paraId="377843F6" w14:textId="77777777" w:rsidR="00EF433C" w:rsidRPr="00826D30" w:rsidRDefault="00EF433C" w:rsidP="00826D30">
      <w:pPr>
        <w:pStyle w:val="ListParagraph"/>
        <w:numPr>
          <w:ilvl w:val="1"/>
          <w:numId w:val="13"/>
        </w:numPr>
        <w:rPr>
          <w:color w:val="000000" w:themeColor="text1"/>
          <w:highlight w:val="yellow"/>
        </w:rPr>
      </w:pPr>
      <w:r w:rsidRPr="00EF433C">
        <w:rPr>
          <w:color w:val="000000" w:themeColor="text1"/>
          <w:highlight w:val="yellow"/>
        </w:rPr>
        <w:t>B. Awareness of rights</w:t>
      </w:r>
    </w:p>
    <w:p w14:paraId="1BD3FA94" w14:textId="77777777" w:rsidR="00EF433C" w:rsidRPr="00EF433C" w:rsidRDefault="00EF433C" w:rsidP="00EF433C">
      <w:pPr>
        <w:pStyle w:val="ListParagraph"/>
        <w:numPr>
          <w:ilvl w:val="1"/>
          <w:numId w:val="13"/>
        </w:numPr>
        <w:rPr>
          <w:color w:val="000000" w:themeColor="text1"/>
          <w:highlight w:val="yellow"/>
        </w:rPr>
      </w:pPr>
      <w:r w:rsidRPr="00EF433C">
        <w:rPr>
          <w:color w:val="000000" w:themeColor="text1"/>
          <w:highlight w:val="yellow"/>
        </w:rPr>
        <w:t>F. Bundle of property rights (use, management, exclusion, access, etc.)</w:t>
      </w:r>
    </w:p>
    <w:p w14:paraId="2E40BACF" w14:textId="77777777" w:rsidR="00EF433C" w:rsidRPr="00EF433C" w:rsidRDefault="00EF433C" w:rsidP="00EF433C">
      <w:pPr>
        <w:pStyle w:val="ListParagraph"/>
        <w:numPr>
          <w:ilvl w:val="1"/>
          <w:numId w:val="13"/>
        </w:numPr>
        <w:rPr>
          <w:color w:val="000000" w:themeColor="text1"/>
          <w:highlight w:val="yellow"/>
        </w:rPr>
      </w:pPr>
      <w:r w:rsidRPr="00EF433C">
        <w:rPr>
          <w:color w:val="000000" w:themeColor="text1"/>
          <w:highlight w:val="yellow"/>
        </w:rPr>
        <w:t>G. Strong exclusion rights(in principle and in practice)</w:t>
      </w:r>
    </w:p>
    <w:p w14:paraId="044B7623" w14:textId="77777777" w:rsidR="00EF433C" w:rsidRPr="00EF433C" w:rsidRDefault="00EF433C" w:rsidP="00EF433C">
      <w:pPr>
        <w:pStyle w:val="ListParagraph"/>
        <w:numPr>
          <w:ilvl w:val="1"/>
          <w:numId w:val="13"/>
        </w:numPr>
        <w:rPr>
          <w:color w:val="000000" w:themeColor="text1"/>
          <w:highlight w:val="yellow"/>
        </w:rPr>
      </w:pPr>
      <w:r w:rsidRPr="00EF433C">
        <w:rPr>
          <w:color w:val="000000" w:themeColor="text1"/>
          <w:highlight w:val="yellow"/>
        </w:rPr>
        <w:t>H. Outsider use of forest land and resources</w:t>
      </w:r>
    </w:p>
    <w:p w14:paraId="5DFFD582" w14:textId="77777777" w:rsidR="00EF433C" w:rsidRPr="00EF433C" w:rsidRDefault="00EF433C" w:rsidP="00EF433C">
      <w:pPr>
        <w:pStyle w:val="ListParagraph"/>
        <w:numPr>
          <w:ilvl w:val="1"/>
          <w:numId w:val="13"/>
        </w:numPr>
        <w:rPr>
          <w:color w:val="000000" w:themeColor="text1"/>
          <w:highlight w:val="yellow"/>
        </w:rPr>
      </w:pPr>
      <w:r w:rsidRPr="00EF433C">
        <w:rPr>
          <w:color w:val="000000" w:themeColor="text1"/>
          <w:highlight w:val="yellow"/>
        </w:rPr>
        <w:t>I. Low risk of land grabbing by outsiders</w:t>
      </w:r>
    </w:p>
    <w:p w14:paraId="3AAED04B" w14:textId="77777777" w:rsidR="00EF433C" w:rsidRPr="00EF433C" w:rsidRDefault="00EF433C" w:rsidP="00EF433C">
      <w:pPr>
        <w:pStyle w:val="ListParagraph"/>
        <w:numPr>
          <w:ilvl w:val="1"/>
          <w:numId w:val="13"/>
        </w:numPr>
        <w:rPr>
          <w:color w:val="000000" w:themeColor="text1"/>
          <w:highlight w:val="yellow"/>
        </w:rPr>
      </w:pPr>
      <w:r w:rsidRPr="00EF433C">
        <w:rPr>
          <w:color w:val="000000" w:themeColor="text1"/>
          <w:highlight w:val="yellow"/>
        </w:rPr>
        <w:t>J. Confidence in use of current land assets for next 25 years</w:t>
      </w:r>
    </w:p>
    <w:p w14:paraId="5F798E95" w14:textId="77777777" w:rsidR="00EF433C" w:rsidRPr="00EF433C" w:rsidRDefault="00EF433C" w:rsidP="00EF433C">
      <w:pPr>
        <w:pStyle w:val="ListParagraph"/>
        <w:numPr>
          <w:ilvl w:val="1"/>
          <w:numId w:val="13"/>
        </w:numPr>
        <w:rPr>
          <w:color w:val="000000" w:themeColor="text1"/>
          <w:highlight w:val="yellow"/>
        </w:rPr>
      </w:pPr>
      <w:r w:rsidRPr="00EF433C">
        <w:rPr>
          <w:color w:val="000000" w:themeColor="text1"/>
          <w:highlight w:val="yellow"/>
        </w:rPr>
        <w:t xml:space="preserve">K. Low risk of loss of local user rights to forests and forest land </w:t>
      </w:r>
    </w:p>
    <w:p w14:paraId="555FD2F4" w14:textId="77777777" w:rsidR="00EF433C" w:rsidRPr="00EF433C" w:rsidRDefault="00EF433C" w:rsidP="00EF433C">
      <w:pPr>
        <w:pStyle w:val="ListParagraph"/>
        <w:ind w:left="1440"/>
        <w:rPr>
          <w:color w:val="000000" w:themeColor="text1"/>
          <w:highlight w:val="yellow"/>
        </w:rPr>
      </w:pPr>
    </w:p>
    <w:p w14:paraId="602B180C" w14:textId="7EA109A6" w:rsidR="00B34012" w:rsidRDefault="002D33A4" w:rsidP="002D33A4">
      <w:pPr>
        <w:pStyle w:val="ListParagraph"/>
        <w:numPr>
          <w:ilvl w:val="0"/>
          <w:numId w:val="7"/>
        </w:numPr>
        <w:rPr>
          <w:ins w:id="7" w:author="Vanessa Retana" w:date="2014-10-24T12:44:00Z"/>
          <w:color w:val="000000" w:themeColor="text1"/>
        </w:rPr>
      </w:pPr>
      <w:del w:id="8" w:author="Vanessa Retana" w:date="2014-10-24T12:47:00Z">
        <w:r w:rsidRPr="008B4A4F" w:rsidDel="0036146A">
          <w:rPr>
            <w:color w:val="000000" w:themeColor="text1"/>
          </w:rPr>
          <w:delText xml:space="preserve">What is the distance to the forest/wooded area edge </w:delText>
        </w:r>
      </w:del>
      <w:del w:id="9" w:author="Vanessa Retana" w:date="2014-10-24T11:41:00Z">
        <w:r w:rsidR="007625FB" w:rsidRPr="008B4A4F" w:rsidDel="000A1430">
          <w:rPr>
            <w:color w:val="000000" w:themeColor="text1"/>
          </w:rPr>
          <w:delText xml:space="preserve">to </w:delText>
        </w:r>
      </w:del>
      <w:del w:id="10" w:author="Vanessa Retana" w:date="2014-10-24T12:47:00Z">
        <w:r w:rsidR="007625FB" w:rsidRPr="008B4A4F" w:rsidDel="0036146A">
          <w:rPr>
            <w:color w:val="000000" w:themeColor="text1"/>
          </w:rPr>
          <w:delText xml:space="preserve">the community? </w:delText>
        </w:r>
        <w:r w:rsidRPr="008B4A4F" w:rsidDel="0036146A">
          <w:rPr>
            <w:color w:val="000000" w:themeColor="text1"/>
          </w:rPr>
          <w:delText>(time and km)</w:delText>
        </w:r>
      </w:del>
      <w:ins w:id="11" w:author="Vanessa Retana" w:date="2014-10-23T19:25:00Z">
        <w:r w:rsidR="000A6CDA">
          <w:rPr>
            <w:color w:val="000000" w:themeColor="text1"/>
          </w:rPr>
          <w:t xml:space="preserve">What </w:t>
        </w:r>
      </w:ins>
      <w:ins w:id="12" w:author="Vanessa Retana" w:date="2014-10-24T12:45:00Z">
        <w:r w:rsidR="0036146A">
          <w:rPr>
            <w:color w:val="000000" w:themeColor="text1"/>
          </w:rPr>
          <w:t>are the different types of land/resource tenure</w:t>
        </w:r>
      </w:ins>
      <w:ins w:id="13" w:author="Vanessa Retana" w:date="2014-10-23T19:25:00Z">
        <w:r w:rsidR="000A6CDA">
          <w:rPr>
            <w:color w:val="000000" w:themeColor="text1"/>
          </w:rPr>
          <w:t xml:space="preserve"> </w:t>
        </w:r>
      </w:ins>
      <w:ins w:id="14" w:author="Vanessa Retana" w:date="2014-10-24T12:45:00Z">
        <w:r w:rsidR="0036146A">
          <w:rPr>
            <w:color w:val="000000" w:themeColor="text1"/>
          </w:rPr>
          <w:t>in</w:t>
        </w:r>
      </w:ins>
      <w:ins w:id="15" w:author="Vanessa Retana" w:date="2014-10-24T12:44:00Z">
        <w:r w:rsidR="00B34012">
          <w:rPr>
            <w:color w:val="000000" w:themeColor="text1"/>
          </w:rPr>
          <w:t xml:space="preserve"> the community?</w:t>
        </w:r>
      </w:ins>
    </w:p>
    <w:p w14:paraId="5E0C2AC6" w14:textId="77777777" w:rsidR="0036146A" w:rsidRDefault="0036146A" w:rsidP="0036146A">
      <w:pPr>
        <w:pStyle w:val="ListParagraph"/>
        <w:numPr>
          <w:ilvl w:val="1"/>
          <w:numId w:val="7"/>
        </w:numPr>
        <w:rPr>
          <w:ins w:id="16" w:author="Vanessa Retana" w:date="2014-10-24T12:45:00Z"/>
          <w:color w:val="000000" w:themeColor="text1"/>
        </w:rPr>
      </w:pPr>
      <w:ins w:id="17" w:author="Vanessa Retana" w:date="2014-10-24T12:45:00Z">
        <w:r>
          <w:rPr>
            <w:color w:val="000000" w:themeColor="text1"/>
          </w:rPr>
          <w:t>Community/collective</w:t>
        </w:r>
      </w:ins>
    </w:p>
    <w:p w14:paraId="4B002B85" w14:textId="03446EC8" w:rsidR="0036146A" w:rsidRPr="0036146A" w:rsidRDefault="0036146A" w:rsidP="0036146A">
      <w:pPr>
        <w:pStyle w:val="ListParagraph"/>
        <w:numPr>
          <w:ilvl w:val="1"/>
          <w:numId w:val="7"/>
        </w:numPr>
        <w:rPr>
          <w:ins w:id="18" w:author="Vanessa Retana" w:date="2014-10-24T12:45:00Z"/>
          <w:color w:val="000000" w:themeColor="text1"/>
        </w:rPr>
      </w:pPr>
      <w:ins w:id="19" w:author="Vanessa Retana" w:date="2014-10-24T12:45:00Z">
        <w:r>
          <w:rPr>
            <w:color w:val="000000" w:themeColor="text1"/>
          </w:rPr>
          <w:t>I</w:t>
        </w:r>
        <w:r w:rsidRPr="0036146A">
          <w:rPr>
            <w:color w:val="000000" w:themeColor="text1"/>
          </w:rPr>
          <w:t>ndividual / household / private,</w:t>
        </w:r>
      </w:ins>
    </w:p>
    <w:p w14:paraId="35BB3FC6" w14:textId="3320E047" w:rsidR="000A6CDA" w:rsidRDefault="0036146A" w:rsidP="0036146A">
      <w:pPr>
        <w:pStyle w:val="ListParagraph"/>
        <w:numPr>
          <w:ilvl w:val="1"/>
          <w:numId w:val="7"/>
        </w:numPr>
        <w:rPr>
          <w:ins w:id="20" w:author="Vanessa Retana" w:date="2014-10-24T13:04:00Z"/>
          <w:color w:val="000000" w:themeColor="text1"/>
        </w:rPr>
      </w:pPr>
      <w:ins w:id="21" w:author="Vanessa Retana" w:date="2014-10-24T12:44:00Z">
        <w:r>
          <w:rPr>
            <w:color w:val="000000" w:themeColor="text1"/>
          </w:rPr>
          <w:t>Public</w:t>
        </w:r>
      </w:ins>
      <w:ins w:id="22" w:author="Vanessa Retana" w:date="2014-10-24T12:47:00Z">
        <w:r>
          <w:rPr>
            <w:color w:val="000000" w:themeColor="text1"/>
          </w:rPr>
          <w:t xml:space="preserve"> lands (protected areas, public forests, central/regional government lands)</w:t>
        </w:r>
      </w:ins>
    </w:p>
    <w:p w14:paraId="6CA005DA" w14:textId="520D7D5F" w:rsidR="00326EAC" w:rsidRDefault="00326EAC" w:rsidP="0036146A">
      <w:pPr>
        <w:pStyle w:val="ListParagraph"/>
        <w:numPr>
          <w:ilvl w:val="1"/>
          <w:numId w:val="7"/>
        </w:numPr>
        <w:rPr>
          <w:ins w:id="23" w:author="Vanessa Retana" w:date="2014-10-24T12:47:00Z"/>
          <w:color w:val="000000" w:themeColor="text1"/>
        </w:rPr>
      </w:pPr>
      <w:ins w:id="24" w:author="Vanessa Retana" w:date="2014-10-24T13:04:00Z">
        <w:r>
          <w:rPr>
            <w:color w:val="000000" w:themeColor="text1"/>
          </w:rPr>
          <w:t>Unclaimed lands</w:t>
        </w:r>
      </w:ins>
    </w:p>
    <w:p w14:paraId="5A8D978E" w14:textId="0BA79D31" w:rsidR="003F1A05" w:rsidRDefault="003F1A05" w:rsidP="0036146A">
      <w:pPr>
        <w:pStyle w:val="ListParagraph"/>
        <w:numPr>
          <w:ilvl w:val="0"/>
          <w:numId w:val="7"/>
        </w:numPr>
        <w:rPr>
          <w:ins w:id="25" w:author="Vanessa Retana" w:date="2014-10-24T12:50:00Z"/>
          <w:color w:val="000000" w:themeColor="text1"/>
        </w:rPr>
      </w:pPr>
      <w:ins w:id="26" w:author="Vanessa Retana" w:date="2014-10-24T12:50:00Z">
        <w:r>
          <w:rPr>
            <w:color w:val="000000" w:themeColor="text1"/>
          </w:rPr>
          <w:t>Are these different types of land/resource tenure formal (</w:t>
        </w:r>
      </w:ins>
      <w:ins w:id="27" w:author="Vanessa Retana" w:date="2014-10-24T12:51:00Z">
        <w:r>
          <w:rPr>
            <w:color w:val="000000" w:themeColor="text1"/>
          </w:rPr>
          <w:t>de jure owners, with a right backed up with the Constitution, law or formal agreement) or customary (</w:t>
        </w:r>
      </w:ins>
      <w:ins w:id="28" w:author="Vanessa Retana" w:date="2014-10-24T12:52:00Z">
        <w:r>
          <w:rPr>
            <w:color w:val="000000" w:themeColor="text1"/>
          </w:rPr>
          <w:t xml:space="preserve">lands/resources administered in accordance to communities customs and traditions as opposed to statutory </w:t>
        </w:r>
      </w:ins>
      <w:ins w:id="29" w:author="Vanessa Retana" w:date="2014-10-24T12:53:00Z">
        <w:r>
          <w:rPr>
            <w:color w:val="000000" w:themeColor="text1"/>
          </w:rPr>
          <w:t>tenure</w:t>
        </w:r>
      </w:ins>
      <w:ins w:id="30" w:author="Vanessa Retana" w:date="2014-10-24T12:52:00Z">
        <w:r>
          <w:rPr>
            <w:color w:val="000000" w:themeColor="text1"/>
          </w:rPr>
          <w:t>)</w:t>
        </w:r>
      </w:ins>
      <w:proofErr w:type="gramStart"/>
      <w:ins w:id="31" w:author="Vanessa Retana" w:date="2014-10-24T13:03:00Z">
        <w:r w:rsidR="00087349">
          <w:rPr>
            <w:color w:val="000000" w:themeColor="text1"/>
          </w:rPr>
          <w:t>.</w:t>
        </w:r>
        <w:proofErr w:type="gramEnd"/>
        <w:r w:rsidR="00087349">
          <w:rPr>
            <w:color w:val="000000" w:themeColor="text1"/>
          </w:rPr>
          <w:t xml:space="preserve"> Please specify in each case.</w:t>
        </w:r>
      </w:ins>
    </w:p>
    <w:p w14:paraId="3C58BB94" w14:textId="044C237F" w:rsidR="0036146A" w:rsidRDefault="0036146A" w:rsidP="0036146A">
      <w:pPr>
        <w:pStyle w:val="ListParagraph"/>
        <w:numPr>
          <w:ilvl w:val="0"/>
          <w:numId w:val="7"/>
        </w:numPr>
        <w:rPr>
          <w:ins w:id="32" w:author="Vanessa Retana" w:date="2014-10-24T12:48:00Z"/>
          <w:color w:val="000000" w:themeColor="text1"/>
        </w:rPr>
      </w:pPr>
      <w:ins w:id="33" w:author="Vanessa Retana" w:date="2014-10-24T12:47:00Z">
        <w:r w:rsidRPr="0036146A">
          <w:rPr>
            <w:color w:val="000000" w:themeColor="text1"/>
          </w:rPr>
          <w:t>Have any areas been formally granted to the village, or to individuals / households / private entities, for use or management of any kind, by the state (central government)?</w:t>
        </w:r>
      </w:ins>
    </w:p>
    <w:p w14:paraId="1EC3CE90" w14:textId="17BE1208" w:rsidR="005955ED" w:rsidRDefault="005955ED" w:rsidP="005955ED">
      <w:pPr>
        <w:pStyle w:val="ListParagraph"/>
        <w:numPr>
          <w:ilvl w:val="0"/>
          <w:numId w:val="7"/>
        </w:numPr>
        <w:rPr>
          <w:ins w:id="34" w:author="Vanessa Retana" w:date="2014-10-24T13:10:00Z"/>
          <w:color w:val="000000" w:themeColor="text1"/>
        </w:rPr>
      </w:pPr>
      <w:ins w:id="35" w:author="Vanessa Retana" w:date="2014-10-24T12:48:00Z">
        <w:r w:rsidRPr="005955ED">
          <w:rPr>
            <w:color w:val="000000" w:themeColor="text1"/>
          </w:rPr>
          <w:lastRenderedPageBreak/>
          <w:t xml:space="preserve">Does this grant provide a </w:t>
        </w:r>
        <w:commentRangeStart w:id="36"/>
        <w:r w:rsidRPr="005955ED">
          <w:rPr>
            <w:color w:val="000000" w:themeColor="text1"/>
          </w:rPr>
          <w:t xml:space="preserve">permanent or </w:t>
        </w:r>
      </w:ins>
      <w:ins w:id="37" w:author="Vanessa Retana" w:date="2014-10-24T12:49:00Z">
        <w:r w:rsidRPr="005955ED">
          <w:rPr>
            <w:color w:val="000000" w:themeColor="text1"/>
          </w:rPr>
          <w:t>semi permanent</w:t>
        </w:r>
      </w:ins>
      <w:ins w:id="38" w:author="Vanessa Retana" w:date="2014-10-24T12:48:00Z">
        <w:r w:rsidR="00F03720">
          <w:rPr>
            <w:color w:val="000000" w:themeColor="text1"/>
          </w:rPr>
          <w:t xml:space="preserve"> right </w:t>
        </w:r>
      </w:ins>
      <w:commentRangeEnd w:id="36"/>
      <w:ins w:id="39" w:author="Vanessa Retana" w:date="2014-10-24T13:13:00Z">
        <w:r w:rsidR="00606FA4">
          <w:rPr>
            <w:rStyle w:val="CommentReference"/>
          </w:rPr>
          <w:commentReference w:id="36"/>
        </w:r>
      </w:ins>
      <w:ins w:id="41" w:author="Vanessa Retana" w:date="2014-10-24T12:48:00Z">
        <w:r w:rsidR="00F03720">
          <w:rPr>
            <w:color w:val="000000" w:themeColor="text1"/>
          </w:rPr>
          <w:t xml:space="preserve">to the village, </w:t>
        </w:r>
        <w:r w:rsidRPr="005955ED">
          <w:rPr>
            <w:color w:val="000000" w:themeColor="text1"/>
          </w:rPr>
          <w:t xml:space="preserve">or individuals </w:t>
        </w:r>
        <w:r w:rsidR="00F03720">
          <w:rPr>
            <w:color w:val="000000" w:themeColor="text1"/>
          </w:rPr>
          <w:t>/ households / private entities</w:t>
        </w:r>
        <w:r w:rsidRPr="005955ED">
          <w:rPr>
            <w:color w:val="000000" w:themeColor="text1"/>
          </w:rPr>
          <w:t xml:space="preserve">, backed up by the Constitution, law or </w:t>
        </w:r>
        <w:r w:rsidR="00606FA4">
          <w:rPr>
            <w:color w:val="000000" w:themeColor="text1"/>
          </w:rPr>
          <w:t>other strong written agreement</w:t>
        </w:r>
        <w:r w:rsidRPr="005955ED">
          <w:rPr>
            <w:color w:val="000000" w:themeColor="text1"/>
          </w:rPr>
          <w:t>?</w:t>
        </w:r>
      </w:ins>
    </w:p>
    <w:p w14:paraId="46BE3CBA" w14:textId="77777777" w:rsidR="002D33A4" w:rsidRPr="008B4A4F" w:rsidRDefault="002D33A4" w:rsidP="002D33A4">
      <w:pPr>
        <w:pStyle w:val="ListParagraph"/>
        <w:numPr>
          <w:ilvl w:val="0"/>
          <w:numId w:val="7"/>
        </w:numPr>
        <w:rPr>
          <w:color w:val="000000" w:themeColor="text1"/>
        </w:rPr>
      </w:pPr>
      <w:r w:rsidRPr="008B4A4F">
        <w:rPr>
          <w:color w:val="000000" w:themeColor="text1"/>
        </w:rPr>
        <w:t xml:space="preserve">What is the ownership of the forest/wooded land? </w:t>
      </w:r>
    </w:p>
    <w:p w14:paraId="0B2C7800" w14:textId="4664B8F5" w:rsidR="002D33A4" w:rsidRPr="008B4A4F" w:rsidRDefault="002D33A4" w:rsidP="002D33A4">
      <w:pPr>
        <w:pStyle w:val="ListParagraph"/>
        <w:numPr>
          <w:ilvl w:val="1"/>
          <w:numId w:val="7"/>
        </w:numPr>
        <w:rPr>
          <w:color w:val="000000" w:themeColor="text1"/>
        </w:rPr>
      </w:pPr>
      <w:r w:rsidRPr="008B4A4F">
        <w:rPr>
          <w:color w:val="000000" w:themeColor="text1"/>
        </w:rPr>
        <w:t>State forest</w:t>
      </w:r>
      <w:ins w:id="42" w:author="Vanessa Retana" w:date="2014-10-21T12:18:00Z">
        <w:r w:rsidR="009B36F4">
          <w:rPr>
            <w:color w:val="000000" w:themeColor="text1"/>
          </w:rPr>
          <w:t>/</w:t>
        </w:r>
        <w:r w:rsidR="006971C1">
          <w:rPr>
            <w:color w:val="000000" w:themeColor="text1"/>
          </w:rPr>
          <w:t xml:space="preserve">Public </w:t>
        </w:r>
        <w:r w:rsidR="009B36F4">
          <w:rPr>
            <w:color w:val="000000" w:themeColor="text1"/>
          </w:rPr>
          <w:t>Protected Area</w:t>
        </w:r>
      </w:ins>
    </w:p>
    <w:p w14:paraId="440455F7" w14:textId="34D8E2BF" w:rsidR="002D33A4" w:rsidRPr="00D5018C" w:rsidRDefault="002D33A4" w:rsidP="00D5018C">
      <w:pPr>
        <w:pStyle w:val="ListParagraph"/>
        <w:numPr>
          <w:ilvl w:val="1"/>
          <w:numId w:val="7"/>
        </w:numPr>
        <w:rPr>
          <w:ins w:id="43" w:author="Vanessa Retana" w:date="2014-10-23T12:16:00Z"/>
          <w:color w:val="000000" w:themeColor="text1"/>
        </w:rPr>
      </w:pPr>
      <w:r w:rsidRPr="008B4A4F">
        <w:rPr>
          <w:color w:val="000000" w:themeColor="text1"/>
        </w:rPr>
        <w:t xml:space="preserve"> Private/leasehold</w:t>
      </w:r>
      <w:ins w:id="44" w:author="Vanessa Retana" w:date="2014-10-23T12:17:00Z">
        <w:r w:rsidR="00D5018C">
          <w:rPr>
            <w:color w:val="000000" w:themeColor="text1"/>
          </w:rPr>
          <w:t>/</w:t>
        </w:r>
      </w:ins>
      <w:ins w:id="45" w:author="Vanessa Retana" w:date="2014-10-23T12:22:00Z">
        <w:r w:rsidR="00D5018C" w:rsidRPr="00D5018C">
          <w:rPr>
            <w:color w:val="000000" w:themeColor="text1"/>
          </w:rPr>
          <w:t xml:space="preserve"> </w:t>
        </w:r>
        <w:r w:rsidR="00D5018C">
          <w:rPr>
            <w:color w:val="000000" w:themeColor="text1"/>
          </w:rPr>
          <w:t>Concession/Permit</w:t>
        </w:r>
      </w:ins>
    </w:p>
    <w:p w14:paraId="7562C6E2" w14:textId="77777777" w:rsidR="002D33A4" w:rsidRDefault="002D33A4" w:rsidP="002D33A4">
      <w:pPr>
        <w:pStyle w:val="ListParagraph"/>
        <w:numPr>
          <w:ilvl w:val="1"/>
          <w:numId w:val="7"/>
        </w:numPr>
        <w:rPr>
          <w:ins w:id="46" w:author="Vanessa Retana" w:date="2014-10-24T13:04:00Z"/>
          <w:color w:val="000000" w:themeColor="text1"/>
        </w:rPr>
      </w:pPr>
      <w:r w:rsidRPr="008B4A4F">
        <w:rPr>
          <w:color w:val="000000" w:themeColor="text1"/>
        </w:rPr>
        <w:t>Customary</w:t>
      </w:r>
    </w:p>
    <w:p w14:paraId="0223C371" w14:textId="310D7721" w:rsidR="00326EAC" w:rsidRPr="008B4A4F" w:rsidRDefault="00326EAC" w:rsidP="002D33A4">
      <w:pPr>
        <w:pStyle w:val="ListParagraph"/>
        <w:numPr>
          <w:ilvl w:val="1"/>
          <w:numId w:val="7"/>
        </w:numPr>
        <w:rPr>
          <w:color w:val="000000" w:themeColor="text1"/>
        </w:rPr>
      </w:pPr>
      <w:ins w:id="47" w:author="Vanessa Retana" w:date="2014-10-24T13:04:00Z">
        <w:r>
          <w:rPr>
            <w:color w:val="000000" w:themeColor="text1"/>
          </w:rPr>
          <w:t>Unclaimed land</w:t>
        </w:r>
      </w:ins>
    </w:p>
    <w:p w14:paraId="6974CA5B" w14:textId="77777777" w:rsidR="002D33A4" w:rsidRPr="008B4A4F" w:rsidRDefault="004E2922" w:rsidP="002D33A4">
      <w:pPr>
        <w:pStyle w:val="ListParagraph"/>
        <w:numPr>
          <w:ilvl w:val="1"/>
          <w:numId w:val="7"/>
        </w:numPr>
        <w:rPr>
          <w:color w:val="000000" w:themeColor="text1"/>
        </w:rPr>
      </w:pPr>
      <w:r w:rsidRPr="008B4A4F">
        <w:rPr>
          <w:color w:val="000000" w:themeColor="text1"/>
        </w:rPr>
        <w:t>(</w:t>
      </w:r>
      <w:r w:rsidR="002D33A4" w:rsidRPr="008B4A4F">
        <w:rPr>
          <w:color w:val="000000" w:themeColor="text1"/>
        </w:rPr>
        <w:t>Other)</w:t>
      </w:r>
    </w:p>
    <w:p w14:paraId="715F20B6" w14:textId="2DA58FA8" w:rsidR="005713AA" w:rsidRPr="00A1404E" w:rsidRDefault="005713AA" w:rsidP="00A1404E">
      <w:pPr>
        <w:pStyle w:val="ListParagraph"/>
        <w:numPr>
          <w:ilvl w:val="0"/>
          <w:numId w:val="7"/>
        </w:numPr>
        <w:rPr>
          <w:ins w:id="48" w:author="Vanessa Retana" w:date="2014-10-24T13:10:00Z"/>
          <w:color w:val="000000" w:themeColor="text1"/>
        </w:rPr>
      </w:pPr>
      <w:ins w:id="49" w:author="Vanessa Retana" w:date="2014-10-24T13:10:00Z">
        <w:r w:rsidRPr="005713AA">
          <w:rPr>
            <w:color w:val="000000" w:themeColor="text1"/>
          </w:rPr>
          <w:t xml:space="preserve">In general, does the </w:t>
        </w:r>
      </w:ins>
      <w:ins w:id="50" w:author="Vanessa Retana" w:date="2014-10-24T13:11:00Z">
        <w:r>
          <w:rPr>
            <w:color w:val="000000" w:themeColor="text1"/>
          </w:rPr>
          <w:t>community</w:t>
        </w:r>
      </w:ins>
      <w:ins w:id="51" w:author="Vanessa Retana" w:date="2014-10-24T13:10:00Z">
        <w:r w:rsidRPr="005713AA">
          <w:rPr>
            <w:color w:val="000000" w:themeColor="text1"/>
          </w:rPr>
          <w:t xml:space="preserve"> have the right to decide who can and cannot have access local forests?</w:t>
        </w:r>
      </w:ins>
      <w:ins w:id="52" w:author="Vanessa Retana" w:date="2014-10-24T13:11:00Z">
        <w:r w:rsidR="00A1404E">
          <w:rPr>
            <w:color w:val="000000" w:themeColor="text1"/>
          </w:rPr>
          <w:t xml:space="preserve"> </w:t>
        </w:r>
        <w:r w:rsidR="00A1404E" w:rsidRPr="00A1404E">
          <w:rPr>
            <w:color w:val="000000" w:themeColor="text1"/>
          </w:rPr>
          <w:t>If yes, in which tenure regime does the village have this right</w:t>
        </w:r>
      </w:ins>
      <w:ins w:id="53" w:author="Vanessa Retana" w:date="2014-10-24T13:12:00Z">
        <w:r w:rsidR="00A1404E">
          <w:rPr>
            <w:color w:val="000000" w:themeColor="text1"/>
          </w:rPr>
          <w:t xml:space="preserve"> (refer to question #1</w:t>
        </w:r>
      </w:ins>
      <w:ins w:id="54" w:author="Vanessa Retana" w:date="2014-10-24T18:52:00Z">
        <w:r w:rsidR="00BD68C6">
          <w:rPr>
            <w:color w:val="000000" w:themeColor="text1"/>
          </w:rPr>
          <w:t xml:space="preserve"> for </w:t>
        </w:r>
      </w:ins>
      <w:ins w:id="55" w:author="Vanessa Retana" w:date="2014-10-24T18:53:00Z">
        <w:r w:rsidR="00BD68C6">
          <w:rPr>
            <w:color w:val="000000" w:themeColor="text1"/>
          </w:rPr>
          <w:t>different types of tenure within the community</w:t>
        </w:r>
      </w:ins>
      <w:ins w:id="56" w:author="Vanessa Retana" w:date="2014-10-24T13:12:00Z">
        <w:r w:rsidR="00A1404E">
          <w:rPr>
            <w:color w:val="000000" w:themeColor="text1"/>
          </w:rPr>
          <w:t>)</w:t>
        </w:r>
      </w:ins>
      <w:ins w:id="57" w:author="Vanessa Retana" w:date="2014-10-24T13:11:00Z">
        <w:r w:rsidR="00A1404E" w:rsidRPr="00A1404E">
          <w:rPr>
            <w:color w:val="000000" w:themeColor="text1"/>
          </w:rPr>
          <w:t>?</w:t>
        </w:r>
      </w:ins>
    </w:p>
    <w:p w14:paraId="19162291" w14:textId="78AD911E" w:rsidR="00086EDB" w:rsidRDefault="00086EDB" w:rsidP="0036146A">
      <w:pPr>
        <w:pStyle w:val="ListParagraph"/>
        <w:numPr>
          <w:ilvl w:val="0"/>
          <w:numId w:val="7"/>
        </w:numPr>
        <w:rPr>
          <w:ins w:id="58" w:author="Vanessa Retana" w:date="2014-10-24T12:54:00Z"/>
          <w:color w:val="000000" w:themeColor="text1"/>
        </w:rPr>
      </w:pPr>
      <w:ins w:id="59" w:author="Vanessa Retana" w:date="2014-10-24T12:54:00Z">
        <w:r>
          <w:rPr>
            <w:color w:val="000000" w:themeColor="text1"/>
          </w:rPr>
          <w:t xml:space="preserve">Are there areas of public access/management in the community? Please </w:t>
        </w:r>
      </w:ins>
      <w:ins w:id="60" w:author="Vanessa Retana" w:date="2014-10-24T12:55:00Z">
        <w:r>
          <w:rPr>
            <w:color w:val="000000" w:themeColor="text1"/>
          </w:rPr>
          <w:t>specify</w:t>
        </w:r>
      </w:ins>
      <w:ins w:id="61" w:author="Vanessa Retana" w:date="2014-10-24T12:54:00Z">
        <w:r>
          <w:rPr>
            <w:color w:val="000000" w:themeColor="text1"/>
          </w:rPr>
          <w:t>.</w:t>
        </w:r>
      </w:ins>
    </w:p>
    <w:p w14:paraId="02FC21B1" w14:textId="77777777" w:rsidR="0036146A" w:rsidRDefault="0036146A" w:rsidP="0036146A">
      <w:pPr>
        <w:pStyle w:val="ListParagraph"/>
        <w:numPr>
          <w:ilvl w:val="0"/>
          <w:numId w:val="7"/>
        </w:numPr>
        <w:rPr>
          <w:ins w:id="62" w:author="Vanessa Retana" w:date="2014-10-24T12:48:00Z"/>
          <w:color w:val="000000" w:themeColor="text1"/>
        </w:rPr>
      </w:pPr>
      <w:ins w:id="63" w:author="Vanessa Retana" w:date="2014-10-24T12:48:00Z">
        <w:r w:rsidRPr="008B4A4F">
          <w:rPr>
            <w:color w:val="000000" w:themeColor="text1"/>
          </w:rPr>
          <w:t xml:space="preserve">What is the distance to the forest/wooded area edge </w:t>
        </w:r>
        <w:r>
          <w:rPr>
            <w:color w:val="000000" w:themeColor="text1"/>
          </w:rPr>
          <w:t>from</w:t>
        </w:r>
        <w:r w:rsidRPr="008B4A4F">
          <w:rPr>
            <w:color w:val="000000" w:themeColor="text1"/>
          </w:rPr>
          <w:t xml:space="preserve"> the community? (</w:t>
        </w:r>
        <w:proofErr w:type="gramStart"/>
        <w:r w:rsidRPr="008B4A4F">
          <w:rPr>
            <w:color w:val="000000" w:themeColor="text1"/>
          </w:rPr>
          <w:t>time</w:t>
        </w:r>
        <w:proofErr w:type="gramEnd"/>
        <w:r w:rsidRPr="008B4A4F">
          <w:rPr>
            <w:color w:val="000000" w:themeColor="text1"/>
          </w:rPr>
          <w:t xml:space="preserve"> and km)</w:t>
        </w:r>
      </w:ins>
    </w:p>
    <w:p w14:paraId="4083E172" w14:textId="77777777" w:rsidR="002D33A4" w:rsidRPr="008B4A4F" w:rsidRDefault="002D33A4" w:rsidP="00757AE9">
      <w:pPr>
        <w:pStyle w:val="ListParagraph"/>
        <w:numPr>
          <w:ilvl w:val="0"/>
          <w:numId w:val="7"/>
        </w:numPr>
        <w:rPr>
          <w:color w:val="000000" w:themeColor="text1"/>
        </w:rPr>
      </w:pPr>
      <w:r w:rsidRPr="008B4A4F">
        <w:rPr>
          <w:color w:val="000000" w:themeColor="text1"/>
        </w:rPr>
        <w:t xml:space="preserve">Do </w:t>
      </w:r>
      <w:r w:rsidR="00757AE9" w:rsidRPr="008B4A4F">
        <w:rPr>
          <w:color w:val="000000" w:themeColor="text1"/>
        </w:rPr>
        <w:t>you have access to forest or woo</w:t>
      </w:r>
      <w:r w:rsidRPr="008B4A4F">
        <w:rPr>
          <w:color w:val="000000" w:themeColor="text1"/>
        </w:rPr>
        <w:t>ded area for harvesting or collecting wood and/or non-wood- forest products?</w:t>
      </w:r>
    </w:p>
    <w:p w14:paraId="1E6CAAD5" w14:textId="31DD9B6F" w:rsidR="002D33A4" w:rsidRPr="008B4A4F" w:rsidRDefault="00265EE5" w:rsidP="00757AE9">
      <w:pPr>
        <w:pStyle w:val="ListParagraph"/>
        <w:numPr>
          <w:ilvl w:val="0"/>
          <w:numId w:val="7"/>
        </w:numPr>
        <w:rPr>
          <w:color w:val="000000" w:themeColor="text1"/>
        </w:rPr>
      </w:pPr>
      <w:commentRangeStart w:id="64"/>
      <w:ins w:id="65" w:author="Vanessa Retana" w:date="2014-10-21T12:20:00Z">
        <w:r>
          <w:rPr>
            <w:color w:val="000000" w:themeColor="text1"/>
          </w:rPr>
          <w:t>To your best knowledge</w:t>
        </w:r>
        <w:commentRangeEnd w:id="64"/>
        <w:r>
          <w:rPr>
            <w:rStyle w:val="CommentReference"/>
          </w:rPr>
          <w:commentReference w:id="64"/>
        </w:r>
        <w:r>
          <w:rPr>
            <w:color w:val="000000" w:themeColor="text1"/>
          </w:rPr>
          <w:t>, d</w:t>
        </w:r>
      </w:ins>
      <w:del w:id="67" w:author="Vanessa Retana" w:date="2014-10-21T12:20:00Z">
        <w:r w:rsidR="002D33A4" w:rsidRPr="008B4A4F" w:rsidDel="00265EE5">
          <w:rPr>
            <w:color w:val="000000" w:themeColor="text1"/>
          </w:rPr>
          <w:delText>D</w:delText>
        </w:r>
      </w:del>
      <w:r w:rsidR="002D33A4" w:rsidRPr="008B4A4F">
        <w:rPr>
          <w:color w:val="000000" w:themeColor="text1"/>
        </w:rPr>
        <w:t>o you need a permit to collect wood or non-wood forest products from this source?</w:t>
      </w:r>
    </w:p>
    <w:p w14:paraId="49E26DBE" w14:textId="2D3087C7" w:rsidR="002D33A4" w:rsidRDefault="002D33A4" w:rsidP="00757AE9">
      <w:pPr>
        <w:pStyle w:val="ListParagraph"/>
        <w:numPr>
          <w:ilvl w:val="0"/>
          <w:numId w:val="7"/>
        </w:numPr>
        <w:rPr>
          <w:ins w:id="68" w:author="Vanessa Retana" w:date="2014-10-21T12:19:00Z"/>
          <w:color w:val="000000" w:themeColor="text1"/>
        </w:rPr>
      </w:pPr>
      <w:r w:rsidRPr="008B4A4F">
        <w:rPr>
          <w:color w:val="000000" w:themeColor="text1"/>
        </w:rPr>
        <w:t xml:space="preserve">In your opinion, is the </w:t>
      </w:r>
      <w:ins w:id="69" w:author="Vanessa Retana" w:date="2014-10-23T12:11:00Z">
        <w:r w:rsidR="00463D81">
          <w:rPr>
            <w:color w:val="000000" w:themeColor="text1"/>
          </w:rPr>
          <w:t xml:space="preserve">natural resources (extractive industries, </w:t>
        </w:r>
      </w:ins>
      <w:ins w:id="70" w:author="Vanessa Retana" w:date="2014-10-23T12:12:00Z">
        <w:r w:rsidR="00463D81">
          <w:rPr>
            <w:color w:val="000000" w:themeColor="text1"/>
          </w:rPr>
          <w:t>agriculture, forestry</w:t>
        </w:r>
      </w:ins>
      <w:ins w:id="71" w:author="Vanessa Retana" w:date="2014-10-23T12:11:00Z">
        <w:r w:rsidR="00463D81">
          <w:rPr>
            <w:color w:val="000000" w:themeColor="text1"/>
          </w:rPr>
          <w:t xml:space="preserve">) </w:t>
        </w:r>
      </w:ins>
      <w:ins w:id="72" w:author="Vanessa Retana" w:date="2014-10-23T18:29:00Z">
        <w:r w:rsidR="00D17131">
          <w:rPr>
            <w:color w:val="000000" w:themeColor="text1"/>
          </w:rPr>
          <w:t>concession/</w:t>
        </w:r>
      </w:ins>
      <w:r w:rsidRPr="008B4A4F">
        <w:rPr>
          <w:color w:val="000000" w:themeColor="text1"/>
        </w:rPr>
        <w:t>permit granting process open and transparent?</w:t>
      </w:r>
    </w:p>
    <w:p w14:paraId="4B41B261" w14:textId="51D39C8C" w:rsidR="00265EE5" w:rsidRDefault="00265EE5" w:rsidP="00757AE9">
      <w:pPr>
        <w:pStyle w:val="ListParagraph"/>
        <w:numPr>
          <w:ilvl w:val="0"/>
          <w:numId w:val="7"/>
        </w:numPr>
        <w:rPr>
          <w:ins w:id="73" w:author="Vanessa Retana" w:date="2014-10-24T11:56:00Z"/>
          <w:color w:val="000000" w:themeColor="text1"/>
        </w:rPr>
      </w:pPr>
      <w:ins w:id="74" w:author="Vanessa Retana" w:date="2014-10-21T12:19:00Z">
        <w:r>
          <w:rPr>
            <w:color w:val="000000" w:themeColor="text1"/>
          </w:rPr>
          <w:t>Does the community</w:t>
        </w:r>
      </w:ins>
      <w:ins w:id="75" w:author="Vanessa Retana" w:date="2014-10-21T12:21:00Z">
        <w:r w:rsidR="00ED745E">
          <w:rPr>
            <w:color w:val="000000" w:themeColor="text1"/>
          </w:rPr>
          <w:t xml:space="preserve"> or individuals</w:t>
        </w:r>
      </w:ins>
      <w:ins w:id="76" w:author="Vanessa Retana" w:date="2014-10-21T12:19:00Z">
        <w:r>
          <w:rPr>
            <w:color w:val="000000" w:themeColor="text1"/>
          </w:rPr>
          <w:t xml:space="preserve"> participate in the </w:t>
        </w:r>
      </w:ins>
      <w:ins w:id="77" w:author="Vanessa Retana" w:date="2014-10-23T18:29:00Z">
        <w:r w:rsidR="00D17131">
          <w:rPr>
            <w:color w:val="000000" w:themeColor="text1"/>
          </w:rPr>
          <w:t>concession/</w:t>
        </w:r>
      </w:ins>
      <w:ins w:id="78" w:author="Vanessa Retana" w:date="2014-10-21T12:19:00Z">
        <w:r>
          <w:rPr>
            <w:color w:val="000000" w:themeColor="text1"/>
          </w:rPr>
          <w:t>permit granting process?</w:t>
        </w:r>
      </w:ins>
      <w:ins w:id="79" w:author="Vanessa Retana" w:date="2014-10-21T12:21:00Z">
        <w:r w:rsidR="00ED745E">
          <w:rPr>
            <w:color w:val="000000" w:themeColor="text1"/>
          </w:rPr>
          <w:t xml:space="preserve"> If yes, is p</w:t>
        </w:r>
        <w:r w:rsidR="00F03720">
          <w:rPr>
            <w:color w:val="000000" w:themeColor="text1"/>
          </w:rPr>
          <w:t xml:space="preserve">articipation individual or of several </w:t>
        </w:r>
        <w:r w:rsidR="00ED745E">
          <w:rPr>
            <w:color w:val="000000" w:themeColor="text1"/>
          </w:rPr>
          <w:t>community representative</w:t>
        </w:r>
      </w:ins>
      <w:ins w:id="80" w:author="Vanessa Retana" w:date="2014-10-24T13:03:00Z">
        <w:r w:rsidR="00F03720">
          <w:rPr>
            <w:color w:val="000000" w:themeColor="text1"/>
          </w:rPr>
          <w:t>s</w:t>
        </w:r>
      </w:ins>
      <w:ins w:id="81" w:author="Vanessa Retana" w:date="2014-10-21T12:21:00Z">
        <w:r w:rsidR="00ED745E">
          <w:rPr>
            <w:color w:val="000000" w:themeColor="text1"/>
          </w:rPr>
          <w:t>? Who represents the community</w:t>
        </w:r>
      </w:ins>
      <w:ins w:id="82" w:author="Vanessa Retana" w:date="2014-10-23T18:29:00Z">
        <w:r w:rsidR="00D17131">
          <w:rPr>
            <w:color w:val="000000" w:themeColor="text1"/>
          </w:rPr>
          <w:t xml:space="preserve"> and how is this person</w:t>
        </w:r>
      </w:ins>
      <w:ins w:id="83" w:author="Vanessa Retana" w:date="2014-10-24T13:03:00Z">
        <w:r w:rsidR="00F03720">
          <w:rPr>
            <w:color w:val="000000" w:themeColor="text1"/>
          </w:rPr>
          <w:t>(s)</w:t>
        </w:r>
      </w:ins>
      <w:ins w:id="84" w:author="Vanessa Retana" w:date="2014-10-23T18:29:00Z">
        <w:r w:rsidR="00D17131">
          <w:rPr>
            <w:color w:val="000000" w:themeColor="text1"/>
          </w:rPr>
          <w:t xml:space="preserve"> designated</w:t>
        </w:r>
      </w:ins>
      <w:ins w:id="85" w:author="Vanessa Retana" w:date="2014-10-21T12:21:00Z">
        <w:r w:rsidR="00ED745E">
          <w:rPr>
            <w:color w:val="000000" w:themeColor="text1"/>
          </w:rPr>
          <w:t>?</w:t>
        </w:r>
      </w:ins>
      <w:ins w:id="86" w:author="Vanessa Retana" w:date="2014-10-24T11:56:00Z">
        <w:r w:rsidR="00B615EF">
          <w:rPr>
            <w:color w:val="000000" w:themeColor="text1"/>
          </w:rPr>
          <w:t xml:space="preserve"> Please specify:</w:t>
        </w:r>
      </w:ins>
    </w:p>
    <w:p w14:paraId="4B83059E" w14:textId="05822491" w:rsidR="00B615EF" w:rsidRPr="00B615EF" w:rsidRDefault="00B615EF" w:rsidP="00B615EF">
      <w:pPr>
        <w:pStyle w:val="ListParagraph"/>
        <w:numPr>
          <w:ilvl w:val="1"/>
          <w:numId w:val="7"/>
        </w:numPr>
        <w:rPr>
          <w:ins w:id="87" w:author="Vanessa Retana" w:date="2014-10-24T11:56:00Z"/>
          <w:color w:val="000000" w:themeColor="text1"/>
        </w:rPr>
      </w:pPr>
      <w:ins w:id="88" w:author="Vanessa Retana" w:date="2014-10-24T11:56:00Z">
        <w:r w:rsidRPr="00B615EF">
          <w:rPr>
            <w:iCs/>
            <w:color w:val="000000" w:themeColor="text1"/>
          </w:rPr>
          <w:t xml:space="preserve">Appointed by </w:t>
        </w:r>
      </w:ins>
      <w:ins w:id="89" w:author="Vanessa Retana" w:date="2014-10-24T11:57:00Z">
        <w:r w:rsidR="00B45E16">
          <w:rPr>
            <w:iCs/>
            <w:color w:val="000000" w:themeColor="text1"/>
          </w:rPr>
          <w:t>government</w:t>
        </w:r>
      </w:ins>
      <w:ins w:id="90" w:author="Vanessa Retana" w:date="2014-10-24T11:56:00Z">
        <w:r w:rsidRPr="00B615EF">
          <w:rPr>
            <w:iCs/>
            <w:color w:val="000000" w:themeColor="text1"/>
          </w:rPr>
          <w:t xml:space="preserve"> authorities </w:t>
        </w:r>
      </w:ins>
    </w:p>
    <w:p w14:paraId="7C7B56BC" w14:textId="310EDCAB" w:rsidR="00B615EF" w:rsidRPr="00B615EF" w:rsidRDefault="00B615EF" w:rsidP="00B615EF">
      <w:pPr>
        <w:pStyle w:val="ListParagraph"/>
        <w:numPr>
          <w:ilvl w:val="1"/>
          <w:numId w:val="7"/>
        </w:numPr>
        <w:rPr>
          <w:ins w:id="91" w:author="Vanessa Retana" w:date="2014-10-24T11:56:00Z"/>
          <w:color w:val="000000" w:themeColor="text1"/>
        </w:rPr>
      </w:pPr>
      <w:ins w:id="92" w:author="Vanessa Retana" w:date="2014-10-24T11:56:00Z">
        <w:r w:rsidRPr="00B615EF">
          <w:rPr>
            <w:iCs/>
            <w:color w:val="000000" w:themeColor="text1"/>
          </w:rPr>
          <w:t>By</w:t>
        </w:r>
      </w:ins>
      <w:ins w:id="93" w:author="Vanessa Retana" w:date="2014-10-24T11:57:00Z">
        <w:r w:rsidR="00B45E16">
          <w:rPr>
            <w:iCs/>
            <w:color w:val="000000" w:themeColor="text1"/>
          </w:rPr>
          <w:t xml:space="preserve"> customary rules/</w:t>
        </w:r>
      </w:ins>
      <w:ins w:id="94" w:author="Vanessa Retana" w:date="2014-10-24T11:56:00Z">
        <w:r w:rsidRPr="00B615EF">
          <w:rPr>
            <w:iCs/>
            <w:color w:val="000000" w:themeColor="text1"/>
          </w:rPr>
          <w:t xml:space="preserve">inheritance </w:t>
        </w:r>
      </w:ins>
    </w:p>
    <w:p w14:paraId="22BB706C" w14:textId="77777777" w:rsidR="00B615EF" w:rsidRPr="00B615EF" w:rsidRDefault="00B615EF" w:rsidP="00B615EF">
      <w:pPr>
        <w:pStyle w:val="ListParagraph"/>
        <w:numPr>
          <w:ilvl w:val="1"/>
          <w:numId w:val="7"/>
        </w:numPr>
        <w:rPr>
          <w:ins w:id="95" w:author="Vanessa Retana" w:date="2014-10-24T11:56:00Z"/>
          <w:color w:val="000000" w:themeColor="text1"/>
        </w:rPr>
      </w:pPr>
      <w:ins w:id="96" w:author="Vanessa Retana" w:date="2014-10-24T11:56:00Z">
        <w:r w:rsidRPr="00B615EF">
          <w:rPr>
            <w:iCs/>
            <w:color w:val="000000" w:themeColor="text1"/>
          </w:rPr>
          <w:t xml:space="preserve">Consensus in village meeting </w:t>
        </w:r>
      </w:ins>
    </w:p>
    <w:p w14:paraId="0BD4981C" w14:textId="77777777" w:rsidR="00B615EF" w:rsidRPr="00B615EF" w:rsidRDefault="00B615EF" w:rsidP="00B615EF">
      <w:pPr>
        <w:pStyle w:val="ListParagraph"/>
        <w:numPr>
          <w:ilvl w:val="1"/>
          <w:numId w:val="7"/>
        </w:numPr>
        <w:rPr>
          <w:ins w:id="97" w:author="Vanessa Retana" w:date="2014-10-24T11:56:00Z"/>
          <w:color w:val="000000" w:themeColor="text1"/>
        </w:rPr>
      </w:pPr>
      <w:ins w:id="98" w:author="Vanessa Retana" w:date="2014-10-24T11:56:00Z">
        <w:r w:rsidRPr="00B615EF">
          <w:rPr>
            <w:iCs/>
            <w:color w:val="000000" w:themeColor="text1"/>
          </w:rPr>
          <w:t xml:space="preserve">Elections </w:t>
        </w:r>
      </w:ins>
    </w:p>
    <w:p w14:paraId="391DEABC" w14:textId="7AC5EF9F" w:rsidR="00B615EF" w:rsidRPr="00B615EF" w:rsidRDefault="00B615EF" w:rsidP="00B615EF">
      <w:pPr>
        <w:pStyle w:val="ListParagraph"/>
        <w:numPr>
          <w:ilvl w:val="1"/>
          <w:numId w:val="7"/>
        </w:numPr>
        <w:rPr>
          <w:color w:val="000000" w:themeColor="text1"/>
        </w:rPr>
      </w:pPr>
      <w:ins w:id="99" w:author="Vanessa Retana" w:date="2014-10-24T11:56:00Z">
        <w:r w:rsidRPr="00B615EF">
          <w:rPr>
            <w:iCs/>
            <w:color w:val="000000" w:themeColor="text1"/>
          </w:rPr>
          <w:t>Other, specify</w:t>
        </w:r>
        <w:r w:rsidRPr="00B45E16">
          <w:rPr>
            <w:iCs/>
            <w:color w:val="000000" w:themeColor="text1"/>
          </w:rPr>
          <w:t>:</w:t>
        </w:r>
        <w:r w:rsidRPr="00B615EF">
          <w:rPr>
            <w:i/>
            <w:iCs/>
            <w:color w:val="000000" w:themeColor="text1"/>
          </w:rPr>
          <w:t xml:space="preserve"> </w:t>
        </w:r>
      </w:ins>
      <w:ins w:id="100" w:author="Vanessa Retana" w:date="2014-10-24T13:15:00Z">
        <w:r w:rsidR="004605BB">
          <w:rPr>
            <w:iCs/>
            <w:color w:val="000000" w:themeColor="text1"/>
          </w:rPr>
          <w:t>__________________________</w:t>
        </w:r>
      </w:ins>
    </w:p>
    <w:p w14:paraId="0E98ECFD" w14:textId="77777777" w:rsidR="008B4A4F" w:rsidRDefault="008B4A4F" w:rsidP="008B4A4F">
      <w:pPr>
        <w:pStyle w:val="ListParagraph"/>
        <w:numPr>
          <w:ilvl w:val="0"/>
          <w:numId w:val="7"/>
        </w:numPr>
        <w:rPr>
          <w:ins w:id="101" w:author="Vanessa Retana" w:date="2014-10-24T13:14:00Z"/>
          <w:color w:val="000000" w:themeColor="text1"/>
        </w:rPr>
      </w:pPr>
      <w:r>
        <w:rPr>
          <w:color w:val="000000" w:themeColor="text1"/>
        </w:rPr>
        <w:t xml:space="preserve">Are there any groups of people within your community WITHOUT access to forest or wooded areas </w:t>
      </w:r>
      <w:r w:rsidRPr="008B4A4F">
        <w:rPr>
          <w:color w:val="000000" w:themeColor="text1"/>
        </w:rPr>
        <w:t>for harvesting or collecting wood and/or non-wood- forest products?</w:t>
      </w:r>
      <w:r>
        <w:rPr>
          <w:color w:val="000000" w:themeColor="text1"/>
        </w:rPr>
        <w:t xml:space="preserve"> If yes, what groups? </w:t>
      </w:r>
      <w:commentRangeStart w:id="102"/>
      <w:r>
        <w:rPr>
          <w:color w:val="000000" w:themeColor="text1"/>
        </w:rPr>
        <w:t>Why do they not have access?</w:t>
      </w:r>
      <w:commentRangeEnd w:id="102"/>
      <w:r w:rsidR="004C3D44">
        <w:rPr>
          <w:rStyle w:val="CommentReference"/>
        </w:rPr>
        <w:commentReference w:id="102"/>
      </w:r>
    </w:p>
    <w:p w14:paraId="117ACC3C" w14:textId="1E91C8C6" w:rsidR="004605BB" w:rsidRPr="004605BB" w:rsidRDefault="004605BB" w:rsidP="004605BB">
      <w:pPr>
        <w:pStyle w:val="ListParagraph"/>
        <w:numPr>
          <w:ilvl w:val="1"/>
          <w:numId w:val="7"/>
        </w:numPr>
        <w:rPr>
          <w:ins w:id="103" w:author="Vanessa Retana" w:date="2014-10-24T13:15:00Z"/>
          <w:color w:val="000000" w:themeColor="text1"/>
        </w:rPr>
      </w:pPr>
      <w:ins w:id="104" w:author="Vanessa Retana" w:date="2014-10-24T13:14:00Z">
        <w:r>
          <w:rPr>
            <w:color w:val="000000" w:themeColor="text1"/>
          </w:rPr>
          <w:t xml:space="preserve">They </w:t>
        </w:r>
      </w:ins>
      <w:ins w:id="105" w:author="Vanessa Retana" w:date="2014-10-24T13:15:00Z">
        <w:r>
          <w:t>are not “notables” within the community</w:t>
        </w:r>
      </w:ins>
    </w:p>
    <w:p w14:paraId="08A7EE8E" w14:textId="77777777" w:rsidR="004605BB" w:rsidRPr="004605BB" w:rsidRDefault="004605BB" w:rsidP="004605BB">
      <w:pPr>
        <w:pStyle w:val="ListParagraph"/>
        <w:numPr>
          <w:ilvl w:val="1"/>
          <w:numId w:val="7"/>
        </w:numPr>
        <w:rPr>
          <w:ins w:id="106" w:author="Vanessa Retana" w:date="2014-10-24T13:15:00Z"/>
          <w:color w:val="000000" w:themeColor="text1"/>
        </w:rPr>
      </w:pPr>
      <w:ins w:id="107" w:author="Vanessa Retana" w:date="2014-10-24T13:15:00Z">
        <w:r>
          <w:t>They are women</w:t>
        </w:r>
      </w:ins>
    </w:p>
    <w:p w14:paraId="563E72BB" w14:textId="77777777" w:rsidR="004605BB" w:rsidRPr="004605BB" w:rsidRDefault="004605BB" w:rsidP="004605BB">
      <w:pPr>
        <w:pStyle w:val="ListParagraph"/>
        <w:numPr>
          <w:ilvl w:val="1"/>
          <w:numId w:val="7"/>
        </w:numPr>
        <w:rPr>
          <w:ins w:id="108" w:author="Vanessa Retana" w:date="2014-10-24T13:15:00Z"/>
          <w:color w:val="000000" w:themeColor="text1"/>
        </w:rPr>
      </w:pPr>
      <w:ins w:id="109" w:author="Vanessa Retana" w:date="2014-10-24T13:15:00Z">
        <w:r>
          <w:t>They belong to an ethnic minority, tribe, indigenous people</w:t>
        </w:r>
      </w:ins>
    </w:p>
    <w:p w14:paraId="59D007DB" w14:textId="2473E3C9" w:rsidR="004605BB" w:rsidRPr="0014111D" w:rsidRDefault="004605BB" w:rsidP="004605BB">
      <w:pPr>
        <w:pStyle w:val="ListParagraph"/>
        <w:numPr>
          <w:ilvl w:val="1"/>
          <w:numId w:val="7"/>
        </w:numPr>
        <w:rPr>
          <w:ins w:id="110" w:author="Vanessa Retana" w:date="2014-10-24T18:54:00Z"/>
          <w:color w:val="000000" w:themeColor="text1"/>
        </w:rPr>
      </w:pPr>
      <w:ins w:id="111" w:author="Vanessa Retana" w:date="2014-10-24T13:15:00Z">
        <w:r>
          <w:t>They are migrants (from other regions of the country or other countries)</w:t>
        </w:r>
      </w:ins>
    </w:p>
    <w:p w14:paraId="3BF9D455" w14:textId="71F95251" w:rsidR="0022230B" w:rsidRPr="0014111D" w:rsidRDefault="0022230B" w:rsidP="004605BB">
      <w:pPr>
        <w:pStyle w:val="ListParagraph"/>
        <w:numPr>
          <w:ilvl w:val="1"/>
          <w:numId w:val="7"/>
        </w:numPr>
        <w:rPr>
          <w:ins w:id="112" w:author="Vanessa Retana" w:date="2014-10-24T18:54:00Z"/>
          <w:color w:val="000000" w:themeColor="text1"/>
        </w:rPr>
      </w:pPr>
      <w:ins w:id="113" w:author="Vanessa Retana" w:date="2014-10-24T18:54:00Z">
        <w:r>
          <w:t>They are landless</w:t>
        </w:r>
      </w:ins>
    </w:p>
    <w:p w14:paraId="7A538A9B" w14:textId="0721DAB6" w:rsidR="0022230B" w:rsidRPr="0014111D" w:rsidRDefault="0022230B" w:rsidP="004605BB">
      <w:pPr>
        <w:pStyle w:val="ListParagraph"/>
        <w:numPr>
          <w:ilvl w:val="1"/>
          <w:numId w:val="7"/>
        </w:numPr>
        <w:rPr>
          <w:ins w:id="114" w:author="Vanessa Retana" w:date="2014-10-24T18:54:00Z"/>
          <w:color w:val="000000" w:themeColor="text1"/>
        </w:rPr>
      </w:pPr>
      <w:ins w:id="115" w:author="Vanessa Retana" w:date="2014-10-24T18:54:00Z">
        <w:r>
          <w:t>They are illiterate</w:t>
        </w:r>
      </w:ins>
    </w:p>
    <w:p w14:paraId="3B7760F8" w14:textId="7041A77C" w:rsidR="0022230B" w:rsidRPr="004605BB" w:rsidRDefault="0022230B" w:rsidP="004605BB">
      <w:pPr>
        <w:pStyle w:val="ListParagraph"/>
        <w:numPr>
          <w:ilvl w:val="1"/>
          <w:numId w:val="7"/>
        </w:numPr>
        <w:rPr>
          <w:ins w:id="116" w:author="Vanessa Retana" w:date="2014-10-24T13:15:00Z"/>
          <w:color w:val="000000" w:themeColor="text1"/>
        </w:rPr>
      </w:pPr>
      <w:ins w:id="117" w:author="Vanessa Retana" w:date="2014-10-24T18:54:00Z">
        <w:r>
          <w:t>They are poor</w:t>
        </w:r>
      </w:ins>
    </w:p>
    <w:p w14:paraId="0CF64FA5" w14:textId="1F7071A7" w:rsidR="004605BB" w:rsidRPr="008B4A4F" w:rsidRDefault="004605BB" w:rsidP="004605BB">
      <w:pPr>
        <w:pStyle w:val="ListParagraph"/>
        <w:numPr>
          <w:ilvl w:val="1"/>
          <w:numId w:val="7"/>
        </w:numPr>
        <w:rPr>
          <w:color w:val="000000" w:themeColor="text1"/>
        </w:rPr>
      </w:pPr>
      <w:ins w:id="118" w:author="Vanessa Retana" w:date="2014-10-24T13:15:00Z">
        <w:r>
          <w:t>Other, specify: __________________</w:t>
        </w:r>
      </w:ins>
    </w:p>
    <w:p w14:paraId="1BC86D05" w14:textId="77777777" w:rsidR="00757AE9" w:rsidRPr="008B4A4F" w:rsidRDefault="00757AE9" w:rsidP="00757AE9">
      <w:pPr>
        <w:pStyle w:val="ListParagraph"/>
        <w:numPr>
          <w:ilvl w:val="0"/>
          <w:numId w:val="7"/>
        </w:numPr>
        <w:rPr>
          <w:color w:val="000000" w:themeColor="text1"/>
        </w:rPr>
      </w:pPr>
      <w:r w:rsidRPr="008B4A4F">
        <w:rPr>
          <w:color w:val="000000" w:themeColor="text1"/>
        </w:rPr>
        <w:t>In general, has your access to forest/wooded land improved o</w:t>
      </w:r>
      <w:r w:rsidR="004E2922" w:rsidRPr="008B4A4F">
        <w:rPr>
          <w:color w:val="000000" w:themeColor="text1"/>
        </w:rPr>
        <w:t>r deteriorated during the last #</w:t>
      </w:r>
      <w:r w:rsidRPr="008B4A4F">
        <w:rPr>
          <w:color w:val="000000" w:themeColor="text1"/>
        </w:rPr>
        <w:t xml:space="preserve"> years?</w:t>
      </w:r>
    </w:p>
    <w:p w14:paraId="730B1AC0" w14:textId="77777777" w:rsidR="00757AE9" w:rsidRPr="008B4A4F" w:rsidRDefault="00757AE9" w:rsidP="00757AE9">
      <w:pPr>
        <w:pStyle w:val="ListParagraph"/>
        <w:numPr>
          <w:ilvl w:val="0"/>
          <w:numId w:val="7"/>
        </w:numPr>
        <w:rPr>
          <w:color w:val="000000" w:themeColor="text1"/>
        </w:rPr>
      </w:pPr>
      <w:r w:rsidRPr="008B4A4F">
        <w:rPr>
          <w:color w:val="000000" w:themeColor="text1"/>
        </w:rPr>
        <w:t>Please indicate further what led to change</w:t>
      </w:r>
      <w:r w:rsidR="007625FB" w:rsidRPr="008B4A4F">
        <w:rPr>
          <w:color w:val="000000" w:themeColor="text1"/>
        </w:rPr>
        <w:t xml:space="preserve">. </w:t>
      </w:r>
      <w:r w:rsidR="007625FB" w:rsidRPr="008B4A4F">
        <w:rPr>
          <w:b/>
          <w:color w:val="000000" w:themeColor="text1"/>
          <w:u w:val="single"/>
        </w:rPr>
        <w:t>PROBE</w:t>
      </w:r>
    </w:p>
    <w:p w14:paraId="0C0E31F6" w14:textId="77777777" w:rsidR="007625FB" w:rsidRPr="008B4A4F" w:rsidRDefault="0038548F" w:rsidP="007625FB">
      <w:pPr>
        <w:pStyle w:val="ListParagraph"/>
        <w:ind w:left="360"/>
        <w:rPr>
          <w:i/>
          <w:color w:val="000000" w:themeColor="text1"/>
        </w:rPr>
      </w:pPr>
      <w:proofErr w:type="gramStart"/>
      <w:r w:rsidRPr="008B4A4F">
        <w:rPr>
          <w:i/>
          <w:color w:val="000000" w:themeColor="text1"/>
        </w:rPr>
        <w:t>Causes for Improved acc</w:t>
      </w:r>
      <w:r w:rsidR="007625FB" w:rsidRPr="008B4A4F">
        <w:rPr>
          <w:i/>
          <w:color w:val="000000" w:themeColor="text1"/>
        </w:rPr>
        <w:t>ess.</w:t>
      </w:r>
      <w:proofErr w:type="gramEnd"/>
    </w:p>
    <w:p w14:paraId="179F67BC" w14:textId="77777777" w:rsidR="004E2922" w:rsidRPr="008B4A4F" w:rsidRDefault="004E2922" w:rsidP="004E2922">
      <w:pPr>
        <w:pStyle w:val="ListParagraph"/>
        <w:numPr>
          <w:ilvl w:val="1"/>
          <w:numId w:val="7"/>
        </w:numPr>
        <w:rPr>
          <w:color w:val="000000" w:themeColor="text1"/>
        </w:rPr>
      </w:pPr>
      <w:r w:rsidRPr="008B4A4F">
        <w:rPr>
          <w:color w:val="000000" w:themeColor="text1"/>
        </w:rPr>
        <w:lastRenderedPageBreak/>
        <w:t>Increased forest/ wooded land area</w:t>
      </w:r>
    </w:p>
    <w:p w14:paraId="595B6811" w14:textId="77777777" w:rsidR="004E2922" w:rsidRPr="008B4A4F" w:rsidRDefault="004E2922" w:rsidP="004E2922">
      <w:pPr>
        <w:pStyle w:val="ListParagraph"/>
        <w:numPr>
          <w:ilvl w:val="2"/>
          <w:numId w:val="7"/>
        </w:numPr>
        <w:rPr>
          <w:color w:val="000000" w:themeColor="text1"/>
        </w:rPr>
      </w:pPr>
      <w:r w:rsidRPr="008B4A4F">
        <w:rPr>
          <w:color w:val="000000" w:themeColor="text1"/>
        </w:rPr>
        <w:t xml:space="preserve"> Increased forest area due to land left to regenerate</w:t>
      </w:r>
    </w:p>
    <w:p w14:paraId="22B44D0A" w14:textId="77777777" w:rsidR="004E2922" w:rsidRPr="008B4A4F" w:rsidRDefault="004E2922" w:rsidP="004E2922">
      <w:pPr>
        <w:pStyle w:val="ListParagraph"/>
        <w:numPr>
          <w:ilvl w:val="2"/>
          <w:numId w:val="7"/>
        </w:numPr>
        <w:rPr>
          <w:color w:val="000000" w:themeColor="text1"/>
        </w:rPr>
      </w:pPr>
      <w:r w:rsidRPr="008B4A4F">
        <w:rPr>
          <w:color w:val="000000" w:themeColor="text1"/>
        </w:rPr>
        <w:t>Increased forest area due to planting trees</w:t>
      </w:r>
    </w:p>
    <w:p w14:paraId="79FC2B95" w14:textId="77777777" w:rsidR="004E2922" w:rsidRPr="008B4A4F" w:rsidRDefault="004E2922" w:rsidP="004E2922">
      <w:pPr>
        <w:pStyle w:val="ListParagraph"/>
        <w:numPr>
          <w:ilvl w:val="2"/>
          <w:numId w:val="7"/>
        </w:numPr>
        <w:rPr>
          <w:color w:val="000000" w:themeColor="text1"/>
        </w:rPr>
      </w:pPr>
      <w:r w:rsidRPr="008B4A4F">
        <w:rPr>
          <w:color w:val="000000" w:themeColor="text1"/>
        </w:rPr>
        <w:t>Increased forest area due to conservation activities / more sustainable harvesting practices</w:t>
      </w:r>
    </w:p>
    <w:p w14:paraId="5A20E0BF" w14:textId="77777777" w:rsidR="004E2922" w:rsidRPr="008B4A4F" w:rsidRDefault="004E2922" w:rsidP="004E2922">
      <w:pPr>
        <w:pStyle w:val="ListParagraph"/>
        <w:numPr>
          <w:ilvl w:val="2"/>
          <w:numId w:val="7"/>
        </w:numPr>
        <w:rPr>
          <w:color w:val="000000" w:themeColor="text1"/>
        </w:rPr>
      </w:pPr>
      <w:r w:rsidRPr="008B4A4F">
        <w:rPr>
          <w:color w:val="000000" w:themeColor="text1"/>
        </w:rPr>
        <w:t>Increased forest area due to reduced use from large-scale commercial users</w:t>
      </w:r>
    </w:p>
    <w:p w14:paraId="3A5AF5B3" w14:textId="77777777" w:rsidR="004E2922" w:rsidRPr="008B4A4F" w:rsidRDefault="004E2922" w:rsidP="004E2922">
      <w:pPr>
        <w:pStyle w:val="ListParagraph"/>
        <w:numPr>
          <w:ilvl w:val="2"/>
          <w:numId w:val="7"/>
        </w:numPr>
        <w:rPr>
          <w:color w:val="000000" w:themeColor="text1"/>
        </w:rPr>
      </w:pPr>
      <w:r w:rsidRPr="008B4A4F">
        <w:rPr>
          <w:color w:val="000000" w:themeColor="text1"/>
        </w:rPr>
        <w:t>Increased forest area due to reduced local / small scale commercial use</w:t>
      </w:r>
    </w:p>
    <w:p w14:paraId="3A13C8AA" w14:textId="77777777" w:rsidR="002F59BC" w:rsidRDefault="004E2922" w:rsidP="004E2922">
      <w:pPr>
        <w:pStyle w:val="ListParagraph"/>
        <w:numPr>
          <w:ilvl w:val="2"/>
          <w:numId w:val="7"/>
        </w:numPr>
        <w:rPr>
          <w:ins w:id="119" w:author="Vanessa Retana" w:date="2014-10-23T16:32:00Z"/>
          <w:color w:val="000000" w:themeColor="text1"/>
        </w:rPr>
      </w:pPr>
      <w:r w:rsidRPr="008B4A4F">
        <w:rPr>
          <w:color w:val="000000" w:themeColor="text1"/>
        </w:rPr>
        <w:t xml:space="preserve"> Increased forest area due to climatic changes (e.g. increased rainfall)</w:t>
      </w:r>
    </w:p>
    <w:p w14:paraId="4E90A699" w14:textId="2405EF89" w:rsidR="004E2922" w:rsidRPr="008B4A4F" w:rsidRDefault="004E2922" w:rsidP="004E2922">
      <w:pPr>
        <w:pStyle w:val="ListParagraph"/>
        <w:numPr>
          <w:ilvl w:val="2"/>
          <w:numId w:val="7"/>
        </w:numPr>
        <w:rPr>
          <w:color w:val="000000" w:themeColor="text1"/>
        </w:rPr>
      </w:pPr>
      <w:r w:rsidRPr="008B4A4F">
        <w:rPr>
          <w:color w:val="000000" w:themeColor="text1"/>
        </w:rPr>
        <w:t>Increased forest area due to other reasons, specify____________</w:t>
      </w:r>
    </w:p>
    <w:p w14:paraId="1E541BDE" w14:textId="77777777" w:rsidR="004E2922" w:rsidRPr="008B4A4F" w:rsidRDefault="004E2922" w:rsidP="004E2922">
      <w:pPr>
        <w:pStyle w:val="ListParagraph"/>
        <w:numPr>
          <w:ilvl w:val="1"/>
          <w:numId w:val="7"/>
        </w:numPr>
        <w:rPr>
          <w:color w:val="000000" w:themeColor="text1"/>
        </w:rPr>
      </w:pPr>
      <w:r w:rsidRPr="008B4A4F">
        <w:rPr>
          <w:color w:val="000000" w:themeColor="text1"/>
        </w:rPr>
        <w:t xml:space="preserve">Improved access </w:t>
      </w:r>
    </w:p>
    <w:p w14:paraId="1BBDD6C9" w14:textId="77777777" w:rsidR="004E2922" w:rsidRPr="008B4A4F" w:rsidRDefault="004E2922" w:rsidP="004E2922">
      <w:pPr>
        <w:pStyle w:val="ListParagraph"/>
        <w:numPr>
          <w:ilvl w:val="2"/>
          <w:numId w:val="7"/>
        </w:numPr>
        <w:rPr>
          <w:color w:val="000000" w:themeColor="text1"/>
        </w:rPr>
      </w:pPr>
      <w:commentRangeStart w:id="120"/>
      <w:r w:rsidRPr="008B4A4F">
        <w:rPr>
          <w:color w:val="000000" w:themeColor="text1"/>
        </w:rPr>
        <w:t>Improved rights to the forest area</w:t>
      </w:r>
    </w:p>
    <w:p w14:paraId="5CE5AD44" w14:textId="59406DBB" w:rsidR="004E2922" w:rsidRPr="008B4A4F" w:rsidRDefault="004E2922" w:rsidP="004E2922">
      <w:pPr>
        <w:pStyle w:val="ListParagraph"/>
        <w:numPr>
          <w:ilvl w:val="2"/>
          <w:numId w:val="7"/>
        </w:numPr>
        <w:rPr>
          <w:color w:val="000000" w:themeColor="text1"/>
        </w:rPr>
      </w:pPr>
      <w:r w:rsidRPr="008B4A4F">
        <w:rPr>
          <w:color w:val="000000" w:themeColor="text1"/>
        </w:rPr>
        <w:t>More</w:t>
      </w:r>
      <w:ins w:id="121" w:author="Vanessa Retana" w:date="2014-10-23T16:34:00Z">
        <w:r w:rsidR="00F65DE9">
          <w:rPr>
            <w:color w:val="000000" w:themeColor="text1"/>
          </w:rPr>
          <w:t xml:space="preserve"> unauthorized/</w:t>
        </w:r>
      </w:ins>
      <w:r w:rsidRPr="008B4A4F">
        <w:rPr>
          <w:color w:val="000000" w:themeColor="text1"/>
        </w:rPr>
        <w:t>illegal access to the forest area</w:t>
      </w:r>
    </w:p>
    <w:commentRangeEnd w:id="120"/>
    <w:p w14:paraId="7234F825" w14:textId="77777777" w:rsidR="004E2922" w:rsidRPr="008B4A4F" w:rsidRDefault="00F65DE9" w:rsidP="004E2922">
      <w:pPr>
        <w:pStyle w:val="ListParagraph"/>
        <w:numPr>
          <w:ilvl w:val="1"/>
          <w:numId w:val="7"/>
        </w:numPr>
        <w:rPr>
          <w:color w:val="000000" w:themeColor="text1"/>
        </w:rPr>
      </w:pPr>
      <w:r>
        <w:rPr>
          <w:rStyle w:val="CommentReference"/>
        </w:rPr>
        <w:commentReference w:id="120"/>
      </w:r>
      <w:r w:rsidR="004E2922" w:rsidRPr="008B4A4F">
        <w:rPr>
          <w:color w:val="000000" w:themeColor="text1"/>
        </w:rPr>
        <w:t>Other reason for improved access</w:t>
      </w:r>
    </w:p>
    <w:p w14:paraId="7520999A" w14:textId="77777777" w:rsidR="004E2922" w:rsidRDefault="004E2922" w:rsidP="004E2922">
      <w:pPr>
        <w:pStyle w:val="ListParagraph"/>
        <w:numPr>
          <w:ilvl w:val="2"/>
          <w:numId w:val="7"/>
        </w:numPr>
        <w:rPr>
          <w:ins w:id="122" w:author="Vanessa Retana" w:date="2014-10-23T19:10:00Z"/>
          <w:color w:val="000000" w:themeColor="text1"/>
        </w:rPr>
      </w:pPr>
      <w:r w:rsidRPr="008B4A4F">
        <w:rPr>
          <w:color w:val="000000" w:themeColor="text1"/>
        </w:rPr>
        <w:t>Improved road / transport to the area</w:t>
      </w:r>
    </w:p>
    <w:p w14:paraId="54EFCBE6" w14:textId="5DE28D87" w:rsidR="005D4B59" w:rsidRPr="008B4A4F" w:rsidRDefault="005D4B59" w:rsidP="004E2922">
      <w:pPr>
        <w:pStyle w:val="ListParagraph"/>
        <w:numPr>
          <w:ilvl w:val="2"/>
          <w:numId w:val="7"/>
        </w:numPr>
        <w:rPr>
          <w:color w:val="000000" w:themeColor="text1"/>
        </w:rPr>
      </w:pPr>
      <w:ins w:id="123" w:author="Vanessa Retana" w:date="2014-10-23T19:10:00Z">
        <w:r>
          <w:rPr>
            <w:color w:val="000000" w:themeColor="text1"/>
          </w:rPr>
          <w:t>Same forest are</w:t>
        </w:r>
      </w:ins>
      <w:ins w:id="124" w:author="Vanessa Retana" w:date="2014-10-23T19:11:00Z">
        <w:r w:rsidR="00F504FF">
          <w:rPr>
            <w:color w:val="000000" w:themeColor="text1"/>
          </w:rPr>
          <w:t>a</w:t>
        </w:r>
      </w:ins>
      <w:ins w:id="125" w:author="Vanessa Retana" w:date="2014-10-23T19:10:00Z">
        <w:r>
          <w:rPr>
            <w:color w:val="000000" w:themeColor="text1"/>
          </w:rPr>
          <w:t xml:space="preserve"> but less competition</w:t>
        </w:r>
      </w:ins>
      <w:ins w:id="126" w:author="Vanessa Retana" w:date="2014-10-23T19:11:00Z">
        <w:r>
          <w:rPr>
            <w:color w:val="000000" w:themeColor="text1"/>
          </w:rPr>
          <w:t xml:space="preserve"> from villagers, government or companies</w:t>
        </w:r>
      </w:ins>
      <w:proofErr w:type="gramStart"/>
      <w:ins w:id="127" w:author="Vanessa Retana" w:date="2014-10-24T11:52:00Z">
        <w:r w:rsidR="00531E4A">
          <w:rPr>
            <w:color w:val="000000" w:themeColor="text1"/>
          </w:rPr>
          <w:t>,</w:t>
        </w:r>
      </w:ins>
      <w:ins w:id="128" w:author="Vanessa Retana" w:date="2014-10-23T19:11:00Z">
        <w:r>
          <w:rPr>
            <w:color w:val="000000" w:themeColor="text1"/>
          </w:rPr>
          <w:t xml:space="preserve"> </w:t>
        </w:r>
      </w:ins>
      <w:ins w:id="129" w:author="Vanessa Retana" w:date="2014-10-24T11:51:00Z">
        <w:r w:rsidR="00531E4A">
          <w:rPr>
            <w:color w:val="000000" w:themeColor="text1"/>
          </w:rPr>
          <w:t xml:space="preserve"> specify</w:t>
        </w:r>
        <w:proofErr w:type="gramEnd"/>
        <w:r w:rsidR="00531E4A">
          <w:rPr>
            <w:color w:val="000000" w:themeColor="text1"/>
          </w:rPr>
          <w:t>_________________</w:t>
        </w:r>
      </w:ins>
    </w:p>
    <w:p w14:paraId="7EB19404" w14:textId="77777777" w:rsidR="004E2922" w:rsidRPr="008B4A4F" w:rsidRDefault="004E2922" w:rsidP="004E2922">
      <w:pPr>
        <w:pStyle w:val="ListParagraph"/>
        <w:numPr>
          <w:ilvl w:val="2"/>
          <w:numId w:val="7"/>
        </w:numPr>
        <w:rPr>
          <w:color w:val="000000" w:themeColor="text1"/>
        </w:rPr>
      </w:pPr>
      <w:r w:rsidRPr="008B4A4F">
        <w:rPr>
          <w:color w:val="000000" w:themeColor="text1"/>
        </w:rPr>
        <w:t>Other reason for improved access, specify______________</w:t>
      </w:r>
    </w:p>
    <w:p w14:paraId="7D884D05" w14:textId="77777777" w:rsidR="004E2922" w:rsidRPr="008B4A4F" w:rsidRDefault="007625FB" w:rsidP="007625FB">
      <w:pPr>
        <w:rPr>
          <w:i/>
          <w:color w:val="000000" w:themeColor="text1"/>
        </w:rPr>
      </w:pPr>
      <w:r w:rsidRPr="008B4A4F">
        <w:rPr>
          <w:i/>
          <w:color w:val="000000" w:themeColor="text1"/>
        </w:rPr>
        <w:t xml:space="preserve">Causes for reduced/deteriorated access </w:t>
      </w:r>
    </w:p>
    <w:p w14:paraId="70FFA47C" w14:textId="77777777" w:rsidR="004E2922" w:rsidRPr="008B4A4F" w:rsidRDefault="004E2922" w:rsidP="004E2922">
      <w:pPr>
        <w:pStyle w:val="ListParagraph"/>
        <w:numPr>
          <w:ilvl w:val="1"/>
          <w:numId w:val="7"/>
        </w:numPr>
        <w:rPr>
          <w:color w:val="000000" w:themeColor="text1"/>
        </w:rPr>
      </w:pPr>
      <w:r w:rsidRPr="008B4A4F">
        <w:rPr>
          <w:color w:val="000000" w:themeColor="text1"/>
        </w:rPr>
        <w:t>Reduced forest/wooded land area</w:t>
      </w:r>
    </w:p>
    <w:p w14:paraId="1A2CFAD4" w14:textId="77777777" w:rsidR="00127D02" w:rsidRDefault="004E2922" w:rsidP="004E2922">
      <w:pPr>
        <w:pStyle w:val="ListParagraph"/>
        <w:numPr>
          <w:ilvl w:val="2"/>
          <w:numId w:val="7"/>
        </w:numPr>
        <w:rPr>
          <w:ins w:id="130" w:author="Vanessa Retana" w:date="2014-10-23T16:37:00Z"/>
          <w:color w:val="000000" w:themeColor="text1"/>
        </w:rPr>
      </w:pPr>
      <w:r w:rsidRPr="008B4A4F">
        <w:rPr>
          <w:color w:val="000000" w:themeColor="text1"/>
        </w:rPr>
        <w:t>Reduced forest area due to small-scale clearing for agriculture</w:t>
      </w:r>
      <w:ins w:id="131" w:author="Vanessa Retana" w:date="2014-10-23T16:37:00Z">
        <w:r w:rsidR="00127D02">
          <w:rPr>
            <w:color w:val="000000" w:themeColor="text1"/>
          </w:rPr>
          <w:t xml:space="preserve"> </w:t>
        </w:r>
      </w:ins>
    </w:p>
    <w:p w14:paraId="1A562A00" w14:textId="7D2B6F88" w:rsidR="004E2922" w:rsidRPr="008B4A4F" w:rsidRDefault="00127D02" w:rsidP="004E2922">
      <w:pPr>
        <w:pStyle w:val="ListParagraph"/>
        <w:numPr>
          <w:ilvl w:val="2"/>
          <w:numId w:val="7"/>
        </w:numPr>
        <w:rPr>
          <w:color w:val="000000" w:themeColor="text1"/>
        </w:rPr>
      </w:pPr>
      <w:ins w:id="132" w:author="Vanessa Retana" w:date="2014-10-23T16:37:00Z">
        <w:r>
          <w:rPr>
            <w:color w:val="000000" w:themeColor="text1"/>
          </w:rPr>
          <w:t xml:space="preserve">Reduced forest area due to small-scale mining activities </w:t>
        </w:r>
      </w:ins>
    </w:p>
    <w:p w14:paraId="76960CB3" w14:textId="08029784" w:rsidR="004E2922" w:rsidRPr="00A8356A" w:rsidRDefault="004E2922" w:rsidP="00A8356A">
      <w:pPr>
        <w:pStyle w:val="ListParagraph"/>
        <w:numPr>
          <w:ilvl w:val="2"/>
          <w:numId w:val="7"/>
        </w:numPr>
        <w:rPr>
          <w:color w:val="000000" w:themeColor="text1"/>
        </w:rPr>
      </w:pPr>
      <w:r w:rsidRPr="008B4A4F">
        <w:rPr>
          <w:color w:val="000000" w:themeColor="text1"/>
        </w:rPr>
        <w:t>Reduced forest area due to large</w:t>
      </w:r>
      <w:r w:rsidR="00A8356A">
        <w:rPr>
          <w:color w:val="000000" w:themeColor="text1"/>
        </w:rPr>
        <w:t>-s</w:t>
      </w:r>
      <w:r w:rsidRPr="00A8356A">
        <w:rPr>
          <w:color w:val="000000" w:themeColor="text1"/>
        </w:rPr>
        <w:t>cale projects (plantations, new settlements, mining activities etc.</w:t>
      </w:r>
      <w:ins w:id="133" w:author="Vanessa Retana" w:date="2014-10-23T16:36:00Z">
        <w:r w:rsidR="00731F07">
          <w:rPr>
            <w:color w:val="000000" w:themeColor="text1"/>
          </w:rPr>
          <w:t>)</w:t>
        </w:r>
      </w:ins>
    </w:p>
    <w:p w14:paraId="757232E6" w14:textId="77777777" w:rsidR="004E2922" w:rsidRPr="008B4A4F" w:rsidRDefault="004E2922" w:rsidP="004E2922">
      <w:pPr>
        <w:pStyle w:val="ListParagraph"/>
        <w:numPr>
          <w:ilvl w:val="2"/>
          <w:numId w:val="7"/>
        </w:numPr>
        <w:rPr>
          <w:color w:val="000000" w:themeColor="text1"/>
        </w:rPr>
      </w:pPr>
      <w:r w:rsidRPr="008B4A4F">
        <w:rPr>
          <w:color w:val="000000" w:themeColor="text1"/>
        </w:rPr>
        <w:t>Reduced forest area due to charcoal production</w:t>
      </w:r>
    </w:p>
    <w:p w14:paraId="391795C5" w14:textId="112A24C2" w:rsidR="004E2922" w:rsidRPr="008B4A4F" w:rsidRDefault="008A56EC" w:rsidP="004E2922">
      <w:pPr>
        <w:pStyle w:val="ListParagraph"/>
        <w:numPr>
          <w:ilvl w:val="2"/>
          <w:numId w:val="7"/>
        </w:numPr>
        <w:rPr>
          <w:color w:val="000000" w:themeColor="text1"/>
        </w:rPr>
      </w:pPr>
      <w:ins w:id="134" w:author="Vanessa Retana" w:date="2014-10-23T18:09:00Z">
        <w:r>
          <w:rPr>
            <w:color w:val="000000" w:themeColor="text1"/>
          </w:rPr>
          <w:t>T</w:t>
        </w:r>
      </w:ins>
      <w:del w:id="135" w:author="Vanessa Retana" w:date="2014-10-23T18:09:00Z">
        <w:r w:rsidR="004E2922" w:rsidRPr="008B4A4F" w:rsidDel="008A56EC">
          <w:rPr>
            <w:color w:val="000000" w:themeColor="text1"/>
          </w:rPr>
          <w:delText>t</w:delText>
        </w:r>
      </w:del>
      <w:r w:rsidR="004E2922" w:rsidRPr="008B4A4F">
        <w:rPr>
          <w:color w:val="000000" w:themeColor="text1"/>
        </w:rPr>
        <w:t>imber harvesting</w:t>
      </w:r>
    </w:p>
    <w:p w14:paraId="58D975EA" w14:textId="77777777" w:rsidR="004E2922" w:rsidRPr="008B4A4F" w:rsidRDefault="004E2922" w:rsidP="004E2922">
      <w:pPr>
        <w:pStyle w:val="ListParagraph"/>
        <w:numPr>
          <w:ilvl w:val="2"/>
          <w:numId w:val="7"/>
        </w:numPr>
        <w:rPr>
          <w:color w:val="000000" w:themeColor="text1"/>
        </w:rPr>
      </w:pPr>
      <w:r w:rsidRPr="008B4A4F">
        <w:rPr>
          <w:color w:val="000000" w:themeColor="text1"/>
        </w:rPr>
        <w:t>Reduced forest area due to brick burning</w:t>
      </w:r>
    </w:p>
    <w:p w14:paraId="298D798F" w14:textId="77777777" w:rsidR="004E2922" w:rsidRPr="008B4A4F" w:rsidRDefault="004E2922" w:rsidP="004E2922">
      <w:pPr>
        <w:pStyle w:val="ListParagraph"/>
        <w:numPr>
          <w:ilvl w:val="2"/>
          <w:numId w:val="7"/>
        </w:numPr>
        <w:rPr>
          <w:color w:val="000000" w:themeColor="text1"/>
        </w:rPr>
      </w:pPr>
      <w:r w:rsidRPr="008B4A4F">
        <w:rPr>
          <w:color w:val="000000" w:themeColor="text1"/>
        </w:rPr>
        <w:t>Reduced forest area due to poor harvesting practices</w:t>
      </w:r>
    </w:p>
    <w:p w14:paraId="337D3DD7" w14:textId="77777777" w:rsidR="004E2922" w:rsidRPr="008B4A4F" w:rsidRDefault="004E2922" w:rsidP="004E2922">
      <w:pPr>
        <w:pStyle w:val="ListParagraph"/>
        <w:numPr>
          <w:ilvl w:val="2"/>
          <w:numId w:val="7"/>
        </w:numPr>
        <w:rPr>
          <w:color w:val="000000" w:themeColor="text1"/>
        </w:rPr>
      </w:pPr>
      <w:r w:rsidRPr="008B4A4F">
        <w:rPr>
          <w:color w:val="000000" w:themeColor="text1"/>
        </w:rPr>
        <w:t>Reduced forest area due to bush burning / fire</w:t>
      </w:r>
    </w:p>
    <w:p w14:paraId="66BA213E" w14:textId="77777777" w:rsidR="004E2922" w:rsidRPr="008B4A4F" w:rsidRDefault="004E2922" w:rsidP="004E2922">
      <w:pPr>
        <w:pStyle w:val="ListParagraph"/>
        <w:numPr>
          <w:ilvl w:val="2"/>
          <w:numId w:val="7"/>
        </w:numPr>
        <w:rPr>
          <w:color w:val="000000" w:themeColor="text1"/>
        </w:rPr>
      </w:pPr>
      <w:r w:rsidRPr="008B4A4F">
        <w:rPr>
          <w:color w:val="000000" w:themeColor="text1"/>
        </w:rPr>
        <w:t>Reduced forest area due to natural disasters or pests</w:t>
      </w:r>
    </w:p>
    <w:p w14:paraId="0D9A33F3" w14:textId="77777777" w:rsidR="004E2922" w:rsidRPr="008B4A4F" w:rsidRDefault="004E2922" w:rsidP="004E2922">
      <w:pPr>
        <w:pStyle w:val="ListParagraph"/>
        <w:numPr>
          <w:ilvl w:val="2"/>
          <w:numId w:val="7"/>
        </w:numPr>
        <w:rPr>
          <w:color w:val="000000" w:themeColor="text1"/>
        </w:rPr>
      </w:pPr>
      <w:r w:rsidRPr="008B4A4F">
        <w:rPr>
          <w:color w:val="000000" w:themeColor="text1"/>
        </w:rPr>
        <w:t>Reduced forest area due to other reasons (specify)_________________</w:t>
      </w:r>
    </w:p>
    <w:p w14:paraId="6FC79E62" w14:textId="77777777" w:rsidR="004E2922" w:rsidRPr="008B4A4F" w:rsidRDefault="004E2922" w:rsidP="004E2922">
      <w:pPr>
        <w:pStyle w:val="ListParagraph"/>
        <w:numPr>
          <w:ilvl w:val="1"/>
          <w:numId w:val="7"/>
        </w:numPr>
        <w:rPr>
          <w:color w:val="000000" w:themeColor="text1"/>
        </w:rPr>
      </w:pPr>
      <w:r w:rsidRPr="008B4A4F">
        <w:rPr>
          <w:color w:val="000000" w:themeColor="text1"/>
        </w:rPr>
        <w:t>Restrictions to access</w:t>
      </w:r>
    </w:p>
    <w:p w14:paraId="5813FCC7" w14:textId="225F939F" w:rsidR="004E2922" w:rsidRPr="008B4A4F" w:rsidRDefault="004E2922" w:rsidP="004E2922">
      <w:pPr>
        <w:pStyle w:val="ListParagraph"/>
        <w:numPr>
          <w:ilvl w:val="2"/>
          <w:numId w:val="7"/>
        </w:numPr>
        <w:rPr>
          <w:color w:val="000000" w:themeColor="text1"/>
        </w:rPr>
      </w:pPr>
      <w:r w:rsidRPr="008B4A4F">
        <w:rPr>
          <w:color w:val="000000" w:themeColor="text1"/>
        </w:rPr>
        <w:t>People from outside buying land</w:t>
      </w:r>
      <w:ins w:id="136" w:author="Vanessa Retana" w:date="2014-10-23T18:09:00Z">
        <w:r w:rsidR="008A56EC">
          <w:rPr>
            <w:color w:val="000000" w:themeColor="text1"/>
          </w:rPr>
          <w:t>/being granted concessions or permits</w:t>
        </w:r>
      </w:ins>
      <w:r w:rsidRPr="008B4A4F">
        <w:rPr>
          <w:color w:val="000000" w:themeColor="text1"/>
        </w:rPr>
        <w:t xml:space="preserve"> and restricting access</w:t>
      </w:r>
    </w:p>
    <w:p w14:paraId="11D53CC8" w14:textId="77777777" w:rsidR="004E2922" w:rsidRPr="008B4A4F" w:rsidRDefault="004E2922" w:rsidP="004E2922">
      <w:pPr>
        <w:pStyle w:val="ListParagraph"/>
        <w:numPr>
          <w:ilvl w:val="2"/>
          <w:numId w:val="7"/>
        </w:numPr>
        <w:rPr>
          <w:color w:val="000000" w:themeColor="text1"/>
        </w:rPr>
      </w:pPr>
      <w:r w:rsidRPr="008B4A4F">
        <w:rPr>
          <w:color w:val="000000" w:themeColor="text1"/>
        </w:rPr>
        <w:t>State or local authorities restricting access</w:t>
      </w:r>
    </w:p>
    <w:p w14:paraId="3C897A01" w14:textId="77777777" w:rsidR="004E2922" w:rsidRDefault="004E2922" w:rsidP="004E2922">
      <w:pPr>
        <w:pStyle w:val="ListParagraph"/>
        <w:numPr>
          <w:ilvl w:val="2"/>
          <w:numId w:val="7"/>
        </w:numPr>
        <w:rPr>
          <w:ins w:id="137" w:author="Vanessa Retana" w:date="2014-10-23T18:09:00Z"/>
          <w:color w:val="000000" w:themeColor="text1"/>
        </w:rPr>
      </w:pPr>
      <w:r w:rsidRPr="008B4A4F">
        <w:rPr>
          <w:color w:val="000000" w:themeColor="text1"/>
        </w:rPr>
        <w:t>Customary or community restrictions on access</w:t>
      </w:r>
    </w:p>
    <w:p w14:paraId="47AEFB46" w14:textId="57457714" w:rsidR="008A56EC" w:rsidRPr="008B4A4F" w:rsidRDefault="008A56EC" w:rsidP="004E2922">
      <w:pPr>
        <w:pStyle w:val="ListParagraph"/>
        <w:numPr>
          <w:ilvl w:val="2"/>
          <w:numId w:val="7"/>
        </w:numPr>
        <w:rPr>
          <w:color w:val="000000" w:themeColor="text1"/>
        </w:rPr>
      </w:pPr>
      <w:ins w:id="138" w:author="Vanessa Retana" w:date="2014-10-23T18:11:00Z">
        <w:r>
          <w:rPr>
            <w:color w:val="000000" w:themeColor="text1"/>
          </w:rPr>
          <w:t>Creation or enlargement</w:t>
        </w:r>
      </w:ins>
      <w:ins w:id="139" w:author="Vanessa Retana" w:date="2014-10-23T18:09:00Z">
        <w:r>
          <w:rPr>
            <w:color w:val="000000" w:themeColor="text1"/>
          </w:rPr>
          <w:t xml:space="preserve"> of </w:t>
        </w:r>
      </w:ins>
      <w:ins w:id="140" w:author="Vanessa Retana" w:date="2014-10-23T18:11:00Z">
        <w:r>
          <w:rPr>
            <w:color w:val="000000" w:themeColor="text1"/>
          </w:rPr>
          <w:t>a Protected Area (public or private)</w:t>
        </w:r>
      </w:ins>
    </w:p>
    <w:p w14:paraId="011A5ECB" w14:textId="77777777" w:rsidR="004E2922" w:rsidRPr="008B4A4F" w:rsidRDefault="004E2922" w:rsidP="004E2922">
      <w:pPr>
        <w:pStyle w:val="ListParagraph"/>
        <w:numPr>
          <w:ilvl w:val="2"/>
          <w:numId w:val="7"/>
        </w:numPr>
        <w:rPr>
          <w:color w:val="000000" w:themeColor="text1"/>
        </w:rPr>
      </w:pPr>
      <w:r w:rsidRPr="008B4A4F">
        <w:rPr>
          <w:color w:val="000000" w:themeColor="text1"/>
        </w:rPr>
        <w:t>Some other restriction in access, specify________</w:t>
      </w:r>
    </w:p>
    <w:p w14:paraId="6BB350D5" w14:textId="77777777" w:rsidR="007625FB" w:rsidRPr="008B4A4F" w:rsidRDefault="004E2922" w:rsidP="004E2922">
      <w:pPr>
        <w:pStyle w:val="ListParagraph"/>
        <w:numPr>
          <w:ilvl w:val="1"/>
          <w:numId w:val="7"/>
        </w:numPr>
        <w:rPr>
          <w:color w:val="000000" w:themeColor="text1"/>
        </w:rPr>
      </w:pPr>
      <w:r w:rsidRPr="008B4A4F">
        <w:rPr>
          <w:color w:val="000000" w:themeColor="text1"/>
        </w:rPr>
        <w:t>Other reason for reduced access</w:t>
      </w:r>
    </w:p>
    <w:p w14:paraId="5930F955" w14:textId="77777777" w:rsidR="007625FB" w:rsidRPr="008B4A4F" w:rsidRDefault="004E2922" w:rsidP="004E2922">
      <w:pPr>
        <w:pStyle w:val="ListParagraph"/>
        <w:numPr>
          <w:ilvl w:val="2"/>
          <w:numId w:val="7"/>
        </w:numPr>
        <w:rPr>
          <w:color w:val="000000" w:themeColor="text1"/>
        </w:rPr>
      </w:pPr>
      <w:r w:rsidRPr="008B4A4F">
        <w:rPr>
          <w:color w:val="000000" w:themeColor="text1"/>
        </w:rPr>
        <w:t>Deteriorated transport / road conditions</w:t>
      </w:r>
    </w:p>
    <w:p w14:paraId="7AE42317" w14:textId="2E8EDA1A" w:rsidR="008A56EC" w:rsidRPr="00132A55" w:rsidRDefault="004E2922" w:rsidP="00132A55">
      <w:pPr>
        <w:pStyle w:val="ListParagraph"/>
        <w:numPr>
          <w:ilvl w:val="2"/>
          <w:numId w:val="7"/>
        </w:numPr>
        <w:rPr>
          <w:color w:val="000000" w:themeColor="text1"/>
        </w:rPr>
      </w:pPr>
      <w:r w:rsidRPr="008B4A4F">
        <w:rPr>
          <w:color w:val="000000" w:themeColor="text1"/>
        </w:rPr>
        <w:t>Other reason for reduced access, specify_____________</w:t>
      </w:r>
    </w:p>
    <w:p w14:paraId="39AF3919" w14:textId="77777777" w:rsidR="00EE182C" w:rsidRDefault="00EE182C" w:rsidP="008A56EC">
      <w:pPr>
        <w:pStyle w:val="ListParagraph"/>
        <w:ind w:left="1620"/>
        <w:rPr>
          <w:color w:val="000000" w:themeColor="text1"/>
        </w:rPr>
      </w:pPr>
    </w:p>
    <w:p w14:paraId="122E447C" w14:textId="77777777" w:rsidR="00A8356A" w:rsidRPr="00A8356A" w:rsidRDefault="00A8356A" w:rsidP="00A8356A">
      <w:pPr>
        <w:pStyle w:val="ListParagraph"/>
        <w:numPr>
          <w:ilvl w:val="0"/>
          <w:numId w:val="7"/>
        </w:numPr>
        <w:rPr>
          <w:color w:val="000000" w:themeColor="text1"/>
        </w:rPr>
      </w:pPr>
      <w:r>
        <w:rPr>
          <w:color w:val="000000" w:themeColor="text1"/>
        </w:rPr>
        <w:t xml:space="preserve">How do you think </w:t>
      </w:r>
      <w:r w:rsidRPr="00A8356A">
        <w:rPr>
          <w:color w:val="000000" w:themeColor="text1"/>
        </w:rPr>
        <w:t xml:space="preserve">your access to forest/wooded land </w:t>
      </w:r>
      <w:r>
        <w:rPr>
          <w:color w:val="000000" w:themeColor="text1"/>
        </w:rPr>
        <w:t>will change over the next</w:t>
      </w:r>
      <w:r w:rsidRPr="00A8356A">
        <w:rPr>
          <w:color w:val="000000" w:themeColor="text1"/>
        </w:rPr>
        <w:t xml:space="preserve"> # years?</w:t>
      </w:r>
      <w:r>
        <w:rPr>
          <w:color w:val="000000" w:themeColor="text1"/>
        </w:rPr>
        <w:t xml:space="preserve"> Please explain.</w:t>
      </w:r>
    </w:p>
    <w:p w14:paraId="1405F8B4" w14:textId="19BE200E" w:rsidR="00EF433C" w:rsidRDefault="00EE182C" w:rsidP="00EE182C">
      <w:pPr>
        <w:pStyle w:val="ListParagraph"/>
        <w:numPr>
          <w:ilvl w:val="0"/>
          <w:numId w:val="7"/>
        </w:numPr>
        <w:rPr>
          <w:color w:val="000000" w:themeColor="text1"/>
        </w:rPr>
      </w:pPr>
      <w:del w:id="141" w:author="Vanessa Retana" w:date="2014-10-23T18:13:00Z">
        <w:r w:rsidRPr="00EE182C" w:rsidDel="0051154F">
          <w:rPr>
            <w:color w:val="000000" w:themeColor="text1"/>
          </w:rPr>
          <w:delText>Have there been</w:delText>
        </w:r>
      </w:del>
      <w:ins w:id="142" w:author="Vanessa Retana" w:date="2014-10-23T18:13:00Z">
        <w:r w:rsidR="0051154F">
          <w:rPr>
            <w:color w:val="000000" w:themeColor="text1"/>
          </w:rPr>
          <w:t>Are you aware of</w:t>
        </w:r>
      </w:ins>
      <w:r w:rsidRPr="00EE182C">
        <w:rPr>
          <w:color w:val="000000" w:themeColor="text1"/>
        </w:rPr>
        <w:t xml:space="preserve"> any major policy shifts </w:t>
      </w:r>
      <w:r w:rsidR="003C5C42">
        <w:rPr>
          <w:color w:val="000000" w:themeColor="text1"/>
        </w:rPr>
        <w:t xml:space="preserve">(past # years) </w:t>
      </w:r>
      <w:r w:rsidRPr="00EE182C">
        <w:rPr>
          <w:color w:val="000000" w:themeColor="text1"/>
        </w:rPr>
        <w:t>that affect the utilization of forests by local users?</w:t>
      </w:r>
      <w:r>
        <w:rPr>
          <w:color w:val="000000" w:themeColor="text1"/>
        </w:rPr>
        <w:t xml:space="preserve"> I</w:t>
      </w:r>
      <w:r w:rsidRPr="00EE182C">
        <w:rPr>
          <w:color w:val="000000" w:themeColor="text1"/>
        </w:rPr>
        <w:t>f so, what are they?</w:t>
      </w:r>
    </w:p>
    <w:p w14:paraId="4422D8F2" w14:textId="77777777" w:rsidR="00A8356A" w:rsidRDefault="00A8356A" w:rsidP="00A8356A">
      <w:pPr>
        <w:pStyle w:val="ListParagraph"/>
        <w:numPr>
          <w:ilvl w:val="0"/>
          <w:numId w:val="7"/>
        </w:numPr>
        <w:rPr>
          <w:ins w:id="143" w:author="Vanessa Retana" w:date="2014-10-23T18:13:00Z"/>
          <w:color w:val="000000" w:themeColor="text1"/>
        </w:rPr>
      </w:pPr>
      <w:r w:rsidRPr="00A8356A">
        <w:rPr>
          <w:color w:val="000000" w:themeColor="text1"/>
        </w:rPr>
        <w:t xml:space="preserve">What rules are specific to strangers in the community wishing to </w:t>
      </w:r>
      <w:r>
        <w:rPr>
          <w:color w:val="000000" w:themeColor="text1"/>
        </w:rPr>
        <w:t>access forest/wooded land</w:t>
      </w:r>
      <w:r w:rsidRPr="00A8356A">
        <w:rPr>
          <w:color w:val="000000" w:themeColor="text1"/>
        </w:rPr>
        <w:t xml:space="preserve">? Are members of the community involved in the negotiation process with outsiders wishing to acquire </w:t>
      </w:r>
      <w:r>
        <w:rPr>
          <w:color w:val="000000" w:themeColor="text1"/>
        </w:rPr>
        <w:t>access</w:t>
      </w:r>
      <w:r w:rsidRPr="00A8356A">
        <w:rPr>
          <w:color w:val="000000" w:themeColor="text1"/>
        </w:rPr>
        <w:t>? If yes, who?</w:t>
      </w:r>
    </w:p>
    <w:p w14:paraId="2DE084EA" w14:textId="713A55CB" w:rsidR="0051154F" w:rsidRPr="00A8356A" w:rsidRDefault="0051154F" w:rsidP="00A8356A">
      <w:pPr>
        <w:pStyle w:val="ListParagraph"/>
        <w:numPr>
          <w:ilvl w:val="0"/>
          <w:numId w:val="7"/>
        </w:numPr>
        <w:rPr>
          <w:color w:val="000000" w:themeColor="text1"/>
        </w:rPr>
      </w:pPr>
      <w:ins w:id="144" w:author="Vanessa Retana" w:date="2014-10-23T18:13:00Z">
        <w:r>
          <w:rPr>
            <w:color w:val="000000" w:themeColor="text1"/>
          </w:rPr>
          <w:t xml:space="preserve">Are members of the community involved in </w:t>
        </w:r>
      </w:ins>
      <w:ins w:id="145" w:author="Vanessa Retana" w:date="2014-10-23T18:21:00Z">
        <w:r>
          <w:rPr>
            <w:color w:val="000000" w:themeColor="text1"/>
          </w:rPr>
          <w:t>the design, implementation an</w:t>
        </w:r>
        <w:r w:rsidR="00340F39">
          <w:rPr>
            <w:color w:val="000000" w:themeColor="text1"/>
          </w:rPr>
          <w:t xml:space="preserve">d </w:t>
        </w:r>
      </w:ins>
      <w:ins w:id="146" w:author="Vanessa Retana" w:date="2014-10-24T11:48:00Z">
        <w:r w:rsidR="00AF4924">
          <w:rPr>
            <w:color w:val="000000" w:themeColor="text1"/>
          </w:rPr>
          <w:t>oversight</w:t>
        </w:r>
      </w:ins>
      <w:ins w:id="147" w:author="Vanessa Retana" w:date="2014-10-23T18:21:00Z">
        <w:r w:rsidR="00340F39">
          <w:rPr>
            <w:color w:val="000000" w:themeColor="text1"/>
          </w:rPr>
          <w:t xml:space="preserve"> of </w:t>
        </w:r>
      </w:ins>
      <w:ins w:id="148" w:author="Vanessa Retana" w:date="2014-10-23T18:23:00Z">
        <w:r w:rsidR="00340F39">
          <w:rPr>
            <w:color w:val="000000" w:themeColor="text1"/>
          </w:rPr>
          <w:t>forest/wooded land agreement</w:t>
        </w:r>
        <w:r w:rsidR="00AF4924">
          <w:rPr>
            <w:color w:val="000000" w:themeColor="text1"/>
          </w:rPr>
          <w:t>s (contracts, concessions, permits)</w:t>
        </w:r>
      </w:ins>
      <w:ins w:id="149" w:author="Vanessa Retana" w:date="2014-10-23T18:21:00Z">
        <w:r>
          <w:rPr>
            <w:color w:val="000000" w:themeColor="text1"/>
          </w:rPr>
          <w:t>?</w:t>
        </w:r>
      </w:ins>
    </w:p>
    <w:p w14:paraId="07E9A7AA" w14:textId="77777777" w:rsidR="00A8356A" w:rsidRDefault="00A8356A" w:rsidP="00A8356A">
      <w:pPr>
        <w:pStyle w:val="ListParagraph"/>
        <w:numPr>
          <w:ilvl w:val="0"/>
          <w:numId w:val="7"/>
        </w:numPr>
        <w:rPr>
          <w:ins w:id="150" w:author="Vanessa Retana" w:date="2014-10-24T11:50:00Z"/>
          <w:color w:val="000000" w:themeColor="text1"/>
        </w:rPr>
      </w:pPr>
      <w:r w:rsidRPr="00A8356A">
        <w:rPr>
          <w:color w:val="000000" w:themeColor="text1"/>
        </w:rPr>
        <w:t>What is the process that outsiders/stran</w:t>
      </w:r>
      <w:r>
        <w:rPr>
          <w:color w:val="000000" w:themeColor="text1"/>
        </w:rPr>
        <w:t>gers must follow for using the forests</w:t>
      </w:r>
      <w:r w:rsidRPr="00A8356A">
        <w:rPr>
          <w:color w:val="000000" w:themeColor="text1"/>
        </w:rPr>
        <w:t>? Are there rules that are different for locals versus outsiders? Please describe.</w:t>
      </w:r>
    </w:p>
    <w:p w14:paraId="3EE94AE3" w14:textId="707C9F82" w:rsidR="00531E4A" w:rsidRPr="00A8356A" w:rsidRDefault="00A24A07" w:rsidP="00A8356A">
      <w:pPr>
        <w:pStyle w:val="ListParagraph"/>
        <w:numPr>
          <w:ilvl w:val="0"/>
          <w:numId w:val="7"/>
        </w:numPr>
        <w:rPr>
          <w:color w:val="000000" w:themeColor="text1"/>
        </w:rPr>
      </w:pPr>
      <w:ins w:id="151" w:author="Vanessa Retana" w:date="2014-10-24T11:53:00Z">
        <w:r>
          <w:rPr>
            <w:color w:val="000000" w:themeColor="text1"/>
          </w:rPr>
          <w:t xml:space="preserve">For the granting of the forest concession/permit, </w:t>
        </w:r>
      </w:ins>
      <w:ins w:id="152" w:author="Vanessa Retana" w:date="2014-10-24T11:52:00Z">
        <w:r>
          <w:rPr>
            <w:color w:val="000000" w:themeColor="text1"/>
          </w:rPr>
          <w:t>w</w:t>
        </w:r>
        <w:r w:rsidR="00664FBE">
          <w:rPr>
            <w:color w:val="000000" w:themeColor="text1"/>
          </w:rPr>
          <w:t>as</w:t>
        </w:r>
      </w:ins>
      <w:ins w:id="153" w:author="Vanessa Retana" w:date="2014-10-24T11:50:00Z">
        <w:r w:rsidR="00531E4A">
          <w:rPr>
            <w:color w:val="000000" w:themeColor="text1"/>
          </w:rPr>
          <w:t xml:space="preserve"> there a feedback and grievance mechanism</w:t>
        </w:r>
        <w:r w:rsidR="00664FBE">
          <w:rPr>
            <w:color w:val="000000" w:themeColor="text1"/>
          </w:rPr>
          <w:t xml:space="preserve"> </w:t>
        </w:r>
      </w:ins>
      <w:ins w:id="154" w:author="Vanessa Retana" w:date="2014-10-24T11:52:00Z">
        <w:r w:rsidR="00664FBE">
          <w:rPr>
            <w:color w:val="000000" w:themeColor="text1"/>
          </w:rPr>
          <w:t>locally available for communities?</w:t>
        </w:r>
      </w:ins>
      <w:ins w:id="155" w:author="Vanessa Retana" w:date="2014-10-24T11:53:00Z">
        <w:r>
          <w:rPr>
            <w:color w:val="000000" w:themeColor="text1"/>
          </w:rPr>
          <w:t xml:space="preserve"> If so, was it fair and efficient? What organ was responsible of receiving and processing feedback requests and grievances?</w:t>
        </w:r>
      </w:ins>
    </w:p>
    <w:p w14:paraId="29D1DFE1" w14:textId="77777777" w:rsidR="00A8356A" w:rsidRPr="003C5C42" w:rsidRDefault="00A8356A" w:rsidP="00A8356A">
      <w:pPr>
        <w:rPr>
          <w:b/>
          <w:u w:val="single"/>
        </w:rPr>
      </w:pPr>
      <w:r w:rsidRPr="003C5C42">
        <w:rPr>
          <w:b/>
          <w:u w:val="single"/>
        </w:rPr>
        <w:t>LAND CONFLICT: Incidence and Management</w:t>
      </w:r>
    </w:p>
    <w:p w14:paraId="73867A46" w14:textId="77777777" w:rsidR="00A8356A" w:rsidRPr="006D44C7" w:rsidRDefault="00A8356A" w:rsidP="00A8356A">
      <w:pPr>
        <w:rPr>
          <w:i/>
        </w:rPr>
      </w:pPr>
      <w:r w:rsidRPr="006D44C7">
        <w:rPr>
          <w:i/>
        </w:rPr>
        <w:t>Specific Indicators of Interest</w:t>
      </w:r>
    </w:p>
    <w:p w14:paraId="090DD0D6" w14:textId="77777777" w:rsidR="00A8356A" w:rsidRDefault="00A8356A" w:rsidP="00A8356A">
      <w:pPr>
        <w:pStyle w:val="ListParagraph"/>
        <w:numPr>
          <w:ilvl w:val="0"/>
          <w:numId w:val="16"/>
        </w:numPr>
      </w:pPr>
      <w:r w:rsidRPr="00826D30">
        <w:rPr>
          <w:highlight w:val="yellow"/>
        </w:rPr>
        <w:t>Internal conflicts and their causes (external or internal)</w:t>
      </w:r>
    </w:p>
    <w:p w14:paraId="72114987" w14:textId="77777777" w:rsidR="00A8356A" w:rsidRPr="00826D30" w:rsidRDefault="00A8356A" w:rsidP="00A8356A">
      <w:pPr>
        <w:pStyle w:val="ListParagraph"/>
        <w:numPr>
          <w:ilvl w:val="0"/>
          <w:numId w:val="16"/>
        </w:numPr>
        <w:rPr>
          <w:highlight w:val="yellow"/>
        </w:rPr>
      </w:pPr>
      <w:r w:rsidRPr="00826D30">
        <w:rPr>
          <w:highlight w:val="yellow"/>
        </w:rPr>
        <w:t xml:space="preserve">Reasons for tenure insecurity </w:t>
      </w:r>
      <w:proofErr w:type="gramStart"/>
      <w:r w:rsidRPr="00826D30">
        <w:rPr>
          <w:highlight w:val="yellow"/>
        </w:rPr>
        <w:t>( competition</w:t>
      </w:r>
      <w:proofErr w:type="gramEnd"/>
      <w:r w:rsidRPr="00826D30">
        <w:rPr>
          <w:highlight w:val="yellow"/>
        </w:rPr>
        <w:t>, conflict, contestation; lack of title; restrictions on land use by the government, etc.) "</w:t>
      </w:r>
    </w:p>
    <w:p w14:paraId="1C3EAB31" w14:textId="56B881FF" w:rsidR="00A8356A" w:rsidRPr="00AF4924" w:rsidRDefault="006A2339" w:rsidP="006A2339">
      <w:pPr>
        <w:pStyle w:val="ListParagraph"/>
        <w:numPr>
          <w:ilvl w:val="0"/>
          <w:numId w:val="17"/>
        </w:numPr>
        <w:rPr>
          <w:ins w:id="156" w:author="Vanessa Retana" w:date="2014-10-24T11:46:00Z"/>
          <w:u w:val="single"/>
        </w:rPr>
      </w:pPr>
      <w:ins w:id="157" w:author="Vanessa Retana" w:date="2014-10-24T11:44:00Z">
        <w:r w:rsidRPr="006A2339">
          <w:rPr>
            <w:u w:val="single"/>
          </w:rPr>
          <w:t xml:space="preserve"> </w:t>
        </w:r>
      </w:ins>
      <w:r w:rsidR="00A8356A" w:rsidRPr="003C622E">
        <w:t xml:space="preserve">In general, what are the most common kinds of land and resource-related conflicts WITHIN </w:t>
      </w:r>
      <w:r w:rsidR="00A8356A">
        <w:t xml:space="preserve">(between members of the community) </w:t>
      </w:r>
      <w:r w:rsidR="00A8356A" w:rsidRPr="003C622E">
        <w:t>your community? How often would you say they happen? Who is typically involved/affected?</w:t>
      </w:r>
    </w:p>
    <w:p w14:paraId="2B3A470D" w14:textId="4D2A2177" w:rsidR="00A8356A" w:rsidRPr="003C5C42" w:rsidRDefault="00A8356A" w:rsidP="00A8356A">
      <w:pPr>
        <w:pStyle w:val="ListParagraph"/>
        <w:numPr>
          <w:ilvl w:val="0"/>
          <w:numId w:val="17"/>
        </w:numPr>
        <w:rPr>
          <w:u w:val="single"/>
        </w:rPr>
      </w:pPr>
      <w:r w:rsidRPr="003C622E">
        <w:t>Please explain the nature of these disputes in detail, and the ways in which they are typically resolved.</w:t>
      </w:r>
      <w:ins w:id="158" w:author="Vanessa Retana" w:date="2014-10-22T12:20:00Z">
        <w:r w:rsidR="00CB19F2">
          <w:t xml:space="preserve"> </w:t>
        </w:r>
      </w:ins>
    </w:p>
    <w:p w14:paraId="75C485CD" w14:textId="77777777" w:rsidR="00A8356A" w:rsidRPr="003C5C42" w:rsidRDefault="00A8356A" w:rsidP="00A8356A">
      <w:pPr>
        <w:pStyle w:val="ListParagraph"/>
        <w:numPr>
          <w:ilvl w:val="0"/>
          <w:numId w:val="17"/>
        </w:numPr>
        <w:rPr>
          <w:u w:val="single"/>
        </w:rPr>
      </w:pPr>
      <w:r w:rsidRPr="003C622E">
        <w:t xml:space="preserve">Can you think of a specific example of a conflict WITHIN your community over the past 2 to 3 years?  If so, please describe. </w:t>
      </w:r>
      <w:r w:rsidRPr="006D44C7">
        <w:t>Was the conflict resolved? If yes, how so</w:t>
      </w:r>
    </w:p>
    <w:p w14:paraId="0F4DFFA3" w14:textId="77777777" w:rsidR="00A8356A" w:rsidRPr="003C5C42" w:rsidRDefault="00A8356A" w:rsidP="00A8356A">
      <w:pPr>
        <w:pStyle w:val="ListParagraph"/>
        <w:numPr>
          <w:ilvl w:val="0"/>
          <w:numId w:val="17"/>
        </w:numPr>
        <w:rPr>
          <w:u w:val="single"/>
        </w:rPr>
      </w:pPr>
      <w:r w:rsidRPr="003C622E">
        <w:t>In general, what are the most common kinds of land and resource related EXTERNAL (with other communities, government officials, miners, etc.) conflicts experienced by your community? How often would you say they happen? Who is typically involved/affected?</w:t>
      </w:r>
    </w:p>
    <w:p w14:paraId="3E54D4ED" w14:textId="77777777" w:rsidR="00A8356A" w:rsidRPr="003C5C42" w:rsidRDefault="00A8356A" w:rsidP="00A8356A">
      <w:pPr>
        <w:pStyle w:val="ListParagraph"/>
        <w:numPr>
          <w:ilvl w:val="0"/>
          <w:numId w:val="17"/>
        </w:numPr>
        <w:rPr>
          <w:u w:val="single"/>
        </w:rPr>
      </w:pPr>
      <w:r w:rsidRPr="003C622E">
        <w:t xml:space="preserve">Please explain the nature of these disputes in detail, and the ways in which they are typically resolved. </w:t>
      </w:r>
    </w:p>
    <w:p w14:paraId="5779513A" w14:textId="77777777" w:rsidR="00A8356A" w:rsidRPr="003C5C42" w:rsidRDefault="00A8356A" w:rsidP="00A8356A">
      <w:pPr>
        <w:pStyle w:val="ListParagraph"/>
        <w:numPr>
          <w:ilvl w:val="0"/>
          <w:numId w:val="17"/>
        </w:numPr>
        <w:rPr>
          <w:u w:val="single"/>
        </w:rPr>
      </w:pPr>
      <w:r w:rsidRPr="003C622E">
        <w:t xml:space="preserve">Can you think of a specific example of an EXTERNAL (with other communities, government officials, miners, etc.) land and resource related conflicts over the past 2 to 3 </w:t>
      </w:r>
      <w:r>
        <w:t xml:space="preserve">years? If so, please describe. </w:t>
      </w:r>
      <w:r w:rsidRPr="003C622E">
        <w:t xml:space="preserve">Was the conflict resolved? If yes, how so? </w:t>
      </w:r>
    </w:p>
    <w:p w14:paraId="642E02B2" w14:textId="77777777" w:rsidR="00A8356A" w:rsidRPr="003C5C42" w:rsidRDefault="00A8356A" w:rsidP="00A8356A">
      <w:pPr>
        <w:pStyle w:val="ListParagraph"/>
        <w:numPr>
          <w:ilvl w:val="0"/>
          <w:numId w:val="17"/>
        </w:numPr>
        <w:rPr>
          <w:u w:val="single"/>
        </w:rPr>
      </w:pPr>
      <w:r w:rsidRPr="003C622E">
        <w:t>When conflicts over land and resources arise in this village, what person or group of people play the most important role in resolving those disputes? What is the process?</w:t>
      </w:r>
    </w:p>
    <w:p w14:paraId="542A64B1" w14:textId="38B2B80F" w:rsidR="00A8356A" w:rsidRPr="003C5C42" w:rsidRDefault="00A8356A" w:rsidP="00A8356A">
      <w:pPr>
        <w:pStyle w:val="ListParagraph"/>
        <w:numPr>
          <w:ilvl w:val="0"/>
          <w:numId w:val="17"/>
        </w:numPr>
        <w:rPr>
          <w:u w:val="single"/>
        </w:rPr>
      </w:pPr>
      <w:r w:rsidRPr="003C622E">
        <w:t>Is this process of resolving conflicts perceived to be fair?</w:t>
      </w:r>
      <w:ins w:id="159" w:author="Vanessa Retana" w:date="2014-10-23T18:24:00Z">
        <w:r w:rsidR="005768E5">
          <w:t xml:space="preserve"> Is this process locally accessible? </w:t>
        </w:r>
      </w:ins>
      <w:r w:rsidRPr="003C622E">
        <w:t xml:space="preserve">Is this process perceived to </w:t>
      </w:r>
      <w:ins w:id="160" w:author="Vanessa Retana" w:date="2014-10-23T18:24:00Z">
        <w:r w:rsidR="005768E5">
          <w:t>be effective</w:t>
        </w:r>
      </w:ins>
      <w:ins w:id="161" w:author="Vanessa Retana" w:date="2014-10-23T18:25:00Z">
        <w:r w:rsidR="005768E5">
          <w:t xml:space="preserve"> or to</w:t>
        </w:r>
      </w:ins>
      <w:ins w:id="162" w:author="Vanessa Retana" w:date="2014-10-23T18:24:00Z">
        <w:r w:rsidR="005768E5">
          <w:t xml:space="preserve"> </w:t>
        </w:r>
      </w:ins>
      <w:r w:rsidRPr="003C622E">
        <w:t>bring lasting peace? Please explain.</w:t>
      </w:r>
    </w:p>
    <w:p w14:paraId="7965C811" w14:textId="2C6931F0" w:rsidR="00A8356A" w:rsidRPr="003C5C42" w:rsidRDefault="00A8356A" w:rsidP="00A8356A">
      <w:pPr>
        <w:pStyle w:val="ListParagraph"/>
        <w:numPr>
          <w:ilvl w:val="0"/>
          <w:numId w:val="17"/>
        </w:numPr>
        <w:rPr>
          <w:u w:val="single"/>
        </w:rPr>
      </w:pPr>
      <w:r w:rsidRPr="003C622E">
        <w:lastRenderedPageBreak/>
        <w:t>In the past year, were any meetings held about land</w:t>
      </w:r>
      <w:ins w:id="163" w:author="Vanessa Retana" w:date="2014-10-23T18:25:00Z">
        <w:r w:rsidR="005768E5">
          <w:t>/resources</w:t>
        </w:r>
      </w:ins>
      <w:r w:rsidRPr="003C622E">
        <w:t xml:space="preserve"> rights, </w:t>
      </w:r>
      <w:del w:id="164" w:author="Vanessa Retana" w:date="2014-10-23T18:26:00Z">
        <w:r w:rsidRPr="003C622E" w:rsidDel="005768E5">
          <w:delText xml:space="preserve">land </w:delText>
        </w:r>
      </w:del>
      <w:r w:rsidRPr="003C622E">
        <w:t xml:space="preserve">allocation, </w:t>
      </w:r>
      <w:del w:id="165" w:author="Vanessa Retana" w:date="2014-10-23T18:26:00Z">
        <w:r w:rsidRPr="003C622E" w:rsidDel="005768E5">
          <w:delText xml:space="preserve">land </w:delText>
        </w:r>
      </w:del>
      <w:r w:rsidRPr="003C622E">
        <w:t>conflicts, or the resolution of disputes about land</w:t>
      </w:r>
      <w:ins w:id="166" w:author="Vanessa Retana" w:date="2014-10-23T18:26:00Z">
        <w:r w:rsidR="005768E5">
          <w:t xml:space="preserve"> and resources</w:t>
        </w:r>
      </w:ins>
      <w:r w:rsidRPr="003C622E">
        <w:t xml:space="preserve"> in this town/village?</w:t>
      </w:r>
    </w:p>
    <w:p w14:paraId="50B93859" w14:textId="4F977B1B" w:rsidR="00A8356A" w:rsidRDefault="00A8356A" w:rsidP="00A8356A">
      <w:pPr>
        <w:pStyle w:val="ListParagraph"/>
        <w:numPr>
          <w:ilvl w:val="0"/>
          <w:numId w:val="17"/>
        </w:numPr>
      </w:pPr>
      <w:r w:rsidRPr="003C622E">
        <w:t>Did you attend any of these meetings? Why or why not? Were wom</w:t>
      </w:r>
      <w:r>
        <w:t>en</w:t>
      </w:r>
      <w:ins w:id="167" w:author="Vanessa Retana" w:date="2014-10-23T18:26:00Z">
        <w:r w:rsidR="005768E5">
          <w:t>, the landless, youth, or ethnic minorities</w:t>
        </w:r>
      </w:ins>
      <w:r>
        <w:t xml:space="preserve"> in your village invited? Did any attend?</w:t>
      </w:r>
    </w:p>
    <w:p w14:paraId="6CB3980E" w14:textId="77777777" w:rsidR="00A8356A" w:rsidRPr="003C622E" w:rsidRDefault="00A8356A" w:rsidP="00A8356A">
      <w:pPr>
        <w:pStyle w:val="ListParagraph"/>
        <w:numPr>
          <w:ilvl w:val="0"/>
          <w:numId w:val="17"/>
        </w:numPr>
      </w:pPr>
      <w:r w:rsidRPr="003C622E">
        <w:t>Do you play a role in resolving conflict? Why or why not?</w:t>
      </w:r>
    </w:p>
    <w:p w14:paraId="40DD363D" w14:textId="77777777" w:rsidR="00614069" w:rsidRPr="00EE182C" w:rsidRDefault="00767A88" w:rsidP="004E2922">
      <w:pPr>
        <w:rPr>
          <w:b/>
          <w:color w:val="000000" w:themeColor="text1"/>
          <w:u w:val="single"/>
        </w:rPr>
      </w:pPr>
      <w:r w:rsidRPr="00EE182C">
        <w:rPr>
          <w:b/>
          <w:color w:val="000000" w:themeColor="text1"/>
          <w:u w:val="single"/>
        </w:rPr>
        <w:t>Local Governance and Decision-Making</w:t>
      </w:r>
    </w:p>
    <w:p w14:paraId="0176A465" w14:textId="77777777" w:rsidR="00EF433C" w:rsidRPr="00EF433C" w:rsidRDefault="00EF433C" w:rsidP="00EF433C">
      <w:pPr>
        <w:rPr>
          <w:i/>
          <w:color w:val="000000" w:themeColor="text1"/>
          <w:highlight w:val="yellow"/>
        </w:rPr>
      </w:pPr>
      <w:r w:rsidRPr="00EF433C">
        <w:rPr>
          <w:i/>
          <w:color w:val="000000" w:themeColor="text1"/>
          <w:highlight w:val="yellow"/>
        </w:rPr>
        <w:t>Specific Indicators of Interest</w:t>
      </w:r>
    </w:p>
    <w:p w14:paraId="3F8D6F30" w14:textId="5799F5F7" w:rsidR="00EF433C" w:rsidRPr="00EF433C" w:rsidRDefault="00D5011F" w:rsidP="00EF433C">
      <w:pPr>
        <w:pStyle w:val="ListParagraph"/>
        <w:numPr>
          <w:ilvl w:val="0"/>
          <w:numId w:val="14"/>
        </w:numPr>
        <w:rPr>
          <w:color w:val="000000" w:themeColor="text1"/>
          <w:highlight w:val="yellow"/>
        </w:rPr>
      </w:pPr>
      <w:ins w:id="168" w:author="Vanessa Retana" w:date="2014-10-23T18:33:00Z">
        <w:r>
          <w:rPr>
            <w:color w:val="000000" w:themeColor="text1"/>
            <w:highlight w:val="yellow"/>
          </w:rPr>
          <w:t>Broad a</w:t>
        </w:r>
      </w:ins>
      <w:del w:id="169" w:author="Vanessa Retana" w:date="2014-10-23T18:33:00Z">
        <w:r w:rsidR="00EF433C" w:rsidRPr="00EF433C" w:rsidDel="00D5011F">
          <w:rPr>
            <w:color w:val="000000" w:themeColor="text1"/>
            <w:highlight w:val="yellow"/>
          </w:rPr>
          <w:delText>A</w:delText>
        </w:r>
      </w:del>
      <w:r w:rsidR="00EF433C" w:rsidRPr="00EF433C">
        <w:rPr>
          <w:color w:val="000000" w:themeColor="text1"/>
          <w:highlight w:val="yellow"/>
        </w:rPr>
        <w:t>ccess to information:</w:t>
      </w:r>
    </w:p>
    <w:p w14:paraId="2FEF5CA1" w14:textId="1E1F8C32" w:rsidR="00FF3414" w:rsidRPr="00FF3414" w:rsidRDefault="00D5011F" w:rsidP="00FF3414">
      <w:pPr>
        <w:pStyle w:val="ListParagraph"/>
        <w:numPr>
          <w:ilvl w:val="0"/>
          <w:numId w:val="14"/>
        </w:numPr>
        <w:rPr>
          <w:color w:val="000000" w:themeColor="text1"/>
          <w:highlight w:val="yellow"/>
        </w:rPr>
      </w:pPr>
      <w:ins w:id="170" w:author="Vanessa Retana" w:date="2014-10-23T18:32:00Z">
        <w:r>
          <w:rPr>
            <w:color w:val="000000" w:themeColor="text1"/>
            <w:highlight w:val="yellow"/>
          </w:rPr>
          <w:t>Inclusive p</w:t>
        </w:r>
      </w:ins>
      <w:del w:id="171" w:author="Vanessa Retana" w:date="2014-10-23T18:32:00Z">
        <w:r w:rsidR="00EF433C" w:rsidRPr="00EF433C" w:rsidDel="00D5011F">
          <w:rPr>
            <w:color w:val="000000" w:themeColor="text1"/>
            <w:highlight w:val="yellow"/>
          </w:rPr>
          <w:delText>P</w:delText>
        </w:r>
      </w:del>
      <w:r w:rsidR="00EF433C" w:rsidRPr="00EF433C">
        <w:rPr>
          <w:color w:val="000000" w:themeColor="text1"/>
          <w:highlight w:val="yellow"/>
        </w:rPr>
        <w:t>articipation and decision-making mechanisms;</w:t>
      </w:r>
    </w:p>
    <w:p w14:paraId="0CC169C7" w14:textId="77777777" w:rsidR="00EF433C" w:rsidRPr="00FF3414" w:rsidRDefault="00FF3414" w:rsidP="00FF3414">
      <w:pPr>
        <w:pStyle w:val="ListParagraph"/>
        <w:numPr>
          <w:ilvl w:val="0"/>
          <w:numId w:val="14"/>
        </w:numPr>
        <w:rPr>
          <w:color w:val="000000" w:themeColor="text1"/>
          <w:highlight w:val="yellow"/>
        </w:rPr>
      </w:pPr>
      <w:r w:rsidRPr="00FF3414">
        <w:rPr>
          <w:rFonts w:ascii="Calibri" w:eastAsia="Times New Roman" w:hAnsi="Calibri" w:cs="Times New Roman"/>
          <w:color w:val="000000"/>
          <w:sz w:val="24"/>
          <w:szCs w:val="24"/>
          <w:highlight w:val="yellow"/>
        </w:rPr>
        <w:t>Freedom and Choice - the ability to influence decisions regarding ecosystem services and well-being</w:t>
      </w:r>
    </w:p>
    <w:p w14:paraId="7303B03C" w14:textId="77777777" w:rsidR="00FF3414" w:rsidRPr="00FF3414" w:rsidRDefault="00FF3414" w:rsidP="00FF3414">
      <w:pPr>
        <w:pStyle w:val="ListParagraph"/>
        <w:numPr>
          <w:ilvl w:val="0"/>
          <w:numId w:val="14"/>
        </w:numPr>
        <w:rPr>
          <w:color w:val="000000" w:themeColor="text1"/>
          <w:highlight w:val="yellow"/>
        </w:rPr>
      </w:pPr>
      <w:r w:rsidRPr="00FF3414">
        <w:rPr>
          <w:color w:val="000000" w:themeColor="text1"/>
          <w:highlight w:val="yellow"/>
        </w:rPr>
        <w:t>Community gain voice and participation in local and/or national planning</w:t>
      </w:r>
    </w:p>
    <w:p w14:paraId="6F8CEFCB" w14:textId="77777777" w:rsidR="00FF3414" w:rsidRDefault="00FF3414" w:rsidP="00FF3414">
      <w:pPr>
        <w:pStyle w:val="ListParagraph"/>
        <w:numPr>
          <w:ilvl w:val="0"/>
          <w:numId w:val="14"/>
        </w:numPr>
        <w:rPr>
          <w:color w:val="000000" w:themeColor="text1"/>
          <w:highlight w:val="yellow"/>
        </w:rPr>
      </w:pPr>
      <w:r w:rsidRPr="00FF3414">
        <w:rPr>
          <w:color w:val="000000" w:themeColor="text1"/>
          <w:highlight w:val="yellow"/>
        </w:rPr>
        <w:t>Adherence to and actions by institutions representing community</w:t>
      </w:r>
    </w:p>
    <w:p w14:paraId="0CD844A5" w14:textId="1F336BC6" w:rsidR="00FF3414" w:rsidRDefault="00FF3414" w:rsidP="00FF3414">
      <w:pPr>
        <w:pStyle w:val="ListParagraph"/>
        <w:numPr>
          <w:ilvl w:val="0"/>
          <w:numId w:val="14"/>
        </w:numPr>
        <w:rPr>
          <w:color w:val="000000" w:themeColor="text1"/>
          <w:highlight w:val="yellow"/>
        </w:rPr>
      </w:pPr>
      <w:commentRangeStart w:id="172"/>
      <w:r w:rsidRPr="00FF3414">
        <w:rPr>
          <w:color w:val="000000" w:themeColor="text1"/>
          <w:highlight w:val="yellow"/>
        </w:rPr>
        <w:t xml:space="preserve">Respect for traditional </w:t>
      </w:r>
      <w:del w:id="173" w:author="Vanessa Retana" w:date="2014-10-23T18:36:00Z">
        <w:r w:rsidRPr="00FF3414" w:rsidDel="006519F9">
          <w:rPr>
            <w:color w:val="000000" w:themeColor="text1"/>
            <w:highlight w:val="yellow"/>
          </w:rPr>
          <w:delText>resource management rules</w:delText>
        </w:r>
        <w:commentRangeEnd w:id="172"/>
        <w:r w:rsidR="00D5011F" w:rsidDel="006519F9">
          <w:rPr>
            <w:rStyle w:val="CommentReference"/>
          </w:rPr>
          <w:commentReference w:id="172"/>
        </w:r>
      </w:del>
      <w:ins w:id="174" w:author="Vanessa Retana" w:date="2014-10-23T18:36:00Z">
        <w:r w:rsidR="006519F9">
          <w:rPr>
            <w:color w:val="000000" w:themeColor="text1"/>
            <w:highlight w:val="yellow"/>
          </w:rPr>
          <w:t>decision-making processes</w:t>
        </w:r>
      </w:ins>
      <w:ins w:id="175" w:author="Vanessa Retana" w:date="2014-10-24T11:01:00Z">
        <w:r w:rsidR="00935282">
          <w:rPr>
            <w:color w:val="000000" w:themeColor="text1"/>
            <w:highlight w:val="yellow"/>
          </w:rPr>
          <w:t xml:space="preserve"> whilst</w:t>
        </w:r>
      </w:ins>
      <w:ins w:id="176" w:author="Vanessa Retana" w:date="2014-10-23T18:37:00Z">
        <w:r w:rsidR="006519F9">
          <w:rPr>
            <w:color w:val="000000" w:themeColor="text1"/>
            <w:highlight w:val="yellow"/>
          </w:rPr>
          <w:t xml:space="preserve"> enabling inclusive participation of community members</w:t>
        </w:r>
      </w:ins>
    </w:p>
    <w:p w14:paraId="5FCE3832" w14:textId="78106AD9" w:rsidR="009D406B" w:rsidRDefault="00FF3414" w:rsidP="009D406B">
      <w:pPr>
        <w:pStyle w:val="ListParagraph"/>
        <w:numPr>
          <w:ilvl w:val="0"/>
          <w:numId w:val="14"/>
        </w:numPr>
        <w:rPr>
          <w:highlight w:val="yellow"/>
        </w:rPr>
      </w:pPr>
      <w:r>
        <w:rPr>
          <w:color w:val="000000" w:themeColor="text1"/>
          <w:highlight w:val="yellow"/>
        </w:rPr>
        <w:t>Inequality</w:t>
      </w:r>
      <w:r w:rsidR="009D406B" w:rsidRPr="009D406B">
        <w:rPr>
          <w:highlight w:val="yellow"/>
        </w:rPr>
        <w:t xml:space="preserve"> </w:t>
      </w:r>
      <w:ins w:id="177" w:author="Vanessa Retana" w:date="2014-10-23T18:35:00Z">
        <w:r w:rsidR="006519F9">
          <w:rPr>
            <w:highlight w:val="yellow"/>
          </w:rPr>
          <w:t>in access to lands and resources</w:t>
        </w:r>
      </w:ins>
    </w:p>
    <w:p w14:paraId="054EB03B" w14:textId="77777777" w:rsidR="00FF3414" w:rsidRPr="009D406B" w:rsidRDefault="009D406B" w:rsidP="009D406B">
      <w:pPr>
        <w:pStyle w:val="ListParagraph"/>
        <w:numPr>
          <w:ilvl w:val="0"/>
          <w:numId w:val="14"/>
        </w:numPr>
        <w:rPr>
          <w:highlight w:val="yellow"/>
        </w:rPr>
      </w:pPr>
      <w:r w:rsidRPr="00826D30">
        <w:rPr>
          <w:highlight w:val="yellow"/>
        </w:rPr>
        <w:t xml:space="preserve">Strengthened community level governance and institutions                                                        </w:t>
      </w:r>
      <w:r>
        <w:rPr>
          <w:highlight w:val="yellow"/>
        </w:rPr>
        <w:t xml:space="preserve">                             </w:t>
      </w:r>
    </w:p>
    <w:p w14:paraId="36CB87A6" w14:textId="77777777" w:rsidR="009D406B" w:rsidRPr="00826D30" w:rsidRDefault="009D406B" w:rsidP="009D406B">
      <w:pPr>
        <w:pStyle w:val="ListParagraph"/>
        <w:numPr>
          <w:ilvl w:val="1"/>
          <w:numId w:val="14"/>
        </w:numPr>
        <w:rPr>
          <w:highlight w:val="yellow"/>
        </w:rPr>
      </w:pPr>
      <w:r w:rsidRPr="00826D30">
        <w:rPr>
          <w:highlight w:val="yellow"/>
        </w:rPr>
        <w:t>A. Greater clarity in rules in land/forest use and management</w:t>
      </w:r>
    </w:p>
    <w:p w14:paraId="391FB855" w14:textId="77777777" w:rsidR="009D406B" w:rsidRPr="00EF433C" w:rsidRDefault="009D406B" w:rsidP="009D406B">
      <w:pPr>
        <w:pStyle w:val="ListParagraph"/>
        <w:numPr>
          <w:ilvl w:val="1"/>
          <w:numId w:val="14"/>
        </w:numPr>
        <w:rPr>
          <w:highlight w:val="yellow"/>
        </w:rPr>
      </w:pPr>
      <w:r w:rsidRPr="00EF433C">
        <w:rPr>
          <w:highlight w:val="yellow"/>
        </w:rPr>
        <w:t>B. Increased transparency in land/forest decision-making</w:t>
      </w:r>
    </w:p>
    <w:p w14:paraId="10EF643B" w14:textId="181588AF" w:rsidR="009D406B" w:rsidRPr="00EF433C" w:rsidRDefault="009D406B" w:rsidP="009D406B">
      <w:pPr>
        <w:pStyle w:val="ListParagraph"/>
        <w:numPr>
          <w:ilvl w:val="1"/>
          <w:numId w:val="14"/>
        </w:numPr>
        <w:rPr>
          <w:highlight w:val="yellow"/>
        </w:rPr>
      </w:pPr>
      <w:r w:rsidRPr="00EF433C">
        <w:rPr>
          <w:highlight w:val="yellow"/>
        </w:rPr>
        <w:t xml:space="preserve">D. Increased </w:t>
      </w:r>
      <w:ins w:id="178" w:author="Vanessa Retana" w:date="2014-10-23T20:08:00Z">
        <w:r w:rsidR="00F91AFB">
          <w:rPr>
            <w:highlight w:val="yellow"/>
          </w:rPr>
          <w:t xml:space="preserve">inclusive </w:t>
        </w:r>
      </w:ins>
      <w:r w:rsidRPr="00EF433C">
        <w:rPr>
          <w:highlight w:val="yellow"/>
        </w:rPr>
        <w:t xml:space="preserve">participation in forest/land management </w:t>
      </w:r>
    </w:p>
    <w:p w14:paraId="4AE4EC9F" w14:textId="77777777" w:rsidR="009D406B" w:rsidRPr="00EF433C" w:rsidRDefault="009D406B" w:rsidP="009D406B">
      <w:pPr>
        <w:pStyle w:val="ListParagraph"/>
        <w:numPr>
          <w:ilvl w:val="1"/>
          <w:numId w:val="14"/>
        </w:numPr>
        <w:rPr>
          <w:highlight w:val="yellow"/>
        </w:rPr>
      </w:pPr>
      <w:r w:rsidRPr="00EF433C">
        <w:rPr>
          <w:highlight w:val="yellow"/>
        </w:rPr>
        <w:t>E. Democratic collective land and forest representation Enhanced women’s involvement in forest management decision-making</w:t>
      </w:r>
    </w:p>
    <w:p w14:paraId="4B566AA6" w14:textId="77777777" w:rsidR="009D406B" w:rsidRPr="00EE182C" w:rsidRDefault="009D406B" w:rsidP="009D406B">
      <w:pPr>
        <w:pStyle w:val="ListParagraph"/>
        <w:numPr>
          <w:ilvl w:val="1"/>
          <w:numId w:val="14"/>
        </w:numPr>
        <w:rPr>
          <w:highlight w:val="yellow"/>
        </w:rPr>
      </w:pPr>
      <w:r w:rsidRPr="00EE182C">
        <w:rPr>
          <w:highlight w:val="yellow"/>
        </w:rPr>
        <w:t>Improved accountability of community leaders and decision makers"</w:t>
      </w:r>
    </w:p>
    <w:p w14:paraId="4D4648CE" w14:textId="77777777" w:rsidR="009D406B" w:rsidRPr="00EE182C" w:rsidRDefault="009D406B" w:rsidP="009D406B">
      <w:pPr>
        <w:pStyle w:val="ListParagraph"/>
        <w:numPr>
          <w:ilvl w:val="0"/>
          <w:numId w:val="14"/>
        </w:numPr>
        <w:rPr>
          <w:highlight w:val="yellow"/>
        </w:rPr>
      </w:pPr>
      <w:commentRangeStart w:id="179"/>
      <w:r w:rsidRPr="00EE182C">
        <w:rPr>
          <w:highlight w:val="yellow"/>
        </w:rPr>
        <w:t xml:space="preserve">Respect </w:t>
      </w:r>
      <w:commentRangeEnd w:id="179"/>
      <w:r w:rsidR="00E42FFA">
        <w:rPr>
          <w:rStyle w:val="CommentReference"/>
        </w:rPr>
        <w:commentReference w:id="179"/>
      </w:r>
      <w:r w:rsidRPr="00EE182C">
        <w:rPr>
          <w:highlight w:val="yellow"/>
        </w:rPr>
        <w:t>for traditional resource management rules</w:t>
      </w:r>
    </w:p>
    <w:p w14:paraId="5DA1028F" w14:textId="77777777" w:rsidR="00B059CB" w:rsidRDefault="003C5C42" w:rsidP="00B059CB">
      <w:pPr>
        <w:pStyle w:val="ListParagraph"/>
        <w:numPr>
          <w:ilvl w:val="0"/>
          <w:numId w:val="8"/>
        </w:numPr>
        <w:rPr>
          <w:color w:val="000000" w:themeColor="text1"/>
        </w:rPr>
      </w:pPr>
      <w:r>
        <w:rPr>
          <w:color w:val="000000" w:themeColor="text1"/>
        </w:rPr>
        <w:t xml:space="preserve">Currently, how are your community’s forest/wooded areas managed? </w:t>
      </w:r>
      <w:moveToRangeStart w:id="180" w:author="Vanessa Retana" w:date="2014-10-24T12:04:00Z" w:name="move275771601"/>
      <w:moveTo w:id="181" w:author="Vanessa Retana" w:date="2014-10-24T12:04:00Z">
        <w:r w:rsidR="00B059CB">
          <w:rPr>
            <w:color w:val="000000" w:themeColor="text1"/>
          </w:rPr>
          <w:t>Who makes rules about what community members can and cannot do in forests/wooded areas?</w:t>
        </w:r>
      </w:moveTo>
    </w:p>
    <w:moveToRangeEnd w:id="180"/>
    <w:p w14:paraId="1C63F342" w14:textId="0DCCED3A" w:rsidR="00767A88" w:rsidRDefault="003C5C42" w:rsidP="00614069">
      <w:pPr>
        <w:pStyle w:val="ListParagraph"/>
        <w:numPr>
          <w:ilvl w:val="0"/>
          <w:numId w:val="8"/>
        </w:numPr>
        <w:rPr>
          <w:ins w:id="182" w:author="Vanessa Retana" w:date="2014-10-24T11:59:00Z"/>
          <w:color w:val="000000" w:themeColor="text1"/>
        </w:rPr>
      </w:pPr>
      <w:r>
        <w:rPr>
          <w:color w:val="000000" w:themeColor="text1"/>
        </w:rPr>
        <w:t>How are decision</w:t>
      </w:r>
      <w:r w:rsidR="009D406B">
        <w:rPr>
          <w:color w:val="000000" w:themeColor="text1"/>
        </w:rPr>
        <w:t>s</w:t>
      </w:r>
      <w:r>
        <w:rPr>
          <w:color w:val="000000" w:themeColor="text1"/>
        </w:rPr>
        <w:t xml:space="preserve"> about forest access made? </w:t>
      </w:r>
      <w:ins w:id="183" w:author="Vanessa Retana" w:date="2014-10-23T18:38:00Z">
        <w:r w:rsidR="00CD6D09">
          <w:rPr>
            <w:color w:val="000000" w:themeColor="text1"/>
          </w:rPr>
          <w:t>Do you participate in decisions-adoption? If so, how?</w:t>
        </w:r>
      </w:ins>
      <w:ins w:id="184" w:author="Vanessa Retana" w:date="2014-10-23T18:39:00Z">
        <w:r w:rsidR="00CD6D09">
          <w:rPr>
            <w:color w:val="000000" w:themeColor="text1"/>
          </w:rPr>
          <w:t xml:space="preserve"> If not, why?</w:t>
        </w:r>
      </w:ins>
    </w:p>
    <w:p w14:paraId="41E90B87" w14:textId="77777777" w:rsidR="00EB3CE5" w:rsidRPr="00EB3CE5" w:rsidRDefault="00EB3CE5" w:rsidP="00EB3CE5">
      <w:pPr>
        <w:pStyle w:val="ListParagraph"/>
        <w:numPr>
          <w:ilvl w:val="0"/>
          <w:numId w:val="8"/>
        </w:numPr>
        <w:rPr>
          <w:ins w:id="185" w:author="Vanessa Retana" w:date="2014-10-24T11:59:00Z"/>
          <w:color w:val="000000" w:themeColor="text1"/>
        </w:rPr>
      </w:pPr>
      <w:ins w:id="186" w:author="Vanessa Retana" w:date="2014-10-24T11:59:00Z">
        <w:r w:rsidRPr="00EB3CE5">
          <w:rPr>
            <w:color w:val="000000" w:themeColor="text1"/>
          </w:rPr>
          <w:t>Who is invited to attend meetings?</w:t>
        </w:r>
      </w:ins>
    </w:p>
    <w:p w14:paraId="167C3B38" w14:textId="7997DE18" w:rsidR="00EB3CE5" w:rsidRDefault="00EB3CE5" w:rsidP="00EB3CE5">
      <w:pPr>
        <w:pStyle w:val="ListParagraph"/>
        <w:numPr>
          <w:ilvl w:val="1"/>
          <w:numId w:val="8"/>
        </w:numPr>
        <w:rPr>
          <w:ins w:id="187" w:author="Vanessa Retana" w:date="2014-10-24T12:01:00Z"/>
          <w:iCs/>
          <w:color w:val="000000" w:themeColor="text1"/>
        </w:rPr>
      </w:pPr>
      <w:ins w:id="188" w:author="Vanessa Retana" w:date="2014-10-24T11:59:00Z">
        <w:r w:rsidRPr="00EB3CE5">
          <w:rPr>
            <w:iCs/>
            <w:color w:val="000000" w:themeColor="text1"/>
          </w:rPr>
          <w:t>Entire</w:t>
        </w:r>
      </w:ins>
      <w:ins w:id="189" w:author="Vanessa Retana" w:date="2014-10-24T12:01:00Z">
        <w:r>
          <w:rPr>
            <w:iCs/>
            <w:color w:val="000000" w:themeColor="text1"/>
          </w:rPr>
          <w:t xml:space="preserve"> </w:t>
        </w:r>
      </w:ins>
      <w:ins w:id="190" w:author="Vanessa Retana" w:date="2014-10-24T11:59:00Z">
        <w:r w:rsidRPr="00EB3CE5">
          <w:rPr>
            <w:iCs/>
            <w:color w:val="000000" w:themeColor="text1"/>
          </w:rPr>
          <w:t>village</w:t>
        </w:r>
      </w:ins>
    </w:p>
    <w:p w14:paraId="3C5E02CB" w14:textId="703EE458" w:rsidR="00894B20" w:rsidRPr="00894B20" w:rsidRDefault="00EB3CE5" w:rsidP="00894B20">
      <w:pPr>
        <w:pStyle w:val="ListParagraph"/>
        <w:numPr>
          <w:ilvl w:val="1"/>
          <w:numId w:val="8"/>
        </w:numPr>
        <w:rPr>
          <w:ins w:id="191" w:author="Vanessa Retana" w:date="2014-10-24T11:59:00Z"/>
          <w:color w:val="000000" w:themeColor="text1"/>
        </w:rPr>
      </w:pPr>
      <w:ins w:id="192" w:author="Vanessa Retana" w:date="2014-10-24T11:59:00Z">
        <w:r w:rsidRPr="00EB3CE5">
          <w:rPr>
            <w:iCs/>
            <w:color w:val="000000" w:themeColor="text1"/>
          </w:rPr>
          <w:t>All</w:t>
        </w:r>
      </w:ins>
      <w:ins w:id="193" w:author="Vanessa Retana" w:date="2014-10-24T12:01:00Z">
        <w:r>
          <w:rPr>
            <w:iCs/>
            <w:color w:val="000000" w:themeColor="text1"/>
          </w:rPr>
          <w:t xml:space="preserve"> </w:t>
        </w:r>
      </w:ins>
      <w:ins w:id="194" w:author="Vanessa Retana" w:date="2014-10-24T11:59:00Z">
        <w:r w:rsidRPr="00EB3CE5">
          <w:rPr>
            <w:iCs/>
            <w:color w:val="000000" w:themeColor="text1"/>
          </w:rPr>
          <w:t>adults</w:t>
        </w:r>
      </w:ins>
      <w:ins w:id="195" w:author="Vanessa Retana" w:date="2014-10-24T12:02:00Z">
        <w:r w:rsidR="00894B20">
          <w:rPr>
            <w:iCs/>
            <w:color w:val="000000" w:themeColor="text1"/>
          </w:rPr>
          <w:t>, including</w:t>
        </w:r>
      </w:ins>
      <w:ins w:id="196" w:author="Vanessa Retana" w:date="2014-10-24T12:56:00Z">
        <w:r w:rsidR="00F025B7">
          <w:rPr>
            <w:iCs/>
            <w:color w:val="000000" w:themeColor="text1"/>
          </w:rPr>
          <w:t>/except</w:t>
        </w:r>
      </w:ins>
      <w:ins w:id="197" w:author="Vanessa Retana" w:date="2014-10-24T12:02:00Z">
        <w:r w:rsidR="00894B20">
          <w:rPr>
            <w:iCs/>
            <w:color w:val="000000" w:themeColor="text1"/>
          </w:rPr>
          <w:t xml:space="preserve"> women</w:t>
        </w:r>
      </w:ins>
    </w:p>
    <w:p w14:paraId="501488F7" w14:textId="4ACD9B29" w:rsidR="00EB3CE5" w:rsidRPr="00894B20" w:rsidRDefault="00EB3CE5" w:rsidP="00EB3CE5">
      <w:pPr>
        <w:pStyle w:val="ListParagraph"/>
        <w:numPr>
          <w:ilvl w:val="1"/>
          <w:numId w:val="8"/>
        </w:numPr>
        <w:rPr>
          <w:ins w:id="198" w:author="Vanessa Retana" w:date="2014-10-24T12:02:00Z"/>
          <w:color w:val="000000" w:themeColor="text1"/>
        </w:rPr>
      </w:pPr>
      <w:ins w:id="199" w:author="Vanessa Retana" w:date="2014-10-24T11:59:00Z">
        <w:r w:rsidRPr="00EB3CE5">
          <w:rPr>
            <w:iCs/>
            <w:color w:val="000000" w:themeColor="text1"/>
          </w:rPr>
          <w:t>All</w:t>
        </w:r>
      </w:ins>
      <w:ins w:id="200" w:author="Vanessa Retana" w:date="2014-10-24T12:01:00Z">
        <w:r>
          <w:rPr>
            <w:iCs/>
            <w:color w:val="000000" w:themeColor="text1"/>
          </w:rPr>
          <w:t xml:space="preserve"> </w:t>
        </w:r>
      </w:ins>
      <w:ins w:id="201" w:author="Vanessa Retana" w:date="2014-10-24T11:59:00Z">
        <w:r w:rsidRPr="00EB3CE5">
          <w:rPr>
            <w:iCs/>
            <w:color w:val="000000" w:themeColor="text1"/>
          </w:rPr>
          <w:t>heads</w:t>
        </w:r>
      </w:ins>
      <w:ins w:id="202" w:author="Vanessa Retana" w:date="2014-10-24T12:01:00Z">
        <w:r>
          <w:rPr>
            <w:iCs/>
            <w:color w:val="000000" w:themeColor="text1"/>
          </w:rPr>
          <w:t xml:space="preserve"> </w:t>
        </w:r>
      </w:ins>
      <w:ins w:id="203" w:author="Vanessa Retana" w:date="2014-10-24T11:59:00Z">
        <w:r w:rsidRPr="00EB3CE5">
          <w:rPr>
            <w:iCs/>
            <w:color w:val="000000" w:themeColor="text1"/>
          </w:rPr>
          <w:t>of</w:t>
        </w:r>
      </w:ins>
      <w:ins w:id="204" w:author="Vanessa Retana" w:date="2014-10-24T12:01:00Z">
        <w:r>
          <w:rPr>
            <w:iCs/>
            <w:color w:val="000000" w:themeColor="text1"/>
          </w:rPr>
          <w:t xml:space="preserve"> </w:t>
        </w:r>
      </w:ins>
      <w:ins w:id="205" w:author="Vanessa Retana" w:date="2014-10-24T11:59:00Z">
        <w:r w:rsidRPr="00EB3CE5">
          <w:rPr>
            <w:iCs/>
            <w:color w:val="000000" w:themeColor="text1"/>
          </w:rPr>
          <w:t>households</w:t>
        </w:r>
      </w:ins>
      <w:ins w:id="206" w:author="Vanessa Retana" w:date="2014-10-24T12:02:00Z">
        <w:r w:rsidR="00894B20">
          <w:rPr>
            <w:iCs/>
            <w:color w:val="000000" w:themeColor="text1"/>
          </w:rPr>
          <w:t>, including</w:t>
        </w:r>
      </w:ins>
      <w:ins w:id="207" w:author="Vanessa Retana" w:date="2014-10-24T12:56:00Z">
        <w:r w:rsidR="00F025B7">
          <w:rPr>
            <w:iCs/>
            <w:color w:val="000000" w:themeColor="text1"/>
          </w:rPr>
          <w:t>/except</w:t>
        </w:r>
      </w:ins>
      <w:ins w:id="208" w:author="Vanessa Retana" w:date="2014-10-24T12:02:00Z">
        <w:r w:rsidR="00894B20">
          <w:rPr>
            <w:iCs/>
            <w:color w:val="000000" w:themeColor="text1"/>
          </w:rPr>
          <w:t xml:space="preserve"> women</w:t>
        </w:r>
      </w:ins>
    </w:p>
    <w:p w14:paraId="3176FBCE" w14:textId="3CA6CD00" w:rsidR="00894B20" w:rsidRDefault="00894B20" w:rsidP="00EB3CE5">
      <w:pPr>
        <w:pStyle w:val="ListParagraph"/>
        <w:numPr>
          <w:ilvl w:val="1"/>
          <w:numId w:val="8"/>
        </w:numPr>
        <w:rPr>
          <w:ins w:id="209" w:author="Vanessa Retana" w:date="2014-10-24T12:01:00Z"/>
          <w:color w:val="000000" w:themeColor="text1"/>
        </w:rPr>
      </w:pPr>
      <w:ins w:id="210" w:author="Vanessa Retana" w:date="2014-10-24T12:02:00Z">
        <w:r>
          <w:rPr>
            <w:iCs/>
            <w:color w:val="000000" w:themeColor="text1"/>
          </w:rPr>
          <w:t>Community notables</w:t>
        </w:r>
      </w:ins>
    </w:p>
    <w:p w14:paraId="41A47198" w14:textId="5F5F5F97" w:rsidR="00EB3CE5" w:rsidRPr="00894B20" w:rsidRDefault="00EB3CE5" w:rsidP="00EB3CE5">
      <w:pPr>
        <w:pStyle w:val="ListParagraph"/>
        <w:numPr>
          <w:ilvl w:val="1"/>
          <w:numId w:val="8"/>
        </w:numPr>
        <w:rPr>
          <w:ins w:id="211" w:author="Vanessa Retana" w:date="2014-10-24T12:02:00Z"/>
          <w:color w:val="000000" w:themeColor="text1"/>
        </w:rPr>
      </w:pPr>
      <w:ins w:id="212" w:author="Vanessa Retana" w:date="2014-10-24T11:59:00Z">
        <w:r w:rsidRPr="00EB3CE5">
          <w:rPr>
            <w:iCs/>
            <w:color w:val="000000" w:themeColor="text1"/>
          </w:rPr>
          <w:t>Members</w:t>
        </w:r>
      </w:ins>
      <w:ins w:id="213" w:author="Vanessa Retana" w:date="2014-10-24T12:01:00Z">
        <w:r>
          <w:rPr>
            <w:iCs/>
            <w:color w:val="000000" w:themeColor="text1"/>
          </w:rPr>
          <w:t xml:space="preserve"> </w:t>
        </w:r>
      </w:ins>
      <w:ins w:id="214" w:author="Vanessa Retana" w:date="2014-10-24T11:59:00Z">
        <w:r w:rsidRPr="00EB3CE5">
          <w:rPr>
            <w:iCs/>
            <w:color w:val="000000" w:themeColor="text1"/>
          </w:rPr>
          <w:t>of</w:t>
        </w:r>
      </w:ins>
      <w:ins w:id="215" w:author="Vanessa Retana" w:date="2014-10-24T12:01:00Z">
        <w:r>
          <w:rPr>
            <w:iCs/>
            <w:color w:val="000000" w:themeColor="text1"/>
          </w:rPr>
          <w:t xml:space="preserve"> </w:t>
        </w:r>
      </w:ins>
      <w:ins w:id="216" w:author="Vanessa Retana" w:date="2014-10-24T11:59:00Z">
        <w:r w:rsidRPr="00EB3CE5">
          <w:rPr>
            <w:iCs/>
            <w:color w:val="000000" w:themeColor="text1"/>
          </w:rPr>
          <w:t>the</w:t>
        </w:r>
      </w:ins>
      <w:ins w:id="217" w:author="Vanessa Retana" w:date="2014-10-24T12:01:00Z">
        <w:r>
          <w:rPr>
            <w:iCs/>
            <w:color w:val="000000" w:themeColor="text1"/>
          </w:rPr>
          <w:t xml:space="preserve"> </w:t>
        </w:r>
      </w:ins>
      <w:ins w:id="218" w:author="Vanessa Retana" w:date="2014-10-24T12:02:00Z">
        <w:r w:rsidR="00894B20">
          <w:rPr>
            <w:iCs/>
            <w:color w:val="000000" w:themeColor="text1"/>
          </w:rPr>
          <w:t>community local committee or association</w:t>
        </w:r>
      </w:ins>
    </w:p>
    <w:p w14:paraId="4D76BDE2" w14:textId="6613578F" w:rsidR="00894B20" w:rsidRPr="00EB3CE5" w:rsidRDefault="00894B20" w:rsidP="00EB3CE5">
      <w:pPr>
        <w:pStyle w:val="ListParagraph"/>
        <w:numPr>
          <w:ilvl w:val="1"/>
          <w:numId w:val="8"/>
        </w:numPr>
        <w:rPr>
          <w:ins w:id="219" w:author="Vanessa Retana" w:date="2014-10-24T11:59:00Z"/>
          <w:color w:val="000000" w:themeColor="text1"/>
        </w:rPr>
      </w:pPr>
      <w:ins w:id="220" w:author="Vanessa Retana" w:date="2014-10-24T12:02:00Z">
        <w:r>
          <w:rPr>
            <w:iCs/>
            <w:color w:val="000000" w:themeColor="text1"/>
          </w:rPr>
          <w:t xml:space="preserve">Members of the </w:t>
        </w:r>
      </w:ins>
      <w:ins w:id="221" w:author="Vanessa Retana" w:date="2014-10-24T12:03:00Z">
        <w:r>
          <w:rPr>
            <w:iCs/>
            <w:color w:val="000000" w:themeColor="text1"/>
          </w:rPr>
          <w:t>elders council or traditional decision-making body</w:t>
        </w:r>
      </w:ins>
    </w:p>
    <w:p w14:paraId="78003609" w14:textId="7D6D203F" w:rsidR="00EB3CE5" w:rsidRPr="00EB3CE5" w:rsidRDefault="00EB3CE5" w:rsidP="00EB3CE5">
      <w:pPr>
        <w:pStyle w:val="ListParagraph"/>
        <w:numPr>
          <w:ilvl w:val="1"/>
          <w:numId w:val="8"/>
        </w:numPr>
        <w:rPr>
          <w:color w:val="000000" w:themeColor="text1"/>
        </w:rPr>
      </w:pPr>
      <w:ins w:id="222" w:author="Vanessa Retana" w:date="2014-10-24T11:59:00Z">
        <w:r w:rsidRPr="00EB3CE5">
          <w:rPr>
            <w:iCs/>
            <w:color w:val="000000" w:themeColor="text1"/>
          </w:rPr>
          <w:t>A</w:t>
        </w:r>
      </w:ins>
      <w:ins w:id="223" w:author="Vanessa Retana" w:date="2014-10-24T12:01:00Z">
        <w:r>
          <w:rPr>
            <w:iCs/>
            <w:color w:val="000000" w:themeColor="text1"/>
          </w:rPr>
          <w:t xml:space="preserve"> </w:t>
        </w:r>
      </w:ins>
      <w:ins w:id="224" w:author="Vanessa Retana" w:date="2014-10-24T11:59:00Z">
        <w:r w:rsidRPr="00EB3CE5">
          <w:rPr>
            <w:iCs/>
            <w:color w:val="000000" w:themeColor="text1"/>
          </w:rPr>
          <w:t>select</w:t>
        </w:r>
      </w:ins>
      <w:ins w:id="225" w:author="Vanessa Retana" w:date="2014-10-24T12:01:00Z">
        <w:r>
          <w:rPr>
            <w:iCs/>
            <w:color w:val="000000" w:themeColor="text1"/>
          </w:rPr>
          <w:t xml:space="preserve"> </w:t>
        </w:r>
      </w:ins>
      <w:ins w:id="226" w:author="Vanessa Retana" w:date="2014-10-24T11:59:00Z">
        <w:r w:rsidR="001263E5">
          <w:rPr>
            <w:iCs/>
            <w:color w:val="000000" w:themeColor="text1"/>
          </w:rPr>
          <w:t>group, please specify</w:t>
        </w:r>
      </w:ins>
      <w:ins w:id="227" w:author="Vanessa Retana" w:date="2014-10-24T12:03:00Z">
        <w:r w:rsidR="007142B2">
          <w:rPr>
            <w:iCs/>
            <w:color w:val="000000" w:themeColor="text1"/>
          </w:rPr>
          <w:t>:</w:t>
        </w:r>
        <w:r w:rsidR="007142B2" w:rsidRPr="00EB3CE5">
          <w:rPr>
            <w:iCs/>
            <w:color w:val="000000" w:themeColor="text1"/>
          </w:rPr>
          <w:t xml:space="preserve"> _</w:t>
        </w:r>
      </w:ins>
      <w:ins w:id="228" w:author="Vanessa Retana" w:date="2014-10-24T11:59:00Z">
        <w:r w:rsidRPr="00EB3CE5">
          <w:rPr>
            <w:iCs/>
            <w:color w:val="000000" w:themeColor="text1"/>
          </w:rPr>
          <w:t>____________________</w:t>
        </w:r>
      </w:ins>
    </w:p>
    <w:p w14:paraId="4177FE72" w14:textId="77777777" w:rsidR="00A8356A" w:rsidRDefault="00A8356A" w:rsidP="00A8356A">
      <w:pPr>
        <w:pStyle w:val="ListParagraph"/>
        <w:numPr>
          <w:ilvl w:val="0"/>
          <w:numId w:val="8"/>
        </w:numPr>
        <w:rPr>
          <w:color w:val="000000" w:themeColor="text1"/>
        </w:rPr>
      </w:pPr>
      <w:r w:rsidRPr="00A8356A">
        <w:rPr>
          <w:color w:val="000000" w:themeColor="text1"/>
        </w:rPr>
        <w:t xml:space="preserve">Are there rules in this village that regulate or restrict any of the following activities </w:t>
      </w:r>
      <w:r>
        <w:rPr>
          <w:color w:val="000000" w:themeColor="text1"/>
        </w:rPr>
        <w:t>in forest/wooded areas</w:t>
      </w:r>
      <w:r w:rsidRPr="00A8356A">
        <w:rPr>
          <w:color w:val="000000" w:themeColor="text1"/>
        </w:rPr>
        <w:t>? For each activity, please describe the rules.</w:t>
      </w:r>
    </w:p>
    <w:p w14:paraId="33694297" w14:textId="6A5347FE" w:rsidR="00A8356A" w:rsidRDefault="003D7752" w:rsidP="00A8356A">
      <w:pPr>
        <w:pStyle w:val="ListParagraph"/>
        <w:numPr>
          <w:ilvl w:val="1"/>
          <w:numId w:val="8"/>
        </w:numPr>
        <w:rPr>
          <w:color w:val="000000" w:themeColor="text1"/>
        </w:rPr>
      </w:pPr>
      <w:ins w:id="229" w:author="Vanessa Retana" w:date="2014-10-24T11:36:00Z">
        <w:r>
          <w:rPr>
            <w:color w:val="000000" w:themeColor="text1"/>
          </w:rPr>
          <w:t>Agriculture</w:t>
        </w:r>
      </w:ins>
    </w:p>
    <w:p w14:paraId="682C7943" w14:textId="17FDD81B" w:rsidR="00A8356A" w:rsidRDefault="003D7752" w:rsidP="00A8356A">
      <w:pPr>
        <w:pStyle w:val="ListParagraph"/>
        <w:numPr>
          <w:ilvl w:val="1"/>
          <w:numId w:val="8"/>
        </w:numPr>
        <w:rPr>
          <w:color w:val="000000" w:themeColor="text1"/>
        </w:rPr>
      </w:pPr>
      <w:ins w:id="230" w:author="Vanessa Retana" w:date="2014-10-24T11:36:00Z">
        <w:r>
          <w:rPr>
            <w:color w:val="000000" w:themeColor="text1"/>
          </w:rPr>
          <w:lastRenderedPageBreak/>
          <w:t>Hunting</w:t>
        </w:r>
      </w:ins>
    </w:p>
    <w:p w14:paraId="0D34FA73" w14:textId="00584ED1" w:rsidR="00A8356A" w:rsidRDefault="003D7752" w:rsidP="00A8356A">
      <w:pPr>
        <w:pStyle w:val="ListParagraph"/>
        <w:numPr>
          <w:ilvl w:val="1"/>
          <w:numId w:val="8"/>
        </w:numPr>
        <w:rPr>
          <w:ins w:id="231" w:author="Vanessa Retana" w:date="2014-10-24T11:36:00Z"/>
          <w:color w:val="000000" w:themeColor="text1"/>
        </w:rPr>
      </w:pPr>
      <w:ins w:id="232" w:author="Vanessa Retana" w:date="2014-10-24T11:36:00Z">
        <w:r>
          <w:rPr>
            <w:color w:val="000000" w:themeColor="text1"/>
          </w:rPr>
          <w:t>Gathering</w:t>
        </w:r>
      </w:ins>
    </w:p>
    <w:p w14:paraId="5046C927" w14:textId="1D783496" w:rsidR="003D7752" w:rsidRDefault="006C4BFA" w:rsidP="00A8356A">
      <w:pPr>
        <w:pStyle w:val="ListParagraph"/>
        <w:numPr>
          <w:ilvl w:val="1"/>
          <w:numId w:val="8"/>
        </w:numPr>
        <w:rPr>
          <w:ins w:id="233" w:author="Vanessa Retana" w:date="2014-10-24T11:38:00Z"/>
          <w:color w:val="000000" w:themeColor="text1"/>
        </w:rPr>
      </w:pPr>
      <w:ins w:id="234" w:author="Vanessa Retana" w:date="2014-10-24T11:37:00Z">
        <w:r>
          <w:rPr>
            <w:color w:val="000000" w:themeColor="text1"/>
          </w:rPr>
          <w:t>Logging</w:t>
        </w:r>
      </w:ins>
    </w:p>
    <w:p w14:paraId="6C1BE010" w14:textId="0AF1768A" w:rsidR="006F10D5" w:rsidRDefault="00A307BD" w:rsidP="00A8356A">
      <w:pPr>
        <w:pStyle w:val="ListParagraph"/>
        <w:numPr>
          <w:ilvl w:val="1"/>
          <w:numId w:val="8"/>
        </w:numPr>
        <w:rPr>
          <w:ins w:id="235" w:author="Vanessa Retana" w:date="2014-10-24T11:39:00Z"/>
          <w:color w:val="000000" w:themeColor="text1"/>
        </w:rPr>
      </w:pPr>
      <w:ins w:id="236" w:author="Vanessa Retana" w:date="2014-10-24T11:38:00Z">
        <w:r>
          <w:rPr>
            <w:color w:val="000000" w:themeColor="text1"/>
          </w:rPr>
          <w:t>Collecting</w:t>
        </w:r>
        <w:r w:rsidR="006F10D5">
          <w:rPr>
            <w:color w:val="000000" w:themeColor="text1"/>
          </w:rPr>
          <w:t xml:space="preserve"> wood</w:t>
        </w:r>
        <w:r>
          <w:rPr>
            <w:color w:val="000000" w:themeColor="text1"/>
          </w:rPr>
          <w:t xml:space="preserve"> for fuel</w:t>
        </w:r>
      </w:ins>
    </w:p>
    <w:p w14:paraId="15A3AF8F" w14:textId="4392BF84" w:rsidR="00627B98" w:rsidRPr="00A8356A" w:rsidRDefault="00627B98" w:rsidP="00A8356A">
      <w:pPr>
        <w:pStyle w:val="ListParagraph"/>
        <w:numPr>
          <w:ilvl w:val="1"/>
          <w:numId w:val="8"/>
        </w:numPr>
        <w:rPr>
          <w:color w:val="000000" w:themeColor="text1"/>
        </w:rPr>
      </w:pPr>
      <w:ins w:id="237" w:author="Vanessa Retana" w:date="2014-10-24T11:39:00Z">
        <w:r>
          <w:rPr>
            <w:color w:val="000000" w:themeColor="text1"/>
          </w:rPr>
          <w:t>NFTP activities</w:t>
        </w:r>
      </w:ins>
    </w:p>
    <w:p w14:paraId="285A58FF" w14:textId="48965D76" w:rsidR="00750B2E" w:rsidRPr="00750B2E" w:rsidRDefault="00750B2E" w:rsidP="00750B2E">
      <w:pPr>
        <w:pStyle w:val="ListParagraph"/>
        <w:numPr>
          <w:ilvl w:val="0"/>
          <w:numId w:val="8"/>
        </w:numPr>
        <w:rPr>
          <w:ins w:id="238" w:author="Vanessa Retana" w:date="2014-10-23T18:57:00Z"/>
          <w:color w:val="000000" w:themeColor="text1"/>
        </w:rPr>
      </w:pPr>
      <w:ins w:id="239" w:author="Vanessa Retana" w:date="2014-10-23T18:57:00Z">
        <w:r w:rsidRPr="00750B2E">
          <w:rPr>
            <w:color w:val="000000" w:themeColor="text1"/>
          </w:rPr>
          <w:t>Do you think that the state/provincial government supports</w:t>
        </w:r>
        <w:r>
          <w:rPr>
            <w:color w:val="000000" w:themeColor="text1"/>
          </w:rPr>
          <w:t xml:space="preserve"> sustainable forest management initiatives</w:t>
        </w:r>
      </w:ins>
      <w:ins w:id="240" w:author="Vanessa Retana" w:date="2014-10-23T18:58:00Z">
        <w:r w:rsidR="001F34D3">
          <w:rPr>
            <w:color w:val="000000" w:themeColor="text1"/>
          </w:rPr>
          <w:t>, including actions against deforestation</w:t>
        </w:r>
      </w:ins>
      <w:ins w:id="241" w:author="Vanessa Retana" w:date="2014-10-23T18:57:00Z">
        <w:r>
          <w:rPr>
            <w:color w:val="000000" w:themeColor="text1"/>
          </w:rPr>
          <w:t>?</w:t>
        </w:r>
      </w:ins>
    </w:p>
    <w:p w14:paraId="4478D1F6" w14:textId="5277EBE1" w:rsidR="00A8356A" w:rsidDel="00B059CB" w:rsidRDefault="00A8356A" w:rsidP="00614069">
      <w:pPr>
        <w:pStyle w:val="ListParagraph"/>
        <w:numPr>
          <w:ilvl w:val="0"/>
          <w:numId w:val="8"/>
        </w:numPr>
        <w:rPr>
          <w:color w:val="000000" w:themeColor="text1"/>
        </w:rPr>
      </w:pPr>
      <w:moveFromRangeStart w:id="242" w:author="Vanessa Retana" w:date="2014-10-24T12:04:00Z" w:name="move275771601"/>
      <w:moveFrom w:id="243" w:author="Vanessa Retana" w:date="2014-10-24T12:04:00Z">
        <w:r w:rsidDel="00B059CB">
          <w:rPr>
            <w:color w:val="000000" w:themeColor="text1"/>
          </w:rPr>
          <w:t>Who makes rules about what community members can and cannot do in forests/wooded areas?</w:t>
        </w:r>
      </w:moveFrom>
    </w:p>
    <w:moveFromRangeEnd w:id="242"/>
    <w:p w14:paraId="6A1BAF71" w14:textId="77777777" w:rsidR="00561FC4" w:rsidRPr="008B4A4F" w:rsidRDefault="00767A88" w:rsidP="00614069">
      <w:pPr>
        <w:pStyle w:val="ListParagraph"/>
        <w:numPr>
          <w:ilvl w:val="0"/>
          <w:numId w:val="8"/>
        </w:numPr>
        <w:rPr>
          <w:color w:val="000000" w:themeColor="text1"/>
        </w:rPr>
      </w:pPr>
      <w:r w:rsidRPr="008B4A4F">
        <w:rPr>
          <w:color w:val="000000" w:themeColor="text1"/>
        </w:rPr>
        <w:t>Have these rules changes over the past # years? If yes, please explain.</w:t>
      </w:r>
    </w:p>
    <w:p w14:paraId="43268387" w14:textId="10F4C8AD" w:rsidR="00135036" w:rsidRPr="008B4A4F" w:rsidRDefault="00135036" w:rsidP="00135036">
      <w:pPr>
        <w:pStyle w:val="ListParagraph"/>
        <w:numPr>
          <w:ilvl w:val="0"/>
          <w:numId w:val="8"/>
        </w:numPr>
        <w:rPr>
          <w:color w:val="000000" w:themeColor="text1"/>
        </w:rPr>
      </w:pPr>
      <w:proofErr w:type="gramStart"/>
      <w:r w:rsidRPr="008B4A4F">
        <w:rPr>
          <w:color w:val="000000" w:themeColor="text1"/>
        </w:rPr>
        <w:t>Are the rules regarding forest use respected by the community members</w:t>
      </w:r>
      <w:proofErr w:type="gramEnd"/>
      <w:r w:rsidRPr="008B4A4F">
        <w:rPr>
          <w:color w:val="000000" w:themeColor="text1"/>
        </w:rPr>
        <w:t>?</w:t>
      </w:r>
      <w:ins w:id="244" w:author="Vanessa Retana" w:date="2014-10-23T18:40:00Z">
        <w:r w:rsidR="00CD6D09">
          <w:rPr>
            <w:color w:val="000000" w:themeColor="text1"/>
          </w:rPr>
          <w:t xml:space="preserve"> Why?</w:t>
        </w:r>
      </w:ins>
    </w:p>
    <w:p w14:paraId="3790A716" w14:textId="77777777" w:rsidR="00135036" w:rsidRPr="008B4A4F" w:rsidRDefault="00135036" w:rsidP="00135036">
      <w:pPr>
        <w:pStyle w:val="ListParagraph"/>
        <w:numPr>
          <w:ilvl w:val="0"/>
          <w:numId w:val="8"/>
        </w:numPr>
        <w:rPr>
          <w:color w:val="000000" w:themeColor="text1"/>
        </w:rPr>
      </w:pPr>
      <w:r w:rsidRPr="008B4A4F">
        <w:rPr>
          <w:rFonts w:eastAsia="Calibri" w:cs="Times New Roman"/>
          <w:color w:val="000000" w:themeColor="text1"/>
        </w:rPr>
        <w:t xml:space="preserve">Who is primarily responsible for the enforcement </w:t>
      </w:r>
      <w:r w:rsidR="009D406B">
        <w:rPr>
          <w:rFonts w:eastAsia="Calibri" w:cs="Times New Roman"/>
          <w:color w:val="000000" w:themeColor="text1"/>
        </w:rPr>
        <w:t xml:space="preserve">of </w:t>
      </w:r>
      <w:r w:rsidRPr="008B4A4F">
        <w:rPr>
          <w:rFonts w:eastAsia="Calibri" w:cs="Times New Roman"/>
          <w:color w:val="000000" w:themeColor="text1"/>
        </w:rPr>
        <w:t>rules related to forest/wooded land? How are these rules enforced? Do you think these rules are effectively enforced?</w:t>
      </w:r>
    </w:p>
    <w:p w14:paraId="4366D70D" w14:textId="77777777" w:rsidR="00135036" w:rsidRPr="008B4A4F" w:rsidRDefault="00135036" w:rsidP="00135036">
      <w:pPr>
        <w:pStyle w:val="ListParagraph"/>
        <w:numPr>
          <w:ilvl w:val="0"/>
          <w:numId w:val="8"/>
        </w:numPr>
        <w:rPr>
          <w:color w:val="000000" w:themeColor="text1"/>
        </w:rPr>
      </w:pPr>
      <w:r w:rsidRPr="008B4A4F">
        <w:rPr>
          <w:rFonts w:eastAsia="Calibri" w:cs="Times New Roman"/>
          <w:color w:val="000000" w:themeColor="text1"/>
        </w:rPr>
        <w:t>Do you think these rules are fair? Please explain</w:t>
      </w:r>
    </w:p>
    <w:p w14:paraId="4E515143" w14:textId="6BE84317" w:rsidR="009F4B81" w:rsidRPr="008B4A4F" w:rsidRDefault="00135036" w:rsidP="00767A88">
      <w:pPr>
        <w:pStyle w:val="ListParagraph"/>
        <w:numPr>
          <w:ilvl w:val="0"/>
          <w:numId w:val="8"/>
        </w:numPr>
        <w:rPr>
          <w:ins w:id="245" w:author="Vanessa Retana" w:date="2014-10-24T18:58:00Z"/>
          <w:color w:val="000000" w:themeColor="text1"/>
        </w:rPr>
      </w:pPr>
      <w:r w:rsidRPr="008B4A4F">
        <w:rPr>
          <w:color w:val="000000" w:themeColor="text1"/>
        </w:rPr>
        <w:t>What is the typical penalty for breaking the rules? Are the penalties enforced equally across different groups in your community?</w:t>
      </w:r>
      <w:ins w:id="246" w:author="Vanessa Retana" w:date="2014-10-24T18:56:00Z">
        <w:r w:rsidR="00EB0B80">
          <w:rPr>
            <w:color w:val="000000" w:themeColor="text1"/>
          </w:rPr>
          <w:t xml:space="preserve"> </w:t>
        </w:r>
      </w:ins>
      <w:ins w:id="247" w:author="Vanessa Retana" w:date="2014-10-24T18:58:00Z">
        <w:r w:rsidR="009F4B81">
          <w:rPr>
            <w:color w:val="000000" w:themeColor="text1"/>
          </w:rPr>
          <w:t>Do local government representatives enforce these sanctions/penalties</w:t>
        </w:r>
      </w:ins>
      <w:ins w:id="248" w:author="Vanessa Retana" w:date="2014-10-24T18:57:00Z">
        <w:r w:rsidR="00EB0B80">
          <w:rPr>
            <w:color w:val="000000" w:themeColor="text1"/>
          </w:rPr>
          <w:t>?</w:t>
        </w:r>
      </w:ins>
      <w:r w:rsidRPr="008B4A4F">
        <w:rPr>
          <w:color w:val="000000" w:themeColor="text1"/>
        </w:rPr>
        <w:t xml:space="preserve"> Do you think these penalties are fair?</w:t>
      </w:r>
    </w:p>
    <w:p w14:paraId="627B1A09" w14:textId="7F2883A0" w:rsidR="00767A88" w:rsidRPr="00CD6D09" w:rsidRDefault="009F4B81" w:rsidP="0050637E">
      <w:pPr>
        <w:pStyle w:val="ListParagraph"/>
        <w:numPr>
          <w:ilvl w:val="0"/>
          <w:numId w:val="8"/>
        </w:numPr>
        <w:rPr>
          <w:color w:val="000000" w:themeColor="text1"/>
        </w:rPr>
      </w:pPr>
      <w:commentRangeStart w:id="249"/>
      <w:ins w:id="250" w:author="Vanessa Retana" w:date="2014-10-24T18:58:00Z">
        <w:r>
          <w:rPr>
            <w:color w:val="000000" w:themeColor="text1"/>
          </w:rPr>
          <w:t>Are there also penalties sanctioned by traditional community structures</w:t>
        </w:r>
      </w:ins>
      <w:commentRangeEnd w:id="249"/>
      <w:ins w:id="251" w:author="Vanessa Retana" w:date="2014-10-24T18:59:00Z">
        <w:r>
          <w:rPr>
            <w:rStyle w:val="CommentReference"/>
          </w:rPr>
          <w:commentReference w:id="249"/>
        </w:r>
        <w:r>
          <w:rPr>
            <w:color w:val="000000" w:themeColor="text1"/>
          </w:rPr>
          <w:t>/individuals</w:t>
        </w:r>
      </w:ins>
      <w:ins w:id="253" w:author="Vanessa Retana" w:date="2014-10-24T18:58:00Z">
        <w:r>
          <w:rPr>
            <w:color w:val="000000" w:themeColor="text1"/>
          </w:rPr>
          <w:t>?</w:t>
        </w:r>
      </w:ins>
      <w:ins w:id="254" w:author="Vanessa Retana" w:date="2014-10-24T19:00:00Z">
        <w:r w:rsidRPr="009F4B81">
          <w:rPr>
            <w:color w:val="000000" w:themeColor="text1"/>
          </w:rPr>
          <w:t xml:space="preserve"> Are the penalties enforced equally across different groups in your community? Do </w:t>
        </w:r>
        <w:r>
          <w:rPr>
            <w:color w:val="000000" w:themeColor="text1"/>
          </w:rPr>
          <w:t>traditional community structures</w:t>
        </w:r>
        <w:r>
          <w:rPr>
            <w:rStyle w:val="CommentReference"/>
          </w:rPr>
          <w:commentReference w:id="255"/>
        </w:r>
        <w:r>
          <w:rPr>
            <w:color w:val="000000" w:themeColor="text1"/>
          </w:rPr>
          <w:t>/individuals</w:t>
        </w:r>
        <w:r w:rsidRPr="009F4B81">
          <w:rPr>
            <w:color w:val="000000" w:themeColor="text1"/>
          </w:rPr>
          <w:t xml:space="preserve"> </w:t>
        </w:r>
        <w:r>
          <w:rPr>
            <w:color w:val="000000" w:themeColor="text1"/>
          </w:rPr>
          <w:t>e</w:t>
        </w:r>
        <w:r w:rsidRPr="009F4B81">
          <w:rPr>
            <w:color w:val="000000" w:themeColor="text1"/>
          </w:rPr>
          <w:t>nforce these sanctions/penalties? Do you think these penalties are fair?</w:t>
        </w:r>
      </w:ins>
    </w:p>
    <w:p w14:paraId="27A2B897" w14:textId="77777777" w:rsidR="00767A88" w:rsidRPr="008B4A4F" w:rsidRDefault="00542446" w:rsidP="00542446">
      <w:pPr>
        <w:pStyle w:val="ListParagraph"/>
        <w:numPr>
          <w:ilvl w:val="0"/>
          <w:numId w:val="8"/>
        </w:numPr>
        <w:rPr>
          <w:color w:val="000000" w:themeColor="text1"/>
        </w:rPr>
      </w:pPr>
      <w:r w:rsidRPr="008B4A4F">
        <w:t xml:space="preserve">What is the most important decision making body (i.e., institution or group of individuals) in this village that is related to communal land management decisions? </w:t>
      </w:r>
    </w:p>
    <w:p w14:paraId="28905339" w14:textId="77777777" w:rsidR="00767A88" w:rsidRPr="008B4A4F" w:rsidRDefault="00542446" w:rsidP="00542446">
      <w:pPr>
        <w:pStyle w:val="ListParagraph"/>
        <w:numPr>
          <w:ilvl w:val="0"/>
          <w:numId w:val="8"/>
        </w:numPr>
        <w:rPr>
          <w:color w:val="000000" w:themeColor="text1"/>
        </w:rPr>
      </w:pPr>
      <w:r w:rsidRPr="008B4A4F">
        <w:t xml:space="preserve">Does this body consult the community in decision-making for communal land management? </w:t>
      </w:r>
    </w:p>
    <w:p w14:paraId="43D5676E" w14:textId="77777777" w:rsidR="00767A88" w:rsidRPr="008B4A4F" w:rsidRDefault="00542446" w:rsidP="00542446">
      <w:pPr>
        <w:pStyle w:val="ListParagraph"/>
        <w:numPr>
          <w:ilvl w:val="1"/>
          <w:numId w:val="8"/>
        </w:numPr>
        <w:rPr>
          <w:color w:val="000000" w:themeColor="text1"/>
        </w:rPr>
      </w:pPr>
      <w:r w:rsidRPr="008B4A4F">
        <w:t xml:space="preserve">If no, why do you think that is? </w:t>
      </w:r>
    </w:p>
    <w:p w14:paraId="6CEDC9DD" w14:textId="77777777" w:rsidR="00767A88" w:rsidRPr="008B4A4F" w:rsidRDefault="00542446" w:rsidP="00542446">
      <w:pPr>
        <w:pStyle w:val="ListParagraph"/>
        <w:numPr>
          <w:ilvl w:val="1"/>
          <w:numId w:val="8"/>
        </w:numPr>
        <w:rPr>
          <w:color w:val="000000" w:themeColor="text1"/>
        </w:rPr>
      </w:pPr>
      <w:r w:rsidRPr="008B4A4F">
        <w:t>If yes, how so?</w:t>
      </w:r>
    </w:p>
    <w:p w14:paraId="79661A7E" w14:textId="7B184071" w:rsidR="00767A88" w:rsidRPr="008B4A4F" w:rsidRDefault="00542446" w:rsidP="00542446">
      <w:pPr>
        <w:pStyle w:val="ListParagraph"/>
        <w:numPr>
          <w:ilvl w:val="0"/>
          <w:numId w:val="8"/>
        </w:numPr>
        <w:rPr>
          <w:color w:val="000000" w:themeColor="text1"/>
        </w:rPr>
      </w:pPr>
      <w:r w:rsidRPr="008B4A4F">
        <w:t xml:space="preserve">Who in the community (e.g., which groups: women, youth, strangers, etc.) does this body consult? </w:t>
      </w:r>
      <w:commentRangeStart w:id="256"/>
      <w:ins w:id="257" w:author="Vanessa Retana" w:date="2014-10-23T18:40:00Z">
        <w:r w:rsidR="00CD6D09">
          <w:t>At what point they are consulted?</w:t>
        </w:r>
      </w:ins>
      <w:commentRangeEnd w:id="256"/>
      <w:ins w:id="258" w:author="Vanessa Retana" w:date="2014-10-23T18:41:00Z">
        <w:r w:rsidR="00CD6D09">
          <w:rPr>
            <w:rStyle w:val="CommentReference"/>
          </w:rPr>
          <w:commentReference w:id="256"/>
        </w:r>
      </w:ins>
      <w:ins w:id="260" w:author="Vanessa Retana" w:date="2014-10-23T18:40:00Z">
        <w:r w:rsidR="00CD6D09">
          <w:t xml:space="preserve"> </w:t>
        </w:r>
      </w:ins>
      <w:r w:rsidRPr="008B4A4F">
        <w:t>Is there anyone you think that they could do a better job of consulting?</w:t>
      </w:r>
    </w:p>
    <w:p w14:paraId="5D1353AD" w14:textId="77777777" w:rsidR="00767A88" w:rsidRPr="008B4A4F" w:rsidRDefault="00542446" w:rsidP="00542446">
      <w:pPr>
        <w:pStyle w:val="ListParagraph"/>
        <w:numPr>
          <w:ilvl w:val="0"/>
          <w:numId w:val="8"/>
        </w:numPr>
        <w:rPr>
          <w:color w:val="000000" w:themeColor="text1"/>
        </w:rPr>
      </w:pPr>
      <w:r w:rsidRPr="008B4A4F">
        <w:t>Are you able to hold your d</w:t>
      </w:r>
      <w:r w:rsidR="006A13FF" w:rsidRPr="008B4A4F">
        <w:t xml:space="preserve">ecision-makers accountable for </w:t>
      </w:r>
      <w:r w:rsidRPr="008B4A4F">
        <w:t xml:space="preserve">decisions that impact communal land use in this village? Please explain why or why not.  </w:t>
      </w:r>
    </w:p>
    <w:p w14:paraId="497DF016" w14:textId="77777777" w:rsidR="00767A88" w:rsidRPr="008B4A4F" w:rsidRDefault="00542446" w:rsidP="00542446">
      <w:pPr>
        <w:pStyle w:val="ListParagraph"/>
        <w:numPr>
          <w:ilvl w:val="0"/>
          <w:numId w:val="8"/>
        </w:numPr>
        <w:rPr>
          <w:color w:val="000000" w:themeColor="text1"/>
        </w:rPr>
      </w:pPr>
      <w:r w:rsidRPr="008B4A4F">
        <w:t xml:space="preserve">Do you think that communal land decisions in this village are transparent? Why or why not? </w:t>
      </w:r>
    </w:p>
    <w:p w14:paraId="7F704678" w14:textId="77777777" w:rsidR="00D16BBB" w:rsidRPr="008B4A4F" w:rsidRDefault="00542446" w:rsidP="00D16BBB">
      <w:pPr>
        <w:pStyle w:val="ListParagraph"/>
        <w:numPr>
          <w:ilvl w:val="0"/>
          <w:numId w:val="8"/>
        </w:numPr>
        <w:rPr>
          <w:color w:val="000000" w:themeColor="text1"/>
        </w:rPr>
      </w:pPr>
      <w:r w:rsidRPr="008B4A4F">
        <w:t>Do you think that communal land decisions are fair? Are they fair to all groups? Why or why not</w:t>
      </w:r>
      <w:r w:rsidR="00D16BBB" w:rsidRPr="008B4A4F">
        <w:t>?</w:t>
      </w:r>
    </w:p>
    <w:p w14:paraId="114C5891" w14:textId="77777777" w:rsidR="00D16BBB" w:rsidRPr="008B4A4F" w:rsidRDefault="00D16BBB" w:rsidP="00D16BBB">
      <w:pPr>
        <w:pStyle w:val="ListParagraph"/>
        <w:ind w:left="360"/>
        <w:rPr>
          <w:color w:val="000000" w:themeColor="text1"/>
        </w:rPr>
      </w:pPr>
    </w:p>
    <w:p w14:paraId="38EE669A" w14:textId="77777777" w:rsidR="00D16BBB" w:rsidRPr="009D406B" w:rsidRDefault="009D406B" w:rsidP="00D16BBB">
      <w:pPr>
        <w:rPr>
          <w:b/>
          <w:color w:val="000000" w:themeColor="text1"/>
          <w:u w:val="single"/>
        </w:rPr>
      </w:pPr>
      <w:proofErr w:type="spellStart"/>
      <w:r>
        <w:rPr>
          <w:b/>
          <w:color w:val="000000" w:themeColor="text1"/>
          <w:u w:val="single"/>
        </w:rPr>
        <w:t>Sustinable</w:t>
      </w:r>
      <w:proofErr w:type="spellEnd"/>
      <w:r>
        <w:rPr>
          <w:b/>
          <w:color w:val="000000" w:themeColor="text1"/>
          <w:u w:val="single"/>
        </w:rPr>
        <w:t xml:space="preserve"> </w:t>
      </w:r>
      <w:r w:rsidR="00D16BBB" w:rsidRPr="009D406B">
        <w:rPr>
          <w:b/>
          <w:color w:val="000000" w:themeColor="text1"/>
          <w:u w:val="single"/>
        </w:rPr>
        <w:t>Forest Manag</w:t>
      </w:r>
      <w:r w:rsidR="00BF20A7" w:rsidRPr="009D406B">
        <w:rPr>
          <w:b/>
          <w:color w:val="000000" w:themeColor="text1"/>
          <w:u w:val="single"/>
        </w:rPr>
        <w:t>ement</w:t>
      </w:r>
    </w:p>
    <w:p w14:paraId="2CE2F711" w14:textId="77777777" w:rsidR="00826D30" w:rsidRPr="00826D30" w:rsidRDefault="00826D30" w:rsidP="00D16BBB">
      <w:pPr>
        <w:rPr>
          <w:i/>
          <w:color w:val="000000" w:themeColor="text1"/>
        </w:rPr>
      </w:pPr>
      <w:r w:rsidRPr="00826D30">
        <w:rPr>
          <w:i/>
          <w:color w:val="000000" w:themeColor="text1"/>
        </w:rPr>
        <w:t>Specific Indicators of Interest</w:t>
      </w:r>
    </w:p>
    <w:p w14:paraId="1A2D07D7" w14:textId="77777777" w:rsidR="00EE182C" w:rsidRPr="00EE182C" w:rsidRDefault="00EE182C" w:rsidP="00EF433C">
      <w:pPr>
        <w:pStyle w:val="ListParagraph"/>
        <w:numPr>
          <w:ilvl w:val="0"/>
          <w:numId w:val="14"/>
        </w:numPr>
        <w:rPr>
          <w:color w:val="000000" w:themeColor="text1"/>
          <w:highlight w:val="yellow"/>
          <w:u w:val="single"/>
        </w:rPr>
      </w:pPr>
      <w:r>
        <w:rPr>
          <w:rFonts w:ascii="Calibri" w:eastAsia="Times New Roman" w:hAnsi="Calibri" w:cs="Times New Roman"/>
          <w:color w:val="000000"/>
          <w:sz w:val="24"/>
          <w:szCs w:val="24"/>
          <w:highlight w:val="yellow"/>
        </w:rPr>
        <w:t xml:space="preserve">Forest conservation </w:t>
      </w:r>
    </w:p>
    <w:p w14:paraId="4C929394" w14:textId="77777777" w:rsidR="00EE182C" w:rsidRPr="00EE182C" w:rsidRDefault="00EF433C" w:rsidP="00EF433C">
      <w:pPr>
        <w:pStyle w:val="ListParagraph"/>
        <w:numPr>
          <w:ilvl w:val="0"/>
          <w:numId w:val="14"/>
        </w:numPr>
        <w:rPr>
          <w:color w:val="000000" w:themeColor="text1"/>
          <w:highlight w:val="yellow"/>
          <w:u w:val="single"/>
        </w:rPr>
      </w:pPr>
      <w:r w:rsidRPr="00EF433C">
        <w:rPr>
          <w:rFonts w:ascii="Calibri" w:eastAsia="Times New Roman" w:hAnsi="Calibri" w:cs="Times New Roman"/>
          <w:color w:val="000000"/>
          <w:sz w:val="24"/>
          <w:szCs w:val="24"/>
          <w:highlight w:val="yellow"/>
        </w:rPr>
        <w:t xml:space="preserve"> Sustainable management of forests and natural re</w:t>
      </w:r>
      <w:r w:rsidR="00EE182C">
        <w:rPr>
          <w:rFonts w:ascii="Calibri" w:eastAsia="Times New Roman" w:hAnsi="Calibri" w:cs="Times New Roman"/>
          <w:color w:val="000000"/>
          <w:sz w:val="24"/>
          <w:szCs w:val="24"/>
          <w:highlight w:val="yellow"/>
        </w:rPr>
        <w:t>sources (community/household</w:t>
      </w:r>
    </w:p>
    <w:p w14:paraId="2E3471C1" w14:textId="77777777" w:rsidR="00EE182C" w:rsidRPr="00EE182C" w:rsidRDefault="00EF433C" w:rsidP="00EF433C">
      <w:pPr>
        <w:pStyle w:val="ListParagraph"/>
        <w:numPr>
          <w:ilvl w:val="0"/>
          <w:numId w:val="14"/>
        </w:numPr>
        <w:rPr>
          <w:color w:val="000000" w:themeColor="text1"/>
          <w:highlight w:val="yellow"/>
          <w:u w:val="single"/>
        </w:rPr>
      </w:pPr>
      <w:r w:rsidRPr="00EF433C">
        <w:rPr>
          <w:rFonts w:ascii="Calibri" w:eastAsia="Times New Roman" w:hAnsi="Calibri" w:cs="Times New Roman"/>
          <w:color w:val="000000"/>
          <w:sz w:val="24"/>
          <w:szCs w:val="24"/>
          <w:highlight w:val="yellow"/>
        </w:rPr>
        <w:t xml:space="preserve">Reduced collection frequency of low value, high </w:t>
      </w:r>
      <w:r w:rsidR="00EE182C">
        <w:rPr>
          <w:rFonts w:ascii="Calibri" w:eastAsia="Times New Roman" w:hAnsi="Calibri" w:cs="Times New Roman"/>
          <w:color w:val="000000"/>
          <w:sz w:val="24"/>
          <w:szCs w:val="24"/>
          <w:highlight w:val="yellow"/>
        </w:rPr>
        <w:t>volume NTFP (degradation proxy)</w:t>
      </w:r>
    </w:p>
    <w:p w14:paraId="2CFCBC8D" w14:textId="77777777" w:rsidR="00EE182C" w:rsidRPr="00EE182C" w:rsidRDefault="00EF433C" w:rsidP="00EF433C">
      <w:pPr>
        <w:pStyle w:val="ListParagraph"/>
        <w:numPr>
          <w:ilvl w:val="0"/>
          <w:numId w:val="14"/>
        </w:numPr>
        <w:rPr>
          <w:color w:val="000000" w:themeColor="text1"/>
          <w:highlight w:val="yellow"/>
          <w:u w:val="single"/>
        </w:rPr>
      </w:pPr>
      <w:r w:rsidRPr="00EF433C">
        <w:rPr>
          <w:rFonts w:ascii="Calibri" w:eastAsia="Times New Roman" w:hAnsi="Calibri" w:cs="Times New Roman"/>
          <w:color w:val="000000"/>
          <w:sz w:val="24"/>
          <w:szCs w:val="24"/>
          <w:highlight w:val="yellow"/>
        </w:rPr>
        <w:t>Villager compliance with local forest use rules</w:t>
      </w:r>
      <w:r w:rsidR="00EE182C">
        <w:rPr>
          <w:rFonts w:ascii="Calibri" w:eastAsia="Times New Roman" w:hAnsi="Calibri" w:cs="Times New Roman"/>
          <w:color w:val="000000"/>
          <w:sz w:val="24"/>
          <w:szCs w:val="24"/>
          <w:highlight w:val="yellow"/>
        </w:rPr>
        <w:t xml:space="preserve"> </w:t>
      </w:r>
    </w:p>
    <w:p w14:paraId="76DA32FA" w14:textId="77777777" w:rsidR="00EF433C" w:rsidRPr="00B16073" w:rsidRDefault="00EF433C" w:rsidP="00EF433C">
      <w:pPr>
        <w:pStyle w:val="ListParagraph"/>
        <w:numPr>
          <w:ilvl w:val="0"/>
          <w:numId w:val="14"/>
        </w:numPr>
        <w:rPr>
          <w:ins w:id="261" w:author="Vanessa Retana" w:date="2014-10-23T19:23:00Z"/>
          <w:color w:val="000000" w:themeColor="text1"/>
          <w:highlight w:val="yellow"/>
          <w:u w:val="single"/>
        </w:rPr>
      </w:pPr>
      <w:r w:rsidRPr="00EF433C">
        <w:rPr>
          <w:rFonts w:ascii="Calibri" w:eastAsia="Times New Roman" w:hAnsi="Calibri" w:cs="Times New Roman"/>
          <w:color w:val="000000"/>
          <w:sz w:val="24"/>
          <w:szCs w:val="24"/>
          <w:highlight w:val="yellow"/>
        </w:rPr>
        <w:t>Reduction in activities that are more damaging to the environment</w:t>
      </w:r>
      <w:r w:rsidRPr="00EF433C">
        <w:rPr>
          <w:rFonts w:ascii="Calibri" w:eastAsia="Times New Roman" w:hAnsi="Calibri" w:cs="Times New Roman"/>
          <w:color w:val="000000"/>
          <w:sz w:val="24"/>
          <w:szCs w:val="24"/>
        </w:rPr>
        <w:t xml:space="preserve"> </w:t>
      </w:r>
    </w:p>
    <w:p w14:paraId="1743E5EE" w14:textId="317E3072" w:rsidR="00B16073" w:rsidRPr="00B16073" w:rsidRDefault="00B16073" w:rsidP="00B16073">
      <w:pPr>
        <w:pStyle w:val="ListParagraph"/>
        <w:numPr>
          <w:ilvl w:val="0"/>
          <w:numId w:val="14"/>
        </w:numPr>
        <w:rPr>
          <w:ins w:id="262" w:author="Vanessa Retana" w:date="2014-10-23T18:44:00Z"/>
          <w:rFonts w:ascii="Calibri" w:eastAsia="Times New Roman" w:hAnsi="Calibri" w:cs="Times New Roman"/>
          <w:color w:val="000000"/>
          <w:sz w:val="24"/>
          <w:szCs w:val="24"/>
        </w:rPr>
      </w:pPr>
      <w:ins w:id="263" w:author="Vanessa Retana" w:date="2014-10-23T19:23:00Z">
        <w:r w:rsidRPr="00B16073">
          <w:rPr>
            <w:rFonts w:ascii="Calibri" w:eastAsia="Times New Roman" w:hAnsi="Calibri" w:cs="Times New Roman"/>
            <w:color w:val="000000"/>
            <w:sz w:val="24"/>
            <w:szCs w:val="24"/>
          </w:rPr>
          <w:lastRenderedPageBreak/>
          <w:t xml:space="preserve">Participative identification of boundaries, overlapping claims and types of rights (to lands, territories and resources) in the </w:t>
        </w:r>
        <w:r>
          <w:rPr>
            <w:rFonts w:ascii="Calibri" w:eastAsia="Times New Roman" w:hAnsi="Calibri" w:cs="Times New Roman"/>
            <w:color w:val="000000"/>
            <w:sz w:val="24"/>
            <w:szCs w:val="24"/>
          </w:rPr>
          <w:t>project</w:t>
        </w:r>
        <w:r w:rsidRPr="00B16073">
          <w:rPr>
            <w:rFonts w:ascii="Calibri" w:eastAsia="Times New Roman" w:hAnsi="Calibri" w:cs="Times New Roman"/>
            <w:color w:val="000000"/>
            <w:sz w:val="24"/>
            <w:szCs w:val="24"/>
          </w:rPr>
          <w:t xml:space="preserve"> area</w:t>
        </w:r>
      </w:ins>
    </w:p>
    <w:p w14:paraId="343E431E" w14:textId="53A1AA91" w:rsidR="00174898" w:rsidRPr="00EF433C" w:rsidRDefault="00174898" w:rsidP="00EF433C">
      <w:pPr>
        <w:pStyle w:val="ListParagraph"/>
        <w:numPr>
          <w:ilvl w:val="0"/>
          <w:numId w:val="14"/>
        </w:numPr>
        <w:rPr>
          <w:color w:val="000000" w:themeColor="text1"/>
          <w:highlight w:val="yellow"/>
          <w:u w:val="single"/>
        </w:rPr>
      </w:pPr>
      <w:ins w:id="264" w:author="Vanessa Retana" w:date="2014-10-23T18:44:00Z">
        <w:r>
          <w:rPr>
            <w:rFonts w:ascii="Calibri" w:eastAsia="Times New Roman" w:hAnsi="Calibri" w:cs="Times New Roman"/>
            <w:color w:val="000000"/>
            <w:sz w:val="24"/>
            <w:szCs w:val="24"/>
          </w:rPr>
          <w:t>Use of participatory mapping</w:t>
        </w:r>
      </w:ins>
    </w:p>
    <w:p w14:paraId="2BE2A525" w14:textId="77777777" w:rsidR="008B4A4F" w:rsidRPr="008B4A4F" w:rsidRDefault="008B4A4F" w:rsidP="008B4A4F">
      <w:pPr>
        <w:pStyle w:val="ListParagraph"/>
        <w:ind w:left="360"/>
        <w:rPr>
          <w:color w:val="000000" w:themeColor="text1"/>
        </w:rPr>
      </w:pPr>
    </w:p>
    <w:p w14:paraId="2D814764" w14:textId="3BAB9DF4" w:rsidR="00196CA4" w:rsidRDefault="00196CA4" w:rsidP="00D16BBB">
      <w:pPr>
        <w:pStyle w:val="ListParagraph"/>
        <w:numPr>
          <w:ilvl w:val="0"/>
          <w:numId w:val="8"/>
        </w:numPr>
        <w:rPr>
          <w:ins w:id="265" w:author="Vanessa Retana" w:date="2014-10-23T19:06:00Z"/>
          <w:color w:val="000000" w:themeColor="text1"/>
        </w:rPr>
      </w:pPr>
      <w:ins w:id="266" w:author="Vanessa Retana" w:date="2014-10-23T19:05:00Z">
        <w:r>
          <w:rPr>
            <w:color w:val="000000" w:themeColor="text1"/>
          </w:rPr>
          <w:t xml:space="preserve">What was the main purpose of clearing </w:t>
        </w:r>
      </w:ins>
      <w:ins w:id="267" w:author="Vanessa Retana" w:date="2014-10-24T11:39:00Z">
        <w:r w:rsidR="00F422D0">
          <w:rPr>
            <w:color w:val="000000" w:themeColor="text1"/>
          </w:rPr>
          <w:t>forestland</w:t>
        </w:r>
      </w:ins>
      <w:ins w:id="268" w:author="Vanessa Retana" w:date="2014-10-23T19:05:00Z">
        <w:r>
          <w:rPr>
            <w:color w:val="000000" w:themeColor="text1"/>
          </w:rPr>
          <w:t xml:space="preserve">? </w:t>
        </w:r>
      </w:ins>
    </w:p>
    <w:p w14:paraId="396FD0D9" w14:textId="0A6EDF7D" w:rsidR="00196CA4" w:rsidRDefault="00196CA4">
      <w:pPr>
        <w:pStyle w:val="ListParagraph"/>
        <w:numPr>
          <w:ilvl w:val="1"/>
          <w:numId w:val="8"/>
        </w:numPr>
        <w:rPr>
          <w:ins w:id="269" w:author="Vanessa Retana" w:date="2014-10-23T19:06:00Z"/>
          <w:color w:val="000000" w:themeColor="text1"/>
        </w:rPr>
        <w:pPrChange w:id="270" w:author="Vanessa Retana" w:date="2014-10-23T19:06:00Z">
          <w:pPr>
            <w:pStyle w:val="ListParagraph"/>
            <w:numPr>
              <w:numId w:val="8"/>
            </w:numPr>
            <w:ind w:left="360" w:hanging="360"/>
          </w:pPr>
        </w:pPrChange>
      </w:pPr>
      <w:ins w:id="271" w:author="Vanessa Retana" w:date="2014-10-23T19:06:00Z">
        <w:r>
          <w:rPr>
            <w:color w:val="000000" w:themeColor="text1"/>
          </w:rPr>
          <w:t>Pasture</w:t>
        </w:r>
      </w:ins>
    </w:p>
    <w:p w14:paraId="11ABE4A2" w14:textId="7C2F34C6" w:rsidR="00196CA4" w:rsidRDefault="00196CA4">
      <w:pPr>
        <w:pStyle w:val="ListParagraph"/>
        <w:numPr>
          <w:ilvl w:val="1"/>
          <w:numId w:val="8"/>
        </w:numPr>
        <w:rPr>
          <w:ins w:id="272" w:author="Vanessa Retana" w:date="2014-10-23T19:06:00Z"/>
          <w:color w:val="000000" w:themeColor="text1"/>
        </w:rPr>
        <w:pPrChange w:id="273" w:author="Vanessa Retana" w:date="2014-10-23T19:06:00Z">
          <w:pPr>
            <w:pStyle w:val="ListParagraph"/>
            <w:numPr>
              <w:numId w:val="8"/>
            </w:numPr>
            <w:ind w:left="360" w:hanging="360"/>
          </w:pPr>
        </w:pPrChange>
      </w:pPr>
      <w:ins w:id="274" w:author="Vanessa Retana" w:date="2014-10-23T19:06:00Z">
        <w:r>
          <w:rPr>
            <w:color w:val="000000" w:themeColor="text1"/>
          </w:rPr>
          <w:t>Mining</w:t>
        </w:r>
      </w:ins>
    </w:p>
    <w:p w14:paraId="5A808092" w14:textId="1D838289" w:rsidR="00196CA4" w:rsidRDefault="00196CA4">
      <w:pPr>
        <w:pStyle w:val="ListParagraph"/>
        <w:numPr>
          <w:ilvl w:val="1"/>
          <w:numId w:val="8"/>
        </w:numPr>
        <w:rPr>
          <w:ins w:id="275" w:author="Vanessa Retana" w:date="2014-10-23T19:06:00Z"/>
          <w:color w:val="000000" w:themeColor="text1"/>
        </w:rPr>
        <w:pPrChange w:id="276" w:author="Vanessa Retana" w:date="2014-10-23T19:06:00Z">
          <w:pPr>
            <w:pStyle w:val="ListParagraph"/>
            <w:numPr>
              <w:numId w:val="8"/>
            </w:numPr>
            <w:ind w:left="360" w:hanging="360"/>
          </w:pPr>
        </w:pPrChange>
      </w:pPr>
      <w:ins w:id="277" w:author="Vanessa Retana" w:date="2014-10-23T19:06:00Z">
        <w:r>
          <w:rPr>
            <w:color w:val="000000" w:themeColor="text1"/>
          </w:rPr>
          <w:t>Agricultural crops</w:t>
        </w:r>
      </w:ins>
    </w:p>
    <w:p w14:paraId="53EBF0D8" w14:textId="41D76D56" w:rsidR="00196CA4" w:rsidRDefault="00196CA4">
      <w:pPr>
        <w:pStyle w:val="ListParagraph"/>
        <w:numPr>
          <w:ilvl w:val="1"/>
          <w:numId w:val="8"/>
        </w:numPr>
        <w:rPr>
          <w:ins w:id="278" w:author="Vanessa Retana" w:date="2014-10-23T19:05:00Z"/>
          <w:color w:val="000000" w:themeColor="text1"/>
        </w:rPr>
        <w:pPrChange w:id="279" w:author="Vanessa Retana" w:date="2014-10-23T19:06:00Z">
          <w:pPr>
            <w:pStyle w:val="ListParagraph"/>
            <w:numPr>
              <w:numId w:val="8"/>
            </w:numPr>
            <w:ind w:left="360" w:hanging="360"/>
          </w:pPr>
        </w:pPrChange>
      </w:pPr>
      <w:ins w:id="280" w:author="Vanessa Retana" w:date="2014-10-23T19:06:00Z">
        <w:r>
          <w:rPr>
            <w:color w:val="000000" w:themeColor="text1"/>
          </w:rPr>
          <w:t>Tree plantation</w:t>
        </w:r>
      </w:ins>
      <w:ins w:id="281" w:author="Vanessa Retana" w:date="2014-10-24T11:39:00Z">
        <w:r w:rsidR="00F422D0">
          <w:rPr>
            <w:color w:val="000000" w:themeColor="text1"/>
          </w:rPr>
          <w:t>s</w:t>
        </w:r>
      </w:ins>
    </w:p>
    <w:p w14:paraId="30E64DE4" w14:textId="77777777" w:rsidR="00542446" w:rsidRPr="008B4A4F" w:rsidRDefault="00542446" w:rsidP="00D16BBB">
      <w:pPr>
        <w:pStyle w:val="ListParagraph"/>
        <w:numPr>
          <w:ilvl w:val="0"/>
          <w:numId w:val="8"/>
        </w:numPr>
        <w:rPr>
          <w:color w:val="000000" w:themeColor="text1"/>
        </w:rPr>
      </w:pPr>
      <w:r w:rsidRPr="008B4A4F">
        <w:rPr>
          <w:color w:val="000000" w:themeColor="text1"/>
        </w:rPr>
        <w:t>Are any members of the community involved in a group that organizes activities related to the management of the forest (i.e. firefighting, patrolling, tourism, tree planting, etc.</w:t>
      </w:r>
      <w:proofErr w:type="gramStart"/>
      <w:r w:rsidRPr="008B4A4F">
        <w:rPr>
          <w:color w:val="000000" w:themeColor="text1"/>
        </w:rPr>
        <w:t>)</w:t>
      </w:r>
      <w:proofErr w:type="gramEnd"/>
    </w:p>
    <w:p w14:paraId="0E46E851" w14:textId="77777777" w:rsidR="00542446" w:rsidRPr="008B4A4F" w:rsidRDefault="00542446" w:rsidP="00D16BBB">
      <w:pPr>
        <w:pStyle w:val="ListParagraph"/>
        <w:numPr>
          <w:ilvl w:val="0"/>
          <w:numId w:val="8"/>
        </w:numPr>
        <w:rPr>
          <w:color w:val="000000" w:themeColor="text1"/>
        </w:rPr>
      </w:pPr>
      <w:r w:rsidRPr="008B4A4F">
        <w:rPr>
          <w:color w:val="000000" w:themeColor="text1"/>
        </w:rPr>
        <w:t>Who typically participate</w:t>
      </w:r>
      <w:r w:rsidR="007625FB" w:rsidRPr="008B4A4F">
        <w:rPr>
          <w:color w:val="000000" w:themeColor="text1"/>
        </w:rPr>
        <w:t>s</w:t>
      </w:r>
      <w:r w:rsidRPr="008B4A4F">
        <w:rPr>
          <w:color w:val="000000" w:themeColor="text1"/>
        </w:rPr>
        <w:t>?</w:t>
      </w:r>
    </w:p>
    <w:p w14:paraId="514B1FA6" w14:textId="77777777" w:rsidR="00542446" w:rsidRPr="008B4A4F" w:rsidRDefault="00542446" w:rsidP="00D16BBB">
      <w:pPr>
        <w:pStyle w:val="ListParagraph"/>
        <w:numPr>
          <w:ilvl w:val="0"/>
          <w:numId w:val="8"/>
        </w:numPr>
        <w:rPr>
          <w:color w:val="000000" w:themeColor="text1"/>
        </w:rPr>
      </w:pPr>
      <w:r w:rsidRPr="008B4A4F">
        <w:rPr>
          <w:color w:val="000000" w:themeColor="text1"/>
        </w:rPr>
        <w:t>What type of activities does the group do?</w:t>
      </w:r>
    </w:p>
    <w:p w14:paraId="4A0A144C" w14:textId="77777777" w:rsidR="00542446" w:rsidRPr="008B4A4F" w:rsidRDefault="00542446" w:rsidP="00D16BBB">
      <w:pPr>
        <w:pStyle w:val="ListParagraph"/>
        <w:numPr>
          <w:ilvl w:val="1"/>
          <w:numId w:val="8"/>
        </w:numPr>
        <w:rPr>
          <w:color w:val="000000" w:themeColor="text1"/>
        </w:rPr>
      </w:pPr>
      <w:r w:rsidRPr="008B4A4F">
        <w:rPr>
          <w:color w:val="000000" w:themeColor="text1"/>
        </w:rPr>
        <w:t>Planting of trees</w:t>
      </w:r>
    </w:p>
    <w:p w14:paraId="7FB97E26" w14:textId="77777777" w:rsidR="00542446" w:rsidRPr="008B4A4F" w:rsidRDefault="00542446" w:rsidP="00D16BBB">
      <w:pPr>
        <w:pStyle w:val="ListParagraph"/>
        <w:numPr>
          <w:ilvl w:val="1"/>
          <w:numId w:val="8"/>
        </w:numPr>
        <w:rPr>
          <w:color w:val="000000" w:themeColor="text1"/>
        </w:rPr>
      </w:pPr>
      <w:r w:rsidRPr="008B4A4F">
        <w:rPr>
          <w:color w:val="000000" w:themeColor="text1"/>
        </w:rPr>
        <w:t>Cutting down undesired (competing) trees</w:t>
      </w:r>
    </w:p>
    <w:p w14:paraId="0A297025" w14:textId="77777777" w:rsidR="00542446" w:rsidRPr="008B4A4F" w:rsidRDefault="00542446" w:rsidP="00D16BBB">
      <w:pPr>
        <w:pStyle w:val="ListParagraph"/>
        <w:numPr>
          <w:ilvl w:val="1"/>
          <w:numId w:val="8"/>
        </w:numPr>
        <w:rPr>
          <w:color w:val="000000" w:themeColor="text1"/>
        </w:rPr>
      </w:pPr>
      <w:r w:rsidRPr="008B4A4F">
        <w:rPr>
          <w:color w:val="000000" w:themeColor="text1"/>
        </w:rPr>
        <w:t>Protecting certain desired (patches of) trees in the forest to promote the natural regeneration of these species</w:t>
      </w:r>
    </w:p>
    <w:p w14:paraId="72BFE420" w14:textId="77777777" w:rsidR="00542446" w:rsidRPr="008B4A4F" w:rsidRDefault="00542446" w:rsidP="00D16BBB">
      <w:pPr>
        <w:pStyle w:val="ListParagraph"/>
        <w:numPr>
          <w:ilvl w:val="1"/>
          <w:numId w:val="8"/>
        </w:numPr>
        <w:rPr>
          <w:color w:val="000000" w:themeColor="text1"/>
        </w:rPr>
      </w:pPr>
      <w:r w:rsidRPr="008B4A4F">
        <w:rPr>
          <w:color w:val="000000" w:themeColor="text1"/>
        </w:rPr>
        <w:t xml:space="preserve">Protecting areas of forest for particular environmental services, like water </w:t>
      </w:r>
      <w:proofErr w:type="spellStart"/>
      <w:r w:rsidRPr="008B4A4F">
        <w:rPr>
          <w:color w:val="000000" w:themeColor="text1"/>
        </w:rPr>
        <w:t>natchment</w:t>
      </w:r>
      <w:proofErr w:type="spellEnd"/>
    </w:p>
    <w:p w14:paraId="469F91AA" w14:textId="4F20B14A" w:rsidR="00542446" w:rsidRPr="008B4A4F" w:rsidRDefault="00542446" w:rsidP="00D16BBB">
      <w:pPr>
        <w:pStyle w:val="ListParagraph"/>
        <w:numPr>
          <w:ilvl w:val="1"/>
          <w:numId w:val="8"/>
        </w:numPr>
        <w:rPr>
          <w:color w:val="000000" w:themeColor="text1"/>
        </w:rPr>
      </w:pPr>
      <w:r w:rsidRPr="008B4A4F">
        <w:rPr>
          <w:color w:val="000000" w:themeColor="text1"/>
        </w:rPr>
        <w:t>Protecting areas of forest for particular beliefs/ spiritual services</w:t>
      </w:r>
      <w:ins w:id="282" w:author="Vanessa Retana" w:date="2014-10-23T18:44:00Z">
        <w:r w:rsidR="00174898">
          <w:rPr>
            <w:color w:val="000000" w:themeColor="text1"/>
          </w:rPr>
          <w:t xml:space="preserve"> /sacred sites</w:t>
        </w:r>
      </w:ins>
    </w:p>
    <w:p w14:paraId="72A41247" w14:textId="77777777" w:rsidR="00542446" w:rsidRPr="008B4A4F" w:rsidRDefault="00542446" w:rsidP="00D16BBB">
      <w:pPr>
        <w:pStyle w:val="ListParagraph"/>
        <w:numPr>
          <w:ilvl w:val="1"/>
          <w:numId w:val="8"/>
        </w:numPr>
        <w:rPr>
          <w:color w:val="000000" w:themeColor="text1"/>
        </w:rPr>
      </w:pPr>
      <w:r w:rsidRPr="008B4A4F">
        <w:rPr>
          <w:color w:val="000000" w:themeColor="text1"/>
        </w:rPr>
        <w:t>Establishing clear use rights for a limited number of people to particular forest products (e.g., honey, trees)</w:t>
      </w:r>
    </w:p>
    <w:p w14:paraId="1B5E20BC" w14:textId="77777777" w:rsidR="00542446" w:rsidRPr="008B4A4F" w:rsidRDefault="00542446" w:rsidP="00D16BBB">
      <w:pPr>
        <w:pStyle w:val="ListParagraph"/>
        <w:numPr>
          <w:ilvl w:val="1"/>
          <w:numId w:val="8"/>
        </w:numPr>
        <w:rPr>
          <w:color w:val="000000" w:themeColor="text1"/>
        </w:rPr>
      </w:pPr>
      <w:r w:rsidRPr="008B4A4F">
        <w:rPr>
          <w:color w:val="000000" w:themeColor="text1"/>
        </w:rPr>
        <w:t xml:space="preserve"> Extension/education about forest management</w:t>
      </w:r>
    </w:p>
    <w:p w14:paraId="051A985A" w14:textId="77777777" w:rsidR="00542446" w:rsidRPr="008B4A4F" w:rsidRDefault="00542446" w:rsidP="00D16BBB">
      <w:pPr>
        <w:pStyle w:val="ListParagraph"/>
        <w:numPr>
          <w:ilvl w:val="1"/>
          <w:numId w:val="8"/>
        </w:numPr>
        <w:rPr>
          <w:color w:val="000000" w:themeColor="text1"/>
        </w:rPr>
      </w:pPr>
      <w:r w:rsidRPr="008B4A4F">
        <w:rPr>
          <w:color w:val="000000" w:themeColor="text1"/>
        </w:rPr>
        <w:t>Enacted bylaw (e.g., no bush burning in or near forest)</w:t>
      </w:r>
    </w:p>
    <w:p w14:paraId="6853762E" w14:textId="77777777" w:rsidR="00542446" w:rsidRPr="008B4A4F" w:rsidRDefault="00542446" w:rsidP="00D16BBB">
      <w:pPr>
        <w:pStyle w:val="ListParagraph"/>
        <w:numPr>
          <w:ilvl w:val="1"/>
          <w:numId w:val="8"/>
        </w:numPr>
        <w:rPr>
          <w:color w:val="000000" w:themeColor="text1"/>
        </w:rPr>
      </w:pPr>
      <w:r w:rsidRPr="008B4A4F">
        <w:rPr>
          <w:color w:val="000000" w:themeColor="text1"/>
        </w:rPr>
        <w:t>Mapping/inventory forest resources (e.g. mapping forest products areas)</w:t>
      </w:r>
    </w:p>
    <w:p w14:paraId="64E9B978" w14:textId="77777777" w:rsidR="00542446" w:rsidRPr="008B4A4F" w:rsidRDefault="00542446" w:rsidP="00D16BBB">
      <w:pPr>
        <w:pStyle w:val="ListParagraph"/>
        <w:numPr>
          <w:ilvl w:val="1"/>
          <w:numId w:val="8"/>
        </w:numPr>
        <w:rPr>
          <w:color w:val="000000" w:themeColor="text1"/>
        </w:rPr>
      </w:pPr>
      <w:r w:rsidRPr="008B4A4F">
        <w:rPr>
          <w:color w:val="000000" w:themeColor="text1"/>
        </w:rPr>
        <w:t>Other</w:t>
      </w:r>
    </w:p>
    <w:p w14:paraId="757D2CF9" w14:textId="77777777" w:rsidR="00DC37DF" w:rsidRDefault="003C5C42" w:rsidP="00DC37DF">
      <w:pPr>
        <w:rPr>
          <w:rFonts w:cs="Arial"/>
          <w:b/>
          <w:u w:val="single"/>
        </w:rPr>
      </w:pPr>
      <w:r>
        <w:rPr>
          <w:rFonts w:cs="Arial"/>
          <w:b/>
          <w:u w:val="single"/>
        </w:rPr>
        <w:t xml:space="preserve">Forest Conditions and Resource Availability </w:t>
      </w:r>
    </w:p>
    <w:p w14:paraId="5E333A60" w14:textId="77777777" w:rsidR="00EF433C" w:rsidRPr="00EF433C" w:rsidRDefault="00EF433C" w:rsidP="00EF433C">
      <w:pPr>
        <w:pStyle w:val="ListParagraph"/>
        <w:numPr>
          <w:ilvl w:val="0"/>
          <w:numId w:val="14"/>
        </w:numPr>
        <w:rPr>
          <w:rFonts w:cs="Arial"/>
          <w:highlight w:val="yellow"/>
        </w:rPr>
      </w:pPr>
      <w:r w:rsidRPr="00EF433C">
        <w:rPr>
          <w:rFonts w:cs="Arial"/>
          <w:highlight w:val="yellow"/>
        </w:rPr>
        <w:t>Increase in wildlife populations due to increased forest cover or protection</w:t>
      </w:r>
    </w:p>
    <w:p w14:paraId="6E5360B2" w14:textId="77777777" w:rsidR="00EF433C" w:rsidRPr="00EF433C" w:rsidRDefault="00EF433C" w:rsidP="00EF433C">
      <w:pPr>
        <w:pStyle w:val="ListParagraph"/>
        <w:numPr>
          <w:ilvl w:val="0"/>
          <w:numId w:val="14"/>
        </w:numPr>
        <w:rPr>
          <w:rFonts w:cs="Arial"/>
          <w:highlight w:val="yellow"/>
        </w:rPr>
      </w:pPr>
      <w:r w:rsidRPr="00EF433C">
        <w:rPr>
          <w:rFonts w:cs="Arial"/>
          <w:highlight w:val="yellow"/>
        </w:rPr>
        <w:t>Decrease in availability of food due to lack of market substitutes for farm production</w:t>
      </w:r>
    </w:p>
    <w:p w14:paraId="0FB1751E" w14:textId="77777777" w:rsidR="00EF433C" w:rsidRPr="00EF433C" w:rsidRDefault="00EF433C" w:rsidP="00EF433C">
      <w:pPr>
        <w:pStyle w:val="ListParagraph"/>
        <w:numPr>
          <w:ilvl w:val="0"/>
          <w:numId w:val="14"/>
        </w:numPr>
        <w:rPr>
          <w:rFonts w:cs="Arial"/>
          <w:highlight w:val="yellow"/>
        </w:rPr>
      </w:pPr>
      <w:r w:rsidRPr="00EF433C">
        <w:rPr>
          <w:rFonts w:cs="Arial"/>
          <w:highlight w:val="yellow"/>
        </w:rPr>
        <w:t>Decrease in availability of edible NTFPs for subsistence</w:t>
      </w:r>
    </w:p>
    <w:p w14:paraId="25E6BB78" w14:textId="77777777" w:rsidR="00EF433C" w:rsidRPr="00EF433C" w:rsidRDefault="00EF433C" w:rsidP="00EF433C">
      <w:pPr>
        <w:pStyle w:val="ListParagraph"/>
        <w:numPr>
          <w:ilvl w:val="0"/>
          <w:numId w:val="14"/>
        </w:numPr>
        <w:rPr>
          <w:rFonts w:cs="Arial"/>
          <w:highlight w:val="yellow"/>
        </w:rPr>
      </w:pPr>
      <w:r w:rsidRPr="00EF433C">
        <w:rPr>
          <w:rFonts w:cs="Arial"/>
          <w:highlight w:val="yellow"/>
        </w:rPr>
        <w:t>Increase in soil conservation and soil fertility/productivity</w:t>
      </w:r>
    </w:p>
    <w:p w14:paraId="1FB2AD95" w14:textId="77777777" w:rsidR="00EE182C" w:rsidRDefault="00EF433C" w:rsidP="00EF433C">
      <w:pPr>
        <w:pStyle w:val="ListParagraph"/>
        <w:numPr>
          <w:ilvl w:val="0"/>
          <w:numId w:val="14"/>
        </w:numPr>
        <w:rPr>
          <w:rFonts w:cs="Arial"/>
          <w:highlight w:val="yellow"/>
        </w:rPr>
      </w:pPr>
      <w:r w:rsidRPr="00EF433C">
        <w:rPr>
          <w:rFonts w:cs="Arial"/>
          <w:highlight w:val="yellow"/>
        </w:rPr>
        <w:t>Increase/decrease in the availability of timber (for community use)</w:t>
      </w:r>
    </w:p>
    <w:p w14:paraId="24B9EF71" w14:textId="77777777" w:rsidR="00EF433C" w:rsidRPr="00EF433C" w:rsidRDefault="00EF433C" w:rsidP="00EF433C">
      <w:pPr>
        <w:pStyle w:val="ListParagraph"/>
        <w:numPr>
          <w:ilvl w:val="0"/>
          <w:numId w:val="14"/>
        </w:numPr>
        <w:rPr>
          <w:rFonts w:cs="Arial"/>
          <w:highlight w:val="yellow"/>
        </w:rPr>
      </w:pPr>
      <w:r w:rsidRPr="00EF433C">
        <w:rPr>
          <w:rFonts w:cs="Arial"/>
          <w:highlight w:val="yellow"/>
        </w:rPr>
        <w:t>Increase/decrease in availability of fuel-wood (</w:t>
      </w:r>
      <w:r w:rsidR="00EE182C">
        <w:rPr>
          <w:rFonts w:cs="Arial"/>
          <w:highlight w:val="yellow"/>
        </w:rPr>
        <w:t>for</w:t>
      </w:r>
      <w:r w:rsidRPr="00EF433C">
        <w:rPr>
          <w:rFonts w:cs="Arial"/>
          <w:highlight w:val="yellow"/>
        </w:rPr>
        <w:t xml:space="preserve"> community use)</w:t>
      </w:r>
    </w:p>
    <w:p w14:paraId="0C239261" w14:textId="77777777" w:rsidR="00FF3414" w:rsidRPr="00FF3414" w:rsidRDefault="00FF3414" w:rsidP="00FF3414">
      <w:pPr>
        <w:pStyle w:val="ListParagraph"/>
        <w:numPr>
          <w:ilvl w:val="0"/>
          <w:numId w:val="14"/>
        </w:numPr>
        <w:rPr>
          <w:highlight w:val="yellow"/>
        </w:rPr>
      </w:pPr>
      <w:r w:rsidRPr="00FF3414">
        <w:rPr>
          <w:highlight w:val="yellow"/>
        </w:rPr>
        <w:t>Loss or decline of area available for agriculture or grazing</w:t>
      </w:r>
    </w:p>
    <w:p w14:paraId="4BB33BED" w14:textId="77777777" w:rsidR="00FF3414" w:rsidRPr="00FF3414" w:rsidRDefault="00FF3414" w:rsidP="00FF3414">
      <w:pPr>
        <w:pStyle w:val="ListParagraph"/>
        <w:rPr>
          <w:highlight w:val="yellow"/>
        </w:rPr>
      </w:pPr>
    </w:p>
    <w:p w14:paraId="360EBEC7" w14:textId="77777777" w:rsidR="00583DA1" w:rsidRDefault="00DC37DF" w:rsidP="00583DA1">
      <w:pPr>
        <w:pStyle w:val="ListParagraph"/>
        <w:numPr>
          <w:ilvl w:val="0"/>
          <w:numId w:val="12"/>
        </w:numPr>
        <w:rPr>
          <w:rFonts w:cs="Arial"/>
        </w:rPr>
      </w:pPr>
      <w:r w:rsidRPr="008B4A4F">
        <w:rPr>
          <w:rFonts w:cs="Arial"/>
        </w:rPr>
        <w:t>In your view, how do you describe the overall condition of the forest in your community?</w:t>
      </w:r>
      <w:r w:rsidR="00583DA1">
        <w:rPr>
          <w:rFonts w:cs="Arial"/>
        </w:rPr>
        <w:t xml:space="preserve"> </w:t>
      </w:r>
      <w:r w:rsidR="00583DA1">
        <w:t xml:space="preserve">How has </w:t>
      </w:r>
      <w:r w:rsidR="00583DA1" w:rsidRPr="00583DA1">
        <w:rPr>
          <w:rFonts w:cs="Arial"/>
        </w:rPr>
        <w:t xml:space="preserve">the condition of your forests/wooded area improved or worsened in the past # years? Please describe. </w:t>
      </w:r>
    </w:p>
    <w:p w14:paraId="6EB99D4D" w14:textId="77777777" w:rsidR="00DC37DF" w:rsidRPr="00583DA1" w:rsidRDefault="00583DA1" w:rsidP="00583DA1">
      <w:pPr>
        <w:pStyle w:val="ListParagraph"/>
        <w:numPr>
          <w:ilvl w:val="1"/>
          <w:numId w:val="12"/>
        </w:numPr>
        <w:rPr>
          <w:rFonts w:cs="Arial"/>
        </w:rPr>
      </w:pPr>
      <w:r w:rsidRPr="00583DA1">
        <w:rPr>
          <w:rFonts w:cs="Arial"/>
        </w:rPr>
        <w:t xml:space="preserve">Why do you think it has improved or worsened? </w:t>
      </w:r>
    </w:p>
    <w:p w14:paraId="61D477F9" w14:textId="77777777" w:rsidR="00583DA1" w:rsidRPr="00826D30" w:rsidRDefault="00583DA1" w:rsidP="00583DA1">
      <w:pPr>
        <w:pStyle w:val="ListParagraph"/>
        <w:numPr>
          <w:ilvl w:val="1"/>
          <w:numId w:val="12"/>
        </w:numPr>
        <w:rPr>
          <w:rFonts w:cs="Arial"/>
          <w:sz w:val="18"/>
          <w:szCs w:val="18"/>
        </w:rPr>
      </w:pPr>
      <w:r w:rsidRPr="008B4A4F">
        <w:t>If forests in your area have improved over recent years, has your household experienced any positive or negative impacts from these improvements?</w:t>
      </w:r>
    </w:p>
    <w:p w14:paraId="2F0B85F7" w14:textId="77777777" w:rsidR="008B4A4F" w:rsidRPr="008B4A4F" w:rsidRDefault="008B4A4F" w:rsidP="008B4A4F">
      <w:pPr>
        <w:pStyle w:val="ListParagraph"/>
        <w:numPr>
          <w:ilvl w:val="0"/>
          <w:numId w:val="12"/>
        </w:numPr>
        <w:rPr>
          <w:rFonts w:cs="Arial"/>
        </w:rPr>
      </w:pPr>
      <w:r w:rsidRPr="008B4A4F">
        <w:rPr>
          <w:rFonts w:cs="Arial"/>
        </w:rPr>
        <w:lastRenderedPageBreak/>
        <w:t>What are the main wood products harvested in this forest/wooded area?</w:t>
      </w:r>
    </w:p>
    <w:p w14:paraId="681F2DE5" w14:textId="77777777" w:rsidR="00583DA1" w:rsidRDefault="00583DA1" w:rsidP="00583DA1">
      <w:pPr>
        <w:pStyle w:val="ListParagraph"/>
        <w:numPr>
          <w:ilvl w:val="0"/>
          <w:numId w:val="12"/>
        </w:numPr>
        <w:rPr>
          <w:rFonts w:cs="Arial"/>
        </w:rPr>
      </w:pPr>
      <w:r>
        <w:rPr>
          <w:rFonts w:cs="Arial"/>
        </w:rPr>
        <w:t>How has the availability of wood forest products changed over the past # years?</w:t>
      </w:r>
    </w:p>
    <w:p w14:paraId="0F3089E1" w14:textId="77777777" w:rsidR="008B4A4F" w:rsidRPr="008B4A4F" w:rsidRDefault="008B4A4F" w:rsidP="008B4A4F">
      <w:pPr>
        <w:pStyle w:val="ListParagraph"/>
        <w:numPr>
          <w:ilvl w:val="0"/>
          <w:numId w:val="12"/>
        </w:numPr>
        <w:rPr>
          <w:rFonts w:cs="Arial"/>
        </w:rPr>
      </w:pPr>
      <w:r w:rsidRPr="008B4A4F">
        <w:rPr>
          <w:rFonts w:cs="Arial"/>
        </w:rPr>
        <w:t xml:space="preserve">What </w:t>
      </w:r>
      <w:proofErr w:type="gramStart"/>
      <w:r w:rsidRPr="008B4A4F">
        <w:rPr>
          <w:rFonts w:cs="Arial"/>
        </w:rPr>
        <w:t>are</w:t>
      </w:r>
      <w:proofErr w:type="gramEnd"/>
      <w:r w:rsidRPr="008B4A4F">
        <w:rPr>
          <w:rFonts w:cs="Arial"/>
        </w:rPr>
        <w:t xml:space="preserve"> the main non-wood products harvested in this area?</w:t>
      </w:r>
    </w:p>
    <w:p w14:paraId="54262E7D" w14:textId="77777777" w:rsidR="00583DA1" w:rsidRDefault="00583DA1" w:rsidP="00DC37DF">
      <w:pPr>
        <w:pStyle w:val="ListParagraph"/>
        <w:numPr>
          <w:ilvl w:val="0"/>
          <w:numId w:val="12"/>
        </w:numPr>
        <w:rPr>
          <w:rFonts w:cs="Arial"/>
        </w:rPr>
      </w:pPr>
      <w:r>
        <w:rPr>
          <w:rFonts w:cs="Arial"/>
        </w:rPr>
        <w:t>How has the availability of non-wood forest products changed over the past # years?</w:t>
      </w:r>
    </w:p>
    <w:p w14:paraId="57D262A0" w14:textId="77777777" w:rsidR="00EF433C" w:rsidRPr="00583DA1" w:rsidRDefault="00583DA1" w:rsidP="00EF433C">
      <w:pPr>
        <w:pStyle w:val="ListParagraph"/>
        <w:numPr>
          <w:ilvl w:val="0"/>
          <w:numId w:val="12"/>
        </w:numPr>
        <w:rPr>
          <w:rFonts w:cs="Arial"/>
        </w:rPr>
      </w:pPr>
      <w:r>
        <w:rPr>
          <w:rFonts w:cs="Arial"/>
        </w:rPr>
        <w:t>In the next # years, do you expect the condition of your forests/wooded area to improve? Why or why not? How about the quality and availability o</w:t>
      </w:r>
      <w:r w:rsidR="003C5C42">
        <w:rPr>
          <w:rFonts w:cs="Arial"/>
        </w:rPr>
        <w:t>f forest resources over the next # years?</w:t>
      </w:r>
    </w:p>
    <w:p w14:paraId="3D1E7F93" w14:textId="52038ABB" w:rsidR="00EF433C" w:rsidRPr="00583DA1" w:rsidRDefault="00EF433C" w:rsidP="00EF433C">
      <w:pPr>
        <w:rPr>
          <w:rFonts w:cs="Arial"/>
          <w:b/>
          <w:u w:val="single"/>
        </w:rPr>
      </w:pPr>
      <w:commentRangeStart w:id="283"/>
      <w:r w:rsidRPr="00583DA1">
        <w:rPr>
          <w:rFonts w:cs="Arial"/>
          <w:b/>
          <w:u w:val="single"/>
        </w:rPr>
        <w:t>Perceptions of Deforestation</w:t>
      </w:r>
      <w:commentRangeEnd w:id="283"/>
      <w:r w:rsidR="00CD6D09">
        <w:rPr>
          <w:rStyle w:val="CommentReference"/>
        </w:rPr>
        <w:commentReference w:id="283"/>
      </w:r>
      <w:ins w:id="284" w:author="Vanessa Retana" w:date="2014-10-23T18:49:00Z">
        <w:r w:rsidR="00D639CF">
          <w:rPr>
            <w:rFonts w:cs="Arial"/>
            <w:b/>
            <w:u w:val="single"/>
          </w:rPr>
          <w:t xml:space="preserve"> and Climate Change</w:t>
        </w:r>
      </w:ins>
    </w:p>
    <w:p w14:paraId="5610F002" w14:textId="77777777" w:rsidR="00FF3414" w:rsidRPr="00EE182C" w:rsidRDefault="00FF3414" w:rsidP="00EF433C">
      <w:pPr>
        <w:rPr>
          <w:rFonts w:cs="Arial"/>
          <w:i/>
          <w:highlight w:val="yellow"/>
        </w:rPr>
      </w:pPr>
      <w:r w:rsidRPr="00EE182C">
        <w:rPr>
          <w:rFonts w:cs="Arial"/>
          <w:i/>
          <w:highlight w:val="yellow"/>
        </w:rPr>
        <w:t>Indicators of Interest</w:t>
      </w:r>
    </w:p>
    <w:p w14:paraId="62D4731D" w14:textId="77777777" w:rsidR="00FF3414" w:rsidRPr="00FF3414" w:rsidRDefault="00FF3414" w:rsidP="00FF3414">
      <w:pPr>
        <w:pStyle w:val="ListParagraph"/>
        <w:numPr>
          <w:ilvl w:val="0"/>
          <w:numId w:val="15"/>
        </w:numPr>
        <w:rPr>
          <w:rFonts w:cs="Arial"/>
          <w:highlight w:val="yellow"/>
        </w:rPr>
      </w:pPr>
      <w:r w:rsidRPr="00FF3414">
        <w:rPr>
          <w:rFonts w:cs="Arial"/>
          <w:highlight w:val="yellow"/>
        </w:rPr>
        <w:t>Household understanding of the relationship between deforestation/degradation and climate change</w:t>
      </w:r>
    </w:p>
    <w:p w14:paraId="0B50F914" w14:textId="77777777" w:rsidR="00FF3414" w:rsidRPr="00FF3414" w:rsidRDefault="00FF3414" w:rsidP="00FF3414">
      <w:pPr>
        <w:pStyle w:val="ListParagraph"/>
        <w:numPr>
          <w:ilvl w:val="0"/>
          <w:numId w:val="15"/>
        </w:numPr>
        <w:rPr>
          <w:rFonts w:cs="Arial"/>
          <w:highlight w:val="yellow"/>
        </w:rPr>
      </w:pPr>
      <w:r w:rsidRPr="00FF3414">
        <w:rPr>
          <w:rFonts w:cs="Arial"/>
          <w:highlight w:val="yellow"/>
        </w:rPr>
        <w:t xml:space="preserve"> Household behavior change regarding deforestation, degradation</w:t>
      </w:r>
    </w:p>
    <w:p w14:paraId="3C702A11" w14:textId="77777777" w:rsidR="00DC37DF" w:rsidRDefault="00DC37DF" w:rsidP="00DC37DF">
      <w:pPr>
        <w:pStyle w:val="ListParagraph"/>
        <w:numPr>
          <w:ilvl w:val="0"/>
          <w:numId w:val="12"/>
        </w:numPr>
        <w:rPr>
          <w:ins w:id="285" w:author="Vanessa Retana" w:date="2014-10-23T18:51:00Z"/>
          <w:rFonts w:cs="Arial"/>
        </w:rPr>
      </w:pPr>
      <w:bookmarkStart w:id="286" w:name="_GoBack"/>
      <w:r w:rsidRPr="008B4A4F">
        <w:rPr>
          <w:rFonts w:cs="Arial"/>
        </w:rPr>
        <w:t>Is deforestation a problem in your community?</w:t>
      </w:r>
    </w:p>
    <w:p w14:paraId="54F3FDC1" w14:textId="09970A31" w:rsidR="00D639CF" w:rsidRPr="008B4A4F" w:rsidDel="00D639CF" w:rsidRDefault="00D639CF" w:rsidP="00DC37DF">
      <w:pPr>
        <w:pStyle w:val="ListParagraph"/>
        <w:numPr>
          <w:ilvl w:val="0"/>
          <w:numId w:val="12"/>
        </w:numPr>
        <w:rPr>
          <w:del w:id="287" w:author="Vanessa Retana" w:date="2014-10-23T18:51:00Z"/>
          <w:rFonts w:cs="Arial"/>
        </w:rPr>
      </w:pPr>
    </w:p>
    <w:p w14:paraId="360A91B0" w14:textId="77777777" w:rsidR="00DC37DF" w:rsidRPr="008B4A4F" w:rsidRDefault="00DC37DF" w:rsidP="00DC37DF">
      <w:pPr>
        <w:pStyle w:val="ListParagraph"/>
        <w:numPr>
          <w:ilvl w:val="0"/>
          <w:numId w:val="12"/>
        </w:numPr>
        <w:rPr>
          <w:rFonts w:cs="Arial"/>
        </w:rPr>
      </w:pPr>
      <w:r w:rsidRPr="008B4A4F">
        <w:rPr>
          <w:rFonts w:cs="Arial"/>
        </w:rPr>
        <w:t xml:space="preserve"> If yes, please describe p</w:t>
      </w:r>
      <w:r w:rsidR="00583DA1">
        <w:rPr>
          <w:rFonts w:cs="Arial"/>
        </w:rPr>
        <w:t>roblems caused by deforestation.</w:t>
      </w:r>
      <w:r w:rsidRPr="008B4A4F">
        <w:rPr>
          <w:rFonts w:cs="Arial"/>
        </w:rPr>
        <w:t xml:space="preserve"> </w:t>
      </w:r>
    </w:p>
    <w:p w14:paraId="4E83D9AA" w14:textId="77777777" w:rsidR="00DC37DF" w:rsidRPr="008B4A4F" w:rsidRDefault="00583DA1" w:rsidP="00DC37DF">
      <w:pPr>
        <w:pStyle w:val="ListParagraph"/>
        <w:numPr>
          <w:ilvl w:val="0"/>
          <w:numId w:val="12"/>
        </w:numPr>
        <w:rPr>
          <w:rFonts w:cs="Arial"/>
        </w:rPr>
      </w:pPr>
      <w:r>
        <w:rPr>
          <w:rFonts w:cs="Arial"/>
        </w:rPr>
        <w:t>In your view, i</w:t>
      </w:r>
      <w:r w:rsidR="00DC37DF" w:rsidRPr="008B4A4F">
        <w:rPr>
          <w:rFonts w:cs="Arial"/>
        </w:rPr>
        <w:t xml:space="preserve">s there a value to protecting </w:t>
      </w:r>
      <w:r>
        <w:rPr>
          <w:rFonts w:cs="Arial"/>
        </w:rPr>
        <w:t xml:space="preserve">the </w:t>
      </w:r>
      <w:r w:rsidR="00DC37DF" w:rsidRPr="008B4A4F">
        <w:rPr>
          <w:rFonts w:cs="Arial"/>
        </w:rPr>
        <w:t>forests</w:t>
      </w:r>
      <w:r>
        <w:rPr>
          <w:rFonts w:cs="Arial"/>
        </w:rPr>
        <w:t xml:space="preserve"> in your community</w:t>
      </w:r>
      <w:r w:rsidR="00DC37DF" w:rsidRPr="008B4A4F">
        <w:rPr>
          <w:rFonts w:cs="Arial"/>
        </w:rPr>
        <w:t xml:space="preserve">? </w:t>
      </w:r>
      <w:r w:rsidR="008B4A4F" w:rsidRPr="008B4A4F">
        <w:rPr>
          <w:rFonts w:cs="Arial"/>
        </w:rPr>
        <w:t xml:space="preserve">Please describe your answer. </w:t>
      </w:r>
    </w:p>
    <w:p w14:paraId="33422899" w14:textId="77777777" w:rsidR="003C622E" w:rsidRDefault="00DC37DF" w:rsidP="003C622E">
      <w:pPr>
        <w:pStyle w:val="ListParagraph"/>
        <w:numPr>
          <w:ilvl w:val="0"/>
          <w:numId w:val="12"/>
        </w:numPr>
        <w:rPr>
          <w:ins w:id="288" w:author="Vanessa Retana" w:date="2014-10-23T18:52:00Z"/>
          <w:rFonts w:cs="Arial"/>
        </w:rPr>
      </w:pPr>
      <w:r w:rsidRPr="008B4A4F">
        <w:rPr>
          <w:rFonts w:cs="Arial"/>
        </w:rPr>
        <w:t>Does forest protection bring any positive benefits into your life? (YES or NO)</w:t>
      </w:r>
      <w:r w:rsidR="00583DA1">
        <w:rPr>
          <w:rFonts w:cs="Arial"/>
        </w:rPr>
        <w:t xml:space="preserve"> Please explain.</w:t>
      </w:r>
    </w:p>
    <w:p w14:paraId="026EAB8F" w14:textId="418048C2" w:rsidR="00D639CF" w:rsidRPr="00C329A7" w:rsidRDefault="00D639CF" w:rsidP="00C329A7">
      <w:pPr>
        <w:pStyle w:val="ListParagraph"/>
        <w:numPr>
          <w:ilvl w:val="0"/>
          <w:numId w:val="12"/>
        </w:numPr>
        <w:rPr>
          <w:ins w:id="289" w:author="Vanessa Retana" w:date="2014-10-23T18:52:00Z"/>
          <w:rFonts w:cs="Arial"/>
        </w:rPr>
      </w:pPr>
      <w:ins w:id="290" w:author="Vanessa Retana" w:date="2014-10-23T18:52:00Z">
        <w:r>
          <w:t>Do you know what climate change is and its causes?</w:t>
        </w:r>
      </w:ins>
      <w:ins w:id="291" w:author="Vanessa Retana" w:date="2014-10-24T13:00:00Z">
        <w:r w:rsidR="00C329A7">
          <w:t xml:space="preserve"> If yes, d</w:t>
        </w:r>
      </w:ins>
      <w:ins w:id="292" w:author="Vanessa Retana" w:date="2014-10-23T18:52:00Z">
        <w:r>
          <w:t>o you believe climate change is a problem in your community?</w:t>
        </w:r>
      </w:ins>
    </w:p>
    <w:p w14:paraId="5011BD29" w14:textId="0FE5AE17" w:rsidR="007650D4" w:rsidRDefault="007650D4" w:rsidP="007650D4">
      <w:pPr>
        <w:pStyle w:val="ListParagraph"/>
        <w:numPr>
          <w:ilvl w:val="0"/>
          <w:numId w:val="12"/>
        </w:numPr>
        <w:rPr>
          <w:ins w:id="293" w:author="Vanessa Retana" w:date="2014-10-23T18:53:00Z"/>
          <w:rFonts w:cs="Arial"/>
        </w:rPr>
      </w:pPr>
      <w:ins w:id="294" w:author="Vanessa Retana" w:date="2014-10-23T18:53:00Z">
        <w:r>
          <w:rPr>
            <w:rFonts w:cs="Arial"/>
          </w:rPr>
          <w:t>I</w:t>
        </w:r>
        <w:r w:rsidR="007C4B9B">
          <w:rPr>
            <w:rFonts w:cs="Arial"/>
          </w:rPr>
          <w:t>n the past __</w:t>
        </w:r>
        <w:r w:rsidRPr="007650D4">
          <w:rPr>
            <w:rFonts w:cs="Arial"/>
          </w:rPr>
          <w:t xml:space="preserve"> years, have you observed any of the following changes </w:t>
        </w:r>
        <w:r>
          <w:rPr>
            <w:rFonts w:cs="Arial"/>
          </w:rPr>
          <w:t xml:space="preserve">in climate in the project area? </w:t>
        </w:r>
      </w:ins>
    </w:p>
    <w:p w14:paraId="51BF0CCD" w14:textId="77777777" w:rsidR="007650D4" w:rsidRDefault="007650D4" w:rsidP="00196CA4">
      <w:pPr>
        <w:pStyle w:val="ListParagraph"/>
        <w:numPr>
          <w:ilvl w:val="1"/>
          <w:numId w:val="12"/>
        </w:numPr>
        <w:rPr>
          <w:ins w:id="295" w:author="Vanessa Retana" w:date="2014-10-23T18:53:00Z"/>
          <w:rFonts w:cs="Arial"/>
        </w:rPr>
      </w:pPr>
      <w:ins w:id="296" w:author="Vanessa Retana" w:date="2014-10-23T18:53:00Z">
        <w:r w:rsidRPr="007650D4">
          <w:rPr>
            <w:rFonts w:cs="Arial"/>
          </w:rPr>
          <w:t>Reduced</w:t>
        </w:r>
        <w:r>
          <w:rPr>
            <w:rFonts w:cs="Arial"/>
          </w:rPr>
          <w:t xml:space="preserve"> rainfall </w:t>
        </w:r>
      </w:ins>
    </w:p>
    <w:p w14:paraId="09197F88" w14:textId="77777777" w:rsidR="007650D4" w:rsidRDefault="007650D4" w:rsidP="00196CA4">
      <w:pPr>
        <w:pStyle w:val="ListParagraph"/>
        <w:numPr>
          <w:ilvl w:val="1"/>
          <w:numId w:val="12"/>
        </w:numPr>
        <w:rPr>
          <w:ins w:id="297" w:author="Vanessa Retana" w:date="2014-10-23T18:53:00Z"/>
          <w:rFonts w:cs="Arial"/>
        </w:rPr>
      </w:pPr>
      <w:ins w:id="298" w:author="Vanessa Retana" w:date="2014-10-23T18:53:00Z">
        <w:r>
          <w:rPr>
            <w:rFonts w:cs="Arial"/>
          </w:rPr>
          <w:t>I</w:t>
        </w:r>
        <w:r w:rsidRPr="007650D4">
          <w:rPr>
            <w:rFonts w:cs="Arial"/>
          </w:rPr>
          <w:t>ncreased rainfall </w:t>
        </w:r>
      </w:ins>
    </w:p>
    <w:p w14:paraId="6199C028" w14:textId="77777777" w:rsidR="007650D4" w:rsidRDefault="007650D4" w:rsidP="00196CA4">
      <w:pPr>
        <w:pStyle w:val="ListParagraph"/>
        <w:numPr>
          <w:ilvl w:val="1"/>
          <w:numId w:val="12"/>
        </w:numPr>
        <w:rPr>
          <w:ins w:id="299" w:author="Vanessa Retana" w:date="2014-10-24T12:59:00Z"/>
          <w:rFonts w:cs="Arial"/>
        </w:rPr>
      </w:pPr>
      <w:ins w:id="300" w:author="Vanessa Retana" w:date="2014-10-23T18:53:00Z">
        <w:r w:rsidRPr="007650D4">
          <w:rPr>
            <w:rFonts w:cs="Arial"/>
          </w:rPr>
          <w:t xml:space="preserve">Changes in seasonal patterns (when rainy and dry seasons occur) </w:t>
        </w:r>
      </w:ins>
    </w:p>
    <w:p w14:paraId="0A97AF1A" w14:textId="05BC670A" w:rsidR="00750B2E" w:rsidRDefault="00750B2E" w:rsidP="00196CA4">
      <w:pPr>
        <w:pStyle w:val="ListParagraph"/>
        <w:numPr>
          <w:ilvl w:val="1"/>
          <w:numId w:val="12"/>
        </w:numPr>
        <w:rPr>
          <w:ins w:id="301" w:author="Vanessa Retana" w:date="2014-10-23T18:54:00Z"/>
          <w:rFonts w:cs="Arial"/>
        </w:rPr>
      </w:pPr>
      <w:ins w:id="302" w:author="Vanessa Retana" w:date="2014-10-23T18:54:00Z">
        <w:r w:rsidRPr="007650D4">
          <w:rPr>
            <w:rFonts w:cs="Arial"/>
          </w:rPr>
          <w:t>Drought</w:t>
        </w:r>
      </w:ins>
      <w:ins w:id="303" w:author="Vanessa Retana" w:date="2014-10-23T18:53:00Z">
        <w:r w:rsidR="007650D4" w:rsidRPr="007650D4">
          <w:rPr>
            <w:rFonts w:cs="Arial"/>
          </w:rPr>
          <w:t> </w:t>
        </w:r>
      </w:ins>
    </w:p>
    <w:p w14:paraId="27C9A262" w14:textId="7DB50DDA" w:rsidR="00750B2E" w:rsidRDefault="00750B2E" w:rsidP="00196CA4">
      <w:pPr>
        <w:pStyle w:val="ListParagraph"/>
        <w:numPr>
          <w:ilvl w:val="1"/>
          <w:numId w:val="12"/>
        </w:numPr>
        <w:rPr>
          <w:ins w:id="304" w:author="Vanessa Retana" w:date="2014-10-23T18:54:00Z"/>
          <w:rFonts w:cs="Arial"/>
        </w:rPr>
      </w:pPr>
      <w:ins w:id="305" w:author="Vanessa Retana" w:date="2014-10-23T18:54:00Z">
        <w:r w:rsidRPr="007650D4">
          <w:rPr>
            <w:rFonts w:cs="Arial"/>
          </w:rPr>
          <w:t>Flooding</w:t>
        </w:r>
      </w:ins>
      <w:ins w:id="306" w:author="Vanessa Retana" w:date="2014-10-23T18:53:00Z">
        <w:r w:rsidR="007650D4" w:rsidRPr="007650D4">
          <w:rPr>
            <w:rFonts w:cs="Arial"/>
          </w:rPr>
          <w:t>/landslides </w:t>
        </w:r>
      </w:ins>
    </w:p>
    <w:p w14:paraId="1AC192B9" w14:textId="28217838" w:rsidR="007650D4" w:rsidRPr="00750B2E" w:rsidRDefault="00750B2E" w:rsidP="00196CA4">
      <w:pPr>
        <w:pStyle w:val="ListParagraph"/>
        <w:numPr>
          <w:ilvl w:val="1"/>
          <w:numId w:val="12"/>
        </w:numPr>
        <w:rPr>
          <w:ins w:id="307" w:author="Vanessa Retana" w:date="2014-10-23T18:50:00Z"/>
          <w:rFonts w:cs="Arial"/>
        </w:rPr>
      </w:pPr>
      <w:ins w:id="308" w:author="Vanessa Retana" w:date="2014-10-23T18:54:00Z">
        <w:r w:rsidRPr="007650D4">
          <w:rPr>
            <w:rFonts w:cs="Arial"/>
          </w:rPr>
          <w:t>Other</w:t>
        </w:r>
      </w:ins>
      <w:ins w:id="309" w:author="Vanessa Retana" w:date="2014-10-23T18:53:00Z">
        <w:r w:rsidR="007650D4" w:rsidRPr="007650D4">
          <w:rPr>
            <w:rFonts w:cs="Arial"/>
          </w:rPr>
          <w:t xml:space="preserve"> (specify): </w:t>
        </w:r>
      </w:ins>
    </w:p>
    <w:p w14:paraId="4EEFC2A1" w14:textId="34C3E702" w:rsidR="00D639CF" w:rsidRDefault="007C4B9B" w:rsidP="00D639CF">
      <w:pPr>
        <w:pStyle w:val="ListParagraph"/>
        <w:numPr>
          <w:ilvl w:val="0"/>
          <w:numId w:val="12"/>
        </w:numPr>
        <w:rPr>
          <w:ins w:id="310" w:author="Vanessa Retana" w:date="2014-10-23T18:50:00Z"/>
          <w:rFonts w:cs="Arial"/>
        </w:rPr>
      </w:pPr>
      <w:ins w:id="311" w:author="Vanessa Retana" w:date="2014-10-23T18:54:00Z">
        <w:r>
          <w:rPr>
            <w:rFonts w:cs="Arial"/>
          </w:rPr>
          <w:t>In the past __</w:t>
        </w:r>
        <w:r w:rsidR="00750B2E">
          <w:rPr>
            <w:rFonts w:cs="Arial"/>
          </w:rPr>
          <w:t xml:space="preserve"> years, </w:t>
        </w:r>
      </w:ins>
      <w:ins w:id="312" w:author="Vanessa Retana" w:date="2014-10-23T18:50:00Z">
        <w:r w:rsidR="00750B2E">
          <w:rPr>
            <w:rFonts w:cs="Arial"/>
          </w:rPr>
          <w:t>h</w:t>
        </w:r>
        <w:r w:rsidR="00D639CF" w:rsidRPr="00D639CF">
          <w:rPr>
            <w:rFonts w:cs="Arial"/>
          </w:rPr>
          <w:t xml:space="preserve">ave you observed any of the following changes in the </w:t>
        </w:r>
        <w:r w:rsidR="00D639CF">
          <w:rPr>
            <w:rFonts w:cs="Arial"/>
          </w:rPr>
          <w:t>forest</w:t>
        </w:r>
        <w:r w:rsidR="00D639CF" w:rsidRPr="00D639CF">
          <w:rPr>
            <w:rFonts w:cs="Arial"/>
          </w:rPr>
          <w:t xml:space="preserve"> area that you thi</w:t>
        </w:r>
        <w:r w:rsidR="00D639CF">
          <w:rPr>
            <w:rFonts w:cs="Arial"/>
          </w:rPr>
          <w:t>nk are due to change in climate?</w:t>
        </w:r>
        <w:r w:rsidR="00D639CF" w:rsidRPr="00D639CF">
          <w:rPr>
            <w:rFonts w:cs="Arial"/>
          </w:rPr>
          <w:t xml:space="preserve"> </w:t>
        </w:r>
      </w:ins>
    </w:p>
    <w:p w14:paraId="2F262BCD" w14:textId="77777777" w:rsidR="00D639CF" w:rsidRDefault="00D639CF" w:rsidP="00196CA4">
      <w:pPr>
        <w:pStyle w:val="ListParagraph"/>
        <w:numPr>
          <w:ilvl w:val="1"/>
          <w:numId w:val="12"/>
        </w:numPr>
        <w:rPr>
          <w:ins w:id="313" w:author="Vanessa Retana" w:date="2014-10-23T18:50:00Z"/>
          <w:rFonts w:cs="Arial"/>
        </w:rPr>
      </w:pPr>
      <w:ins w:id="314" w:author="Vanessa Retana" w:date="2014-10-23T18:50:00Z">
        <w:r w:rsidRPr="00D639CF">
          <w:rPr>
            <w:rFonts w:cs="Arial"/>
          </w:rPr>
          <w:t xml:space="preserve">Decline in abundance of game and non-timber forest products </w:t>
        </w:r>
      </w:ins>
    </w:p>
    <w:p w14:paraId="376411DA" w14:textId="77777777" w:rsidR="00D639CF" w:rsidRDefault="00D639CF" w:rsidP="00196CA4">
      <w:pPr>
        <w:pStyle w:val="ListParagraph"/>
        <w:numPr>
          <w:ilvl w:val="1"/>
          <w:numId w:val="12"/>
        </w:numPr>
        <w:rPr>
          <w:ins w:id="315" w:author="Vanessa Retana" w:date="2014-10-23T18:50:00Z"/>
          <w:rFonts w:cs="Arial"/>
        </w:rPr>
      </w:pPr>
      <w:ins w:id="316" w:author="Vanessa Retana" w:date="2014-10-23T18:50:00Z">
        <w:r w:rsidRPr="00D639CF">
          <w:rPr>
            <w:rFonts w:cs="Arial"/>
          </w:rPr>
          <w:t>Decline in productivity or health of fisheries </w:t>
        </w:r>
      </w:ins>
    </w:p>
    <w:p w14:paraId="45C21F7D" w14:textId="77777777" w:rsidR="00D639CF" w:rsidRDefault="00D639CF" w:rsidP="00196CA4">
      <w:pPr>
        <w:pStyle w:val="ListParagraph"/>
        <w:numPr>
          <w:ilvl w:val="1"/>
          <w:numId w:val="12"/>
        </w:numPr>
        <w:rPr>
          <w:ins w:id="317" w:author="Vanessa Retana" w:date="2014-10-23T18:50:00Z"/>
          <w:rFonts w:cs="Arial"/>
        </w:rPr>
      </w:pPr>
      <w:ins w:id="318" w:author="Vanessa Retana" w:date="2014-10-23T18:50:00Z">
        <w:r w:rsidRPr="00D639CF">
          <w:rPr>
            <w:rFonts w:cs="Arial"/>
          </w:rPr>
          <w:t>Change in seasons of flowering or fruiting </w:t>
        </w:r>
      </w:ins>
    </w:p>
    <w:p w14:paraId="5EE0AB10" w14:textId="5F752BFD" w:rsidR="00D639CF" w:rsidRDefault="000C2E8B" w:rsidP="00196CA4">
      <w:pPr>
        <w:pStyle w:val="ListParagraph"/>
        <w:numPr>
          <w:ilvl w:val="1"/>
          <w:numId w:val="12"/>
        </w:numPr>
        <w:rPr>
          <w:ins w:id="319" w:author="Vanessa Retana" w:date="2014-10-23T18:51:00Z"/>
          <w:rFonts w:cs="Arial"/>
        </w:rPr>
      </w:pPr>
      <w:ins w:id="320" w:author="Vanessa Retana" w:date="2014-10-23T18:50:00Z">
        <w:r>
          <w:rPr>
            <w:rFonts w:cs="Arial"/>
          </w:rPr>
          <w:t>Decline in crops/</w:t>
        </w:r>
      </w:ins>
      <w:ins w:id="321" w:author="Vanessa Retana" w:date="2014-10-24T12:59:00Z">
        <w:r>
          <w:rPr>
            <w:rFonts w:cs="Arial"/>
          </w:rPr>
          <w:t>harvest</w:t>
        </w:r>
      </w:ins>
      <w:ins w:id="322" w:author="Vanessa Retana" w:date="2014-10-23T18:50:00Z">
        <w:r>
          <w:rPr>
            <w:rFonts w:cs="Arial"/>
          </w:rPr>
          <w:t xml:space="preserve"> </w:t>
        </w:r>
      </w:ins>
      <w:ins w:id="323" w:author="Vanessa Retana" w:date="2014-10-24T12:59:00Z">
        <w:r>
          <w:rPr>
            <w:rFonts w:cs="Arial"/>
          </w:rPr>
          <w:t>cycles</w:t>
        </w:r>
      </w:ins>
    </w:p>
    <w:p w14:paraId="3D218F3B" w14:textId="69ED7024" w:rsidR="00D639CF" w:rsidRPr="00D639CF" w:rsidRDefault="00D639CF" w:rsidP="00196CA4">
      <w:pPr>
        <w:pStyle w:val="ListParagraph"/>
        <w:numPr>
          <w:ilvl w:val="1"/>
          <w:numId w:val="12"/>
        </w:numPr>
        <w:rPr>
          <w:ins w:id="324" w:author="Vanessa Retana" w:date="2014-10-23T18:50:00Z"/>
          <w:rFonts w:cs="Arial"/>
        </w:rPr>
      </w:pPr>
      <w:ins w:id="325" w:author="Vanessa Retana" w:date="2014-10-23T18:51:00Z">
        <w:r>
          <w:rPr>
            <w:rFonts w:cs="Arial"/>
          </w:rPr>
          <w:t>Oth</w:t>
        </w:r>
        <w:r w:rsidRPr="00D639CF">
          <w:rPr>
            <w:rFonts w:cs="Arial"/>
          </w:rPr>
          <w:t>er</w:t>
        </w:r>
      </w:ins>
      <w:ins w:id="326" w:author="Vanessa Retana" w:date="2014-10-23T18:50:00Z">
        <w:r w:rsidRPr="00D639CF">
          <w:rPr>
            <w:rFonts w:cs="Arial"/>
          </w:rPr>
          <w:t xml:space="preserve"> (specify): </w:t>
        </w:r>
      </w:ins>
    </w:p>
    <w:bookmarkEnd w:id="286"/>
    <w:p w14:paraId="6CEDF6FB" w14:textId="77777777" w:rsidR="00D639CF" w:rsidRPr="00A8356A" w:rsidRDefault="00D639CF" w:rsidP="0063605C">
      <w:pPr>
        <w:pStyle w:val="ListParagraph"/>
        <w:ind w:left="360"/>
        <w:rPr>
          <w:rFonts w:cs="Arial"/>
        </w:rPr>
      </w:pPr>
    </w:p>
    <w:sectPr w:rsidR="00D639CF" w:rsidRPr="00A8356A">
      <w:footerReference w:type="even" r:id="rId10"/>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Vanessa Retana" w:date="2014-10-24T18:51:00Z" w:initials="VR">
    <w:p w14:paraId="4B782B04" w14:textId="6D5D4A04" w:rsidR="0061387A" w:rsidRDefault="0061387A">
      <w:pPr>
        <w:pStyle w:val="CommentText"/>
      </w:pPr>
      <w:r>
        <w:rPr>
          <w:rStyle w:val="CommentReference"/>
        </w:rPr>
        <w:annotationRef/>
      </w:r>
      <w:r>
        <w:t>The following more general questions are relevant for pondering the information of the focus groups:</w:t>
      </w:r>
    </w:p>
    <w:p w14:paraId="4375625B" w14:textId="77777777" w:rsidR="0061387A" w:rsidRDefault="0061387A" w:rsidP="00AF4924">
      <w:pPr>
        <w:pStyle w:val="ListParagraph"/>
        <w:numPr>
          <w:ilvl w:val="0"/>
          <w:numId w:val="17"/>
        </w:numPr>
      </w:pPr>
      <w:r w:rsidRPr="00AF4924">
        <w:t>List the main village decision-making bodies (e.g., village government, local community association, unions, council of elders).</w:t>
      </w:r>
    </w:p>
    <w:p w14:paraId="7C64D612" w14:textId="1DD08D01" w:rsidR="0061387A" w:rsidRDefault="0061387A" w:rsidP="00FF57C9">
      <w:pPr>
        <w:pStyle w:val="ListParagraph"/>
        <w:numPr>
          <w:ilvl w:val="0"/>
          <w:numId w:val="17"/>
        </w:numPr>
      </w:pPr>
      <w:r w:rsidRPr="00AF4924">
        <w:t>How many different groups (ethnic groups or tribes) are living in the village? What is the name of the largest group? Which group controls</w:t>
      </w:r>
      <w:r>
        <w:t xml:space="preserve"> most of the land and resources?</w:t>
      </w:r>
    </w:p>
  </w:comment>
  <w:comment w:id="36" w:author="Vanessa Retana" w:date="2014-10-24T13:14:00Z" w:initials="VR">
    <w:p w14:paraId="2FB1BADE" w14:textId="69B2F056" w:rsidR="0061387A" w:rsidRDefault="0061387A">
      <w:pPr>
        <w:pStyle w:val="CommentText"/>
      </w:pPr>
      <w:ins w:id="40" w:author="Vanessa Retana" w:date="2014-10-24T13:13:00Z">
        <w:r>
          <w:rPr>
            <w:rStyle w:val="CommentReference"/>
          </w:rPr>
          <w:annotationRef/>
        </w:r>
      </w:ins>
      <w:proofErr w:type="gramStart"/>
      <w:r>
        <w:rPr>
          <w:color w:val="000000" w:themeColor="text1"/>
        </w:rPr>
        <w:t>i</w:t>
      </w:r>
      <w:proofErr w:type="gramEnd"/>
      <w:r>
        <w:rPr>
          <w:color w:val="000000" w:themeColor="text1"/>
        </w:rPr>
        <w:t>.e. a right that</w:t>
      </w:r>
      <w:r w:rsidRPr="005955ED">
        <w:rPr>
          <w:color w:val="000000" w:themeColor="text1"/>
        </w:rPr>
        <w:t xml:space="preserve"> is not conditional on certain behavior and that cannot be overturned without due process and compensation by the stat</w:t>
      </w:r>
      <w:r>
        <w:rPr>
          <w:color w:val="000000" w:themeColor="text1"/>
        </w:rPr>
        <w:t xml:space="preserve">e. </w:t>
      </w:r>
      <w:r w:rsidRPr="00FC10ED">
        <w:rPr>
          <w:color w:val="000000" w:themeColor="text1"/>
          <w:u w:val="single"/>
        </w:rPr>
        <w:t>This should be explained to the focus group.</w:t>
      </w:r>
    </w:p>
  </w:comment>
  <w:comment w:id="64" w:author="Vanessa Retana" w:date="2014-10-22T16:27:00Z" w:initials="VR">
    <w:p w14:paraId="387D0B86" w14:textId="10FB3011" w:rsidR="0061387A" w:rsidRDefault="0061387A">
      <w:pPr>
        <w:pStyle w:val="CommentText"/>
      </w:pPr>
      <w:ins w:id="66" w:author="Vanessa Retana" w:date="2014-10-21T12:20:00Z">
        <w:r>
          <w:rPr>
            <w:rStyle w:val="CommentReference"/>
          </w:rPr>
          <w:annotationRef/>
        </w:r>
      </w:ins>
      <w:r>
        <w:t>It’s important to highlight the fact that frequently communities are not aware of natural resources access/use limitations.</w:t>
      </w:r>
    </w:p>
  </w:comment>
  <w:comment w:id="102" w:author="Vanessa Retana" w:date="2014-10-23T16:14:00Z" w:initials="VR">
    <w:p w14:paraId="15FE13A9" w14:textId="5CCCADB0" w:rsidR="0061387A" w:rsidRDefault="0061387A">
      <w:pPr>
        <w:pStyle w:val="CommentText"/>
      </w:pPr>
      <w:r>
        <w:rPr>
          <w:rStyle w:val="CommentReference"/>
        </w:rPr>
        <w:annotationRef/>
      </w:r>
      <w:r>
        <w:t>In this case, I believe it’s important to propose several contexts in order to determine more precisely why they do not have access.  For instance, they are not “notables” within the community, they are women, they belong to an ethnic minority, they are migrants (from other regions of the country or other countries).</w:t>
      </w:r>
    </w:p>
  </w:comment>
  <w:comment w:id="120" w:author="Vanessa Retana" w:date="2014-10-24T18:54:00Z" w:initials="VR">
    <w:p w14:paraId="17BE84B0" w14:textId="364BE39A" w:rsidR="0061387A" w:rsidRDefault="0061387A">
      <w:pPr>
        <w:pStyle w:val="CommentText"/>
      </w:pPr>
      <w:r>
        <w:rPr>
          <w:rStyle w:val="CommentReference"/>
        </w:rPr>
        <w:annotationRef/>
      </w:r>
      <w:r>
        <w:t>As stressed before, it’s important to balance this information with the fact that communities may not be aware of natural resources’ access/use restrictions or even strengthening.</w:t>
      </w:r>
    </w:p>
    <w:p w14:paraId="1F31B999" w14:textId="23EE0815" w:rsidR="0061387A" w:rsidRDefault="0061387A">
      <w:pPr>
        <w:pStyle w:val="CommentText"/>
      </w:pPr>
      <w:r>
        <w:t>On the other hand, it might be better to use the adjective “unauthorized” in the question, taking into consideration they may be customary right holders.</w:t>
      </w:r>
    </w:p>
  </w:comment>
  <w:comment w:id="172" w:author="Vanessa Retana" w:date="2014-10-24T11:03:00Z" w:initials="VR">
    <w:p w14:paraId="604D365C" w14:textId="1375EBD1" w:rsidR="0061387A" w:rsidRDefault="0061387A">
      <w:pPr>
        <w:pStyle w:val="CommentText"/>
      </w:pPr>
      <w:r>
        <w:rPr>
          <w:rStyle w:val="CommentReference"/>
        </w:rPr>
        <w:annotationRef/>
      </w:r>
      <w:r>
        <w:t>Traditional management rules is cited below. Therefore, I would suggest instead traditional decision-making processes.</w:t>
      </w:r>
    </w:p>
  </w:comment>
  <w:comment w:id="179" w:author="Vanessa Retana" w:date="2014-10-24T11:19:00Z" w:initials="VR">
    <w:p w14:paraId="3C761EBD" w14:textId="39A4603D" w:rsidR="0061387A" w:rsidRDefault="0061387A">
      <w:pPr>
        <w:pStyle w:val="CommentText"/>
      </w:pPr>
      <w:r>
        <w:rPr>
          <w:rStyle w:val="CommentReference"/>
        </w:rPr>
        <w:annotationRef/>
      </w:r>
      <w:r>
        <w:t>What would respect imply for the project concretely? Incorporation of these traditional practices where possible?</w:t>
      </w:r>
    </w:p>
  </w:comment>
  <w:comment w:id="249" w:author="Vanessa Retana" w:date="2014-10-24T19:00:00Z" w:initials="VR">
    <w:p w14:paraId="1B075709" w14:textId="05D653E5" w:rsidR="0061387A" w:rsidRDefault="0061387A">
      <w:pPr>
        <w:pStyle w:val="CommentText"/>
      </w:pPr>
      <w:ins w:id="252" w:author="Vanessa Retana" w:date="2014-10-24T18:59:00Z">
        <w:r>
          <w:rPr>
            <w:rStyle w:val="CommentReference"/>
          </w:rPr>
          <w:annotationRef/>
        </w:r>
      </w:ins>
      <w:r>
        <w:t xml:space="preserve"> In traditional/indigenous communities, respect for sustainable natural resource management is frequently linked to the complex cultural relationships they hold with the environment. Therefore, it’s more complex.</w:t>
      </w:r>
    </w:p>
  </w:comment>
  <w:comment w:id="255" w:author="Vanessa Retana" w:date="2014-10-24T19:00:00Z" w:initials="VR">
    <w:p w14:paraId="7C7CF9D8" w14:textId="77777777" w:rsidR="0061387A" w:rsidRDefault="0061387A" w:rsidP="009F4B81">
      <w:pPr>
        <w:pStyle w:val="CommentText"/>
      </w:pPr>
      <w:r>
        <w:rPr>
          <w:rStyle w:val="CommentReference"/>
        </w:rPr>
        <w:annotationRef/>
      </w:r>
      <w:r>
        <w:t xml:space="preserve"> In traditional/indigenous communities, respect for sustainable natural resource management is frequently linked to the complex cultural relationships they hold with the environment. Therefore, it’s more complex.</w:t>
      </w:r>
    </w:p>
  </w:comment>
  <w:comment w:id="256" w:author="Vanessa Retana" w:date="2014-10-23T18:59:00Z" w:initials="VR">
    <w:p w14:paraId="6C6D39BE" w14:textId="0288CA03" w:rsidR="0061387A" w:rsidRDefault="0061387A">
      <w:pPr>
        <w:pStyle w:val="CommentText"/>
      </w:pPr>
      <w:ins w:id="259" w:author="Vanessa Retana" w:date="2014-10-23T18:41:00Z">
        <w:r>
          <w:rPr>
            <w:rStyle w:val="CommentReference"/>
          </w:rPr>
          <w:annotationRef/>
        </w:r>
      </w:ins>
      <w:r>
        <w:t>For instance, other groups might be consulted after the decision has been adopted by a selected community council.</w:t>
      </w:r>
    </w:p>
  </w:comment>
  <w:comment w:id="283" w:author="Vanessa Retana" w:date="2014-10-24T11:40:00Z" w:initials="VR">
    <w:p w14:paraId="7BD21604" w14:textId="008A51F7" w:rsidR="0061387A" w:rsidRDefault="0061387A">
      <w:pPr>
        <w:pStyle w:val="CommentText"/>
      </w:pPr>
      <w:r>
        <w:rPr>
          <w:rStyle w:val="CommentReference"/>
        </w:rPr>
        <w:annotationRef/>
      </w:r>
      <w:r>
        <w:t>There should also be a question tackling familiarity with climate change, i.e. Do you know what climate change is and its causes? Do you believe climate change is a problem in your community? Included below.</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3CC2C6" w14:textId="77777777" w:rsidR="0061387A" w:rsidRDefault="0061387A" w:rsidP="0061387A">
      <w:pPr>
        <w:spacing w:after="0" w:line="240" w:lineRule="auto"/>
      </w:pPr>
      <w:r>
        <w:separator/>
      </w:r>
    </w:p>
  </w:endnote>
  <w:endnote w:type="continuationSeparator" w:id="0">
    <w:p w14:paraId="315568D8" w14:textId="77777777" w:rsidR="0061387A" w:rsidRDefault="0061387A" w:rsidP="00613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EC3F4B" w14:textId="77777777" w:rsidR="0061387A" w:rsidRDefault="0061387A" w:rsidP="0061387A">
    <w:pPr>
      <w:pStyle w:val="Footer"/>
      <w:framePr w:wrap="around" w:vAnchor="text" w:hAnchor="margin" w:xAlign="right" w:y="1"/>
      <w:rPr>
        <w:ins w:id="327" w:author="Heather Huntington" w:date="2014-10-29T10:02:00Z"/>
        <w:rStyle w:val="PageNumber"/>
      </w:rPr>
    </w:pPr>
    <w:ins w:id="328" w:author="Heather Huntington" w:date="2014-10-29T10:02:00Z">
      <w:r>
        <w:rPr>
          <w:rStyle w:val="PageNumber"/>
        </w:rPr>
        <w:fldChar w:fldCharType="begin"/>
      </w:r>
      <w:r>
        <w:rPr>
          <w:rStyle w:val="PageNumber"/>
        </w:rPr>
        <w:instrText xml:space="preserve">PAGE  </w:instrText>
      </w:r>
      <w:r>
        <w:rPr>
          <w:rStyle w:val="PageNumber"/>
        </w:rPr>
        <w:fldChar w:fldCharType="end"/>
      </w:r>
    </w:ins>
  </w:p>
  <w:p w14:paraId="1744FEB6" w14:textId="77777777" w:rsidR="0061387A" w:rsidRDefault="0061387A" w:rsidP="0061387A">
    <w:pPr>
      <w:pStyle w:val="Footer"/>
      <w:ind w:right="360"/>
      <w:pPrChange w:id="329" w:author="Heather Huntington" w:date="2014-10-29T10:02:00Z">
        <w:pPr>
          <w:pStyle w:val="Footer"/>
        </w:pPr>
      </w:pPrChange>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8FF8C1" w14:textId="77777777" w:rsidR="0061387A" w:rsidRDefault="0061387A" w:rsidP="0061387A">
    <w:pPr>
      <w:pStyle w:val="Footer"/>
      <w:framePr w:wrap="around" w:vAnchor="text" w:hAnchor="margin" w:xAlign="right" w:y="1"/>
      <w:rPr>
        <w:ins w:id="330" w:author="Heather Huntington" w:date="2014-10-29T10:02:00Z"/>
        <w:rStyle w:val="PageNumber"/>
      </w:rPr>
    </w:pPr>
    <w:ins w:id="331" w:author="Heather Huntington" w:date="2014-10-29T10:02:00Z">
      <w:r>
        <w:rPr>
          <w:rStyle w:val="PageNumber"/>
        </w:rPr>
        <w:fldChar w:fldCharType="begin"/>
      </w:r>
      <w:r>
        <w:rPr>
          <w:rStyle w:val="PageNumber"/>
        </w:rPr>
        <w:instrText xml:space="preserve">PAGE  </w:instrText>
      </w:r>
    </w:ins>
    <w:r>
      <w:rPr>
        <w:rStyle w:val="PageNumber"/>
      </w:rPr>
      <w:fldChar w:fldCharType="separate"/>
    </w:r>
    <w:r w:rsidR="0069176D">
      <w:rPr>
        <w:rStyle w:val="PageNumber"/>
        <w:noProof/>
      </w:rPr>
      <w:t>1</w:t>
    </w:r>
    <w:ins w:id="332" w:author="Heather Huntington" w:date="2014-10-29T10:02:00Z">
      <w:r>
        <w:rPr>
          <w:rStyle w:val="PageNumber"/>
        </w:rPr>
        <w:fldChar w:fldCharType="end"/>
      </w:r>
    </w:ins>
  </w:p>
  <w:p w14:paraId="57940BA7" w14:textId="77777777" w:rsidR="0061387A" w:rsidRDefault="0061387A" w:rsidP="0061387A">
    <w:pPr>
      <w:pStyle w:val="Footer"/>
      <w:ind w:right="360"/>
      <w:pPrChange w:id="333" w:author="Heather Huntington" w:date="2014-10-29T10:02:00Z">
        <w:pPr>
          <w:pStyle w:val="Footer"/>
        </w:pPr>
      </w:pPrChang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4B497E" w14:textId="77777777" w:rsidR="0061387A" w:rsidRDefault="0061387A" w:rsidP="0061387A">
      <w:pPr>
        <w:spacing w:after="0" w:line="240" w:lineRule="auto"/>
      </w:pPr>
      <w:r>
        <w:separator/>
      </w:r>
    </w:p>
  </w:footnote>
  <w:footnote w:type="continuationSeparator" w:id="0">
    <w:p w14:paraId="56C56510" w14:textId="77777777" w:rsidR="0061387A" w:rsidRDefault="0061387A" w:rsidP="0061387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78068E9"/>
    <w:multiLevelType w:val="hybridMultilevel"/>
    <w:tmpl w:val="DE62F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46552C"/>
    <w:multiLevelType w:val="hybridMultilevel"/>
    <w:tmpl w:val="8ABCC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507F94"/>
    <w:multiLevelType w:val="hybridMultilevel"/>
    <w:tmpl w:val="56CC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3A77DD"/>
    <w:multiLevelType w:val="hybridMultilevel"/>
    <w:tmpl w:val="DED4E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210A56"/>
    <w:multiLevelType w:val="hybridMultilevel"/>
    <w:tmpl w:val="4E56C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A5611E"/>
    <w:multiLevelType w:val="hybridMultilevel"/>
    <w:tmpl w:val="06624E82"/>
    <w:lvl w:ilvl="0" w:tplc="C908CB8A">
      <w:start w:val="5"/>
      <w:numFmt w:val="bullet"/>
      <w:lvlText w:val="-"/>
      <w:lvlJc w:val="left"/>
      <w:pPr>
        <w:ind w:left="1752" w:hanging="360"/>
      </w:pPr>
      <w:rPr>
        <w:rFonts w:ascii="Calibri" w:eastAsiaTheme="minorHAnsi" w:hAnsi="Calibri" w:cstheme="minorBidi" w:hint="default"/>
      </w:rPr>
    </w:lvl>
    <w:lvl w:ilvl="1" w:tplc="04090003">
      <w:start w:val="1"/>
      <w:numFmt w:val="bullet"/>
      <w:lvlText w:val="o"/>
      <w:lvlJc w:val="left"/>
      <w:pPr>
        <w:ind w:left="2472" w:hanging="360"/>
      </w:pPr>
      <w:rPr>
        <w:rFonts w:ascii="Courier New" w:hAnsi="Courier New" w:cs="Courier New" w:hint="default"/>
      </w:rPr>
    </w:lvl>
    <w:lvl w:ilvl="2" w:tplc="04090005" w:tentative="1">
      <w:start w:val="1"/>
      <w:numFmt w:val="bullet"/>
      <w:lvlText w:val=""/>
      <w:lvlJc w:val="left"/>
      <w:pPr>
        <w:ind w:left="3192" w:hanging="360"/>
      </w:pPr>
      <w:rPr>
        <w:rFonts w:ascii="Wingdings" w:hAnsi="Wingdings" w:hint="default"/>
      </w:rPr>
    </w:lvl>
    <w:lvl w:ilvl="3" w:tplc="04090001" w:tentative="1">
      <w:start w:val="1"/>
      <w:numFmt w:val="bullet"/>
      <w:lvlText w:val=""/>
      <w:lvlJc w:val="left"/>
      <w:pPr>
        <w:ind w:left="3912" w:hanging="360"/>
      </w:pPr>
      <w:rPr>
        <w:rFonts w:ascii="Symbol" w:hAnsi="Symbol" w:hint="default"/>
      </w:rPr>
    </w:lvl>
    <w:lvl w:ilvl="4" w:tplc="04090003" w:tentative="1">
      <w:start w:val="1"/>
      <w:numFmt w:val="bullet"/>
      <w:lvlText w:val="o"/>
      <w:lvlJc w:val="left"/>
      <w:pPr>
        <w:ind w:left="4632" w:hanging="360"/>
      </w:pPr>
      <w:rPr>
        <w:rFonts w:ascii="Courier New" w:hAnsi="Courier New" w:cs="Courier New" w:hint="default"/>
      </w:rPr>
    </w:lvl>
    <w:lvl w:ilvl="5" w:tplc="04090005" w:tentative="1">
      <w:start w:val="1"/>
      <w:numFmt w:val="bullet"/>
      <w:lvlText w:val=""/>
      <w:lvlJc w:val="left"/>
      <w:pPr>
        <w:ind w:left="5352" w:hanging="360"/>
      </w:pPr>
      <w:rPr>
        <w:rFonts w:ascii="Wingdings" w:hAnsi="Wingdings" w:hint="default"/>
      </w:rPr>
    </w:lvl>
    <w:lvl w:ilvl="6" w:tplc="04090001" w:tentative="1">
      <w:start w:val="1"/>
      <w:numFmt w:val="bullet"/>
      <w:lvlText w:val=""/>
      <w:lvlJc w:val="left"/>
      <w:pPr>
        <w:ind w:left="6072" w:hanging="360"/>
      </w:pPr>
      <w:rPr>
        <w:rFonts w:ascii="Symbol" w:hAnsi="Symbol" w:hint="default"/>
      </w:rPr>
    </w:lvl>
    <w:lvl w:ilvl="7" w:tplc="04090003" w:tentative="1">
      <w:start w:val="1"/>
      <w:numFmt w:val="bullet"/>
      <w:lvlText w:val="o"/>
      <w:lvlJc w:val="left"/>
      <w:pPr>
        <w:ind w:left="6792" w:hanging="360"/>
      </w:pPr>
      <w:rPr>
        <w:rFonts w:ascii="Courier New" w:hAnsi="Courier New" w:cs="Courier New" w:hint="default"/>
      </w:rPr>
    </w:lvl>
    <w:lvl w:ilvl="8" w:tplc="04090005" w:tentative="1">
      <w:start w:val="1"/>
      <w:numFmt w:val="bullet"/>
      <w:lvlText w:val=""/>
      <w:lvlJc w:val="left"/>
      <w:pPr>
        <w:ind w:left="7512" w:hanging="360"/>
      </w:pPr>
      <w:rPr>
        <w:rFonts w:ascii="Wingdings" w:hAnsi="Wingdings" w:hint="default"/>
      </w:rPr>
    </w:lvl>
  </w:abstractNum>
  <w:abstractNum w:abstractNumId="8">
    <w:nsid w:val="307A021B"/>
    <w:multiLevelType w:val="hybridMultilevel"/>
    <w:tmpl w:val="0E96F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DC008D4"/>
    <w:multiLevelType w:val="hybridMultilevel"/>
    <w:tmpl w:val="95BEFDD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626B08"/>
    <w:multiLevelType w:val="hybridMultilevel"/>
    <w:tmpl w:val="DC9612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6DC04C0"/>
    <w:multiLevelType w:val="hybridMultilevel"/>
    <w:tmpl w:val="EDA80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F4810C9"/>
    <w:multiLevelType w:val="hybridMultilevel"/>
    <w:tmpl w:val="F6EEC4A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8DA4AFE"/>
    <w:multiLevelType w:val="hybridMultilevel"/>
    <w:tmpl w:val="39247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D744036"/>
    <w:multiLevelType w:val="hybridMultilevel"/>
    <w:tmpl w:val="4DFC36D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9BB4B80"/>
    <w:multiLevelType w:val="hybridMultilevel"/>
    <w:tmpl w:val="3FC272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C7A2907"/>
    <w:multiLevelType w:val="hybridMultilevel"/>
    <w:tmpl w:val="51220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8"/>
  </w:num>
  <w:num w:numId="3">
    <w:abstractNumId w:val="17"/>
  </w:num>
  <w:num w:numId="4">
    <w:abstractNumId w:val="7"/>
  </w:num>
  <w:num w:numId="5">
    <w:abstractNumId w:val="11"/>
  </w:num>
  <w:num w:numId="6">
    <w:abstractNumId w:val="18"/>
  </w:num>
  <w:num w:numId="7">
    <w:abstractNumId w:val="10"/>
  </w:num>
  <w:num w:numId="8">
    <w:abstractNumId w:val="9"/>
  </w:num>
  <w:num w:numId="9">
    <w:abstractNumId w:val="16"/>
  </w:num>
  <w:num w:numId="10">
    <w:abstractNumId w:val="14"/>
  </w:num>
  <w:num w:numId="11">
    <w:abstractNumId w:val="6"/>
  </w:num>
  <w:num w:numId="12">
    <w:abstractNumId w:val="1"/>
  </w:num>
  <w:num w:numId="13">
    <w:abstractNumId w:val="3"/>
  </w:num>
  <w:num w:numId="14">
    <w:abstractNumId w:val="5"/>
  </w:num>
  <w:num w:numId="15">
    <w:abstractNumId w:val="13"/>
  </w:num>
  <w:num w:numId="16">
    <w:abstractNumId w:val="4"/>
  </w:num>
  <w:num w:numId="17">
    <w:abstractNumId w:val="12"/>
  </w:num>
  <w:num w:numId="18">
    <w:abstractNumId w:val="0"/>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3AC1"/>
    <w:rsid w:val="00017B84"/>
    <w:rsid w:val="00036682"/>
    <w:rsid w:val="0008384D"/>
    <w:rsid w:val="00086EDB"/>
    <w:rsid w:val="00087349"/>
    <w:rsid w:val="000A0275"/>
    <w:rsid w:val="000A1430"/>
    <w:rsid w:val="000A6CDA"/>
    <w:rsid w:val="000C2E8B"/>
    <w:rsid w:val="000E2CC3"/>
    <w:rsid w:val="00112885"/>
    <w:rsid w:val="001263E5"/>
    <w:rsid w:val="00127D02"/>
    <w:rsid w:val="00132A55"/>
    <w:rsid w:val="00135036"/>
    <w:rsid w:val="0014111D"/>
    <w:rsid w:val="00143C35"/>
    <w:rsid w:val="00174898"/>
    <w:rsid w:val="00196CA4"/>
    <w:rsid w:val="001C2865"/>
    <w:rsid w:val="001C59EB"/>
    <w:rsid w:val="001F34D3"/>
    <w:rsid w:val="0022230B"/>
    <w:rsid w:val="00265EE5"/>
    <w:rsid w:val="00286D52"/>
    <w:rsid w:val="00295AA4"/>
    <w:rsid w:val="002C6BC1"/>
    <w:rsid w:val="002D33A4"/>
    <w:rsid w:val="002D6076"/>
    <w:rsid w:val="002E6019"/>
    <w:rsid w:val="002F59BC"/>
    <w:rsid w:val="00326EAC"/>
    <w:rsid w:val="00340F39"/>
    <w:rsid w:val="0036146A"/>
    <w:rsid w:val="0038548F"/>
    <w:rsid w:val="003A31D0"/>
    <w:rsid w:val="003C5C42"/>
    <w:rsid w:val="003C622E"/>
    <w:rsid w:val="003D7752"/>
    <w:rsid w:val="003F1A05"/>
    <w:rsid w:val="00420F18"/>
    <w:rsid w:val="004605BB"/>
    <w:rsid w:val="00463D81"/>
    <w:rsid w:val="0049280D"/>
    <w:rsid w:val="004B0935"/>
    <w:rsid w:val="004C3D44"/>
    <w:rsid w:val="004E2922"/>
    <w:rsid w:val="0050637E"/>
    <w:rsid w:val="0051154F"/>
    <w:rsid w:val="00515312"/>
    <w:rsid w:val="00531E4A"/>
    <w:rsid w:val="00542446"/>
    <w:rsid w:val="00561FC4"/>
    <w:rsid w:val="005713AA"/>
    <w:rsid w:val="005768E5"/>
    <w:rsid w:val="00583DA1"/>
    <w:rsid w:val="005955ED"/>
    <w:rsid w:val="005D4B59"/>
    <w:rsid w:val="00604D9B"/>
    <w:rsid w:val="00606FA4"/>
    <w:rsid w:val="0061387A"/>
    <w:rsid w:val="00614069"/>
    <w:rsid w:val="00627B98"/>
    <w:rsid w:val="0063605C"/>
    <w:rsid w:val="006519F9"/>
    <w:rsid w:val="00664FBE"/>
    <w:rsid w:val="0069176D"/>
    <w:rsid w:val="006971C1"/>
    <w:rsid w:val="006A13FF"/>
    <w:rsid w:val="006A2339"/>
    <w:rsid w:val="006A353B"/>
    <w:rsid w:val="006C4BFA"/>
    <w:rsid w:val="006D44C7"/>
    <w:rsid w:val="006F10D5"/>
    <w:rsid w:val="007142B2"/>
    <w:rsid w:val="00731F07"/>
    <w:rsid w:val="00743330"/>
    <w:rsid w:val="00750B2E"/>
    <w:rsid w:val="00757AE9"/>
    <w:rsid w:val="007625FB"/>
    <w:rsid w:val="007650D4"/>
    <w:rsid w:val="00767A88"/>
    <w:rsid w:val="007A60C9"/>
    <w:rsid w:val="007C4B9B"/>
    <w:rsid w:val="00810664"/>
    <w:rsid w:val="008113C9"/>
    <w:rsid w:val="00826D30"/>
    <w:rsid w:val="00894B20"/>
    <w:rsid w:val="008A56EC"/>
    <w:rsid w:val="008B4A4F"/>
    <w:rsid w:val="009006FA"/>
    <w:rsid w:val="00900DDF"/>
    <w:rsid w:val="00903514"/>
    <w:rsid w:val="0091304E"/>
    <w:rsid w:val="00935282"/>
    <w:rsid w:val="00991A45"/>
    <w:rsid w:val="009B36F4"/>
    <w:rsid w:val="009B7801"/>
    <w:rsid w:val="009D406B"/>
    <w:rsid w:val="009F4B81"/>
    <w:rsid w:val="00A1404E"/>
    <w:rsid w:val="00A2338C"/>
    <w:rsid w:val="00A24A07"/>
    <w:rsid w:val="00A307BD"/>
    <w:rsid w:val="00A44510"/>
    <w:rsid w:val="00A45E6F"/>
    <w:rsid w:val="00A8356A"/>
    <w:rsid w:val="00AF4924"/>
    <w:rsid w:val="00B059CB"/>
    <w:rsid w:val="00B16073"/>
    <w:rsid w:val="00B34012"/>
    <w:rsid w:val="00B45E16"/>
    <w:rsid w:val="00B615EF"/>
    <w:rsid w:val="00BD68C6"/>
    <w:rsid w:val="00BF20A7"/>
    <w:rsid w:val="00C10AB3"/>
    <w:rsid w:val="00C329A7"/>
    <w:rsid w:val="00C61A4D"/>
    <w:rsid w:val="00C664C8"/>
    <w:rsid w:val="00CB19F2"/>
    <w:rsid w:val="00CC3AC1"/>
    <w:rsid w:val="00CD6D09"/>
    <w:rsid w:val="00D07106"/>
    <w:rsid w:val="00D16BBB"/>
    <w:rsid w:val="00D17131"/>
    <w:rsid w:val="00D5011F"/>
    <w:rsid w:val="00D5018C"/>
    <w:rsid w:val="00D51214"/>
    <w:rsid w:val="00D6012B"/>
    <w:rsid w:val="00D639CF"/>
    <w:rsid w:val="00DC37DF"/>
    <w:rsid w:val="00E42FFA"/>
    <w:rsid w:val="00EA5518"/>
    <w:rsid w:val="00EB0B80"/>
    <w:rsid w:val="00EB3CE5"/>
    <w:rsid w:val="00EC05BF"/>
    <w:rsid w:val="00ED745E"/>
    <w:rsid w:val="00EE182C"/>
    <w:rsid w:val="00EF0D32"/>
    <w:rsid w:val="00EF433C"/>
    <w:rsid w:val="00F025B7"/>
    <w:rsid w:val="00F03720"/>
    <w:rsid w:val="00F422D0"/>
    <w:rsid w:val="00F47513"/>
    <w:rsid w:val="00F504FF"/>
    <w:rsid w:val="00F65DE9"/>
    <w:rsid w:val="00F91AFB"/>
    <w:rsid w:val="00FC10ED"/>
    <w:rsid w:val="00FF3414"/>
    <w:rsid w:val="00FF57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3E66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5424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4244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C3AC1"/>
    <w:pPr>
      <w:ind w:left="720"/>
      <w:contextualSpacing/>
    </w:pPr>
  </w:style>
  <w:style w:type="paragraph" w:styleId="BalloonText">
    <w:name w:val="Balloon Text"/>
    <w:basedOn w:val="Normal"/>
    <w:link w:val="BalloonTextChar"/>
    <w:uiPriority w:val="99"/>
    <w:semiHidden/>
    <w:unhideWhenUsed/>
    <w:rsid w:val="00CC3A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3AC1"/>
    <w:rPr>
      <w:rFonts w:ascii="Tahoma" w:hAnsi="Tahoma" w:cs="Tahoma"/>
      <w:sz w:val="16"/>
      <w:szCs w:val="16"/>
    </w:rPr>
  </w:style>
  <w:style w:type="character" w:customStyle="1" w:styleId="Heading2Char">
    <w:name w:val="Heading 2 Char"/>
    <w:basedOn w:val="DefaultParagraphFont"/>
    <w:link w:val="Heading2"/>
    <w:uiPriority w:val="9"/>
    <w:rsid w:val="0054244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42446"/>
    <w:rPr>
      <w:rFonts w:asciiTheme="majorHAnsi" w:eastAsiaTheme="majorEastAsia" w:hAnsiTheme="majorHAnsi" w:cstheme="majorBidi"/>
      <w:b/>
      <w:bCs/>
      <w:color w:val="4F81BD" w:themeColor="accent1"/>
    </w:rPr>
  </w:style>
  <w:style w:type="table" w:styleId="TableGrid">
    <w:name w:val="Table Grid"/>
    <w:basedOn w:val="TableNormal"/>
    <w:uiPriority w:val="59"/>
    <w:rsid w:val="001128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12885"/>
    <w:rPr>
      <w:sz w:val="16"/>
      <w:szCs w:val="16"/>
    </w:rPr>
  </w:style>
  <w:style w:type="paragraph" w:styleId="CommentText">
    <w:name w:val="annotation text"/>
    <w:basedOn w:val="Normal"/>
    <w:link w:val="CommentTextChar"/>
    <w:uiPriority w:val="99"/>
    <w:unhideWhenUsed/>
    <w:rsid w:val="00112885"/>
    <w:pPr>
      <w:spacing w:line="240" w:lineRule="auto"/>
    </w:pPr>
    <w:rPr>
      <w:sz w:val="20"/>
      <w:szCs w:val="20"/>
    </w:rPr>
  </w:style>
  <w:style w:type="character" w:customStyle="1" w:styleId="CommentTextChar">
    <w:name w:val="Comment Text Char"/>
    <w:basedOn w:val="DefaultParagraphFont"/>
    <w:link w:val="CommentText"/>
    <w:uiPriority w:val="99"/>
    <w:rsid w:val="00112885"/>
    <w:rPr>
      <w:sz w:val="20"/>
      <w:szCs w:val="20"/>
    </w:rPr>
  </w:style>
  <w:style w:type="character" w:customStyle="1" w:styleId="ListParagraphChar">
    <w:name w:val="List Paragraph Char"/>
    <w:basedOn w:val="DefaultParagraphFont"/>
    <w:link w:val="ListParagraph"/>
    <w:uiPriority w:val="34"/>
    <w:rsid w:val="00BF20A7"/>
  </w:style>
  <w:style w:type="paragraph" w:styleId="CommentSubject">
    <w:name w:val="annotation subject"/>
    <w:basedOn w:val="CommentText"/>
    <w:next w:val="CommentText"/>
    <w:link w:val="CommentSubjectChar"/>
    <w:uiPriority w:val="99"/>
    <w:semiHidden/>
    <w:unhideWhenUsed/>
    <w:rsid w:val="00265EE5"/>
    <w:rPr>
      <w:b/>
      <w:bCs/>
    </w:rPr>
  </w:style>
  <w:style w:type="character" w:customStyle="1" w:styleId="CommentSubjectChar">
    <w:name w:val="Comment Subject Char"/>
    <w:basedOn w:val="CommentTextChar"/>
    <w:link w:val="CommentSubject"/>
    <w:uiPriority w:val="99"/>
    <w:semiHidden/>
    <w:rsid w:val="00265EE5"/>
    <w:rPr>
      <w:b/>
      <w:bCs/>
      <w:sz w:val="20"/>
      <w:szCs w:val="20"/>
    </w:rPr>
  </w:style>
  <w:style w:type="paragraph" w:styleId="Footer">
    <w:name w:val="footer"/>
    <w:basedOn w:val="Normal"/>
    <w:link w:val="FooterChar"/>
    <w:uiPriority w:val="99"/>
    <w:unhideWhenUsed/>
    <w:rsid w:val="0061387A"/>
    <w:pPr>
      <w:tabs>
        <w:tab w:val="center" w:pos="4320"/>
        <w:tab w:val="right" w:pos="8640"/>
      </w:tabs>
      <w:spacing w:after="0" w:line="240" w:lineRule="auto"/>
    </w:pPr>
  </w:style>
  <w:style w:type="character" w:customStyle="1" w:styleId="FooterChar">
    <w:name w:val="Footer Char"/>
    <w:basedOn w:val="DefaultParagraphFont"/>
    <w:link w:val="Footer"/>
    <w:uiPriority w:val="99"/>
    <w:rsid w:val="0061387A"/>
  </w:style>
  <w:style w:type="character" w:styleId="PageNumber">
    <w:name w:val="page number"/>
    <w:basedOn w:val="DefaultParagraphFont"/>
    <w:uiPriority w:val="99"/>
    <w:semiHidden/>
    <w:unhideWhenUsed/>
    <w:rsid w:val="0061387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5424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4244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C3AC1"/>
    <w:pPr>
      <w:ind w:left="720"/>
      <w:contextualSpacing/>
    </w:pPr>
  </w:style>
  <w:style w:type="paragraph" w:styleId="BalloonText">
    <w:name w:val="Balloon Text"/>
    <w:basedOn w:val="Normal"/>
    <w:link w:val="BalloonTextChar"/>
    <w:uiPriority w:val="99"/>
    <w:semiHidden/>
    <w:unhideWhenUsed/>
    <w:rsid w:val="00CC3A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3AC1"/>
    <w:rPr>
      <w:rFonts w:ascii="Tahoma" w:hAnsi="Tahoma" w:cs="Tahoma"/>
      <w:sz w:val="16"/>
      <w:szCs w:val="16"/>
    </w:rPr>
  </w:style>
  <w:style w:type="character" w:customStyle="1" w:styleId="Heading2Char">
    <w:name w:val="Heading 2 Char"/>
    <w:basedOn w:val="DefaultParagraphFont"/>
    <w:link w:val="Heading2"/>
    <w:uiPriority w:val="9"/>
    <w:rsid w:val="0054244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42446"/>
    <w:rPr>
      <w:rFonts w:asciiTheme="majorHAnsi" w:eastAsiaTheme="majorEastAsia" w:hAnsiTheme="majorHAnsi" w:cstheme="majorBidi"/>
      <w:b/>
      <w:bCs/>
      <w:color w:val="4F81BD" w:themeColor="accent1"/>
    </w:rPr>
  </w:style>
  <w:style w:type="table" w:styleId="TableGrid">
    <w:name w:val="Table Grid"/>
    <w:basedOn w:val="TableNormal"/>
    <w:uiPriority w:val="59"/>
    <w:rsid w:val="001128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12885"/>
    <w:rPr>
      <w:sz w:val="16"/>
      <w:szCs w:val="16"/>
    </w:rPr>
  </w:style>
  <w:style w:type="paragraph" w:styleId="CommentText">
    <w:name w:val="annotation text"/>
    <w:basedOn w:val="Normal"/>
    <w:link w:val="CommentTextChar"/>
    <w:uiPriority w:val="99"/>
    <w:unhideWhenUsed/>
    <w:rsid w:val="00112885"/>
    <w:pPr>
      <w:spacing w:line="240" w:lineRule="auto"/>
    </w:pPr>
    <w:rPr>
      <w:sz w:val="20"/>
      <w:szCs w:val="20"/>
    </w:rPr>
  </w:style>
  <w:style w:type="character" w:customStyle="1" w:styleId="CommentTextChar">
    <w:name w:val="Comment Text Char"/>
    <w:basedOn w:val="DefaultParagraphFont"/>
    <w:link w:val="CommentText"/>
    <w:uiPriority w:val="99"/>
    <w:rsid w:val="00112885"/>
    <w:rPr>
      <w:sz w:val="20"/>
      <w:szCs w:val="20"/>
    </w:rPr>
  </w:style>
  <w:style w:type="character" w:customStyle="1" w:styleId="ListParagraphChar">
    <w:name w:val="List Paragraph Char"/>
    <w:basedOn w:val="DefaultParagraphFont"/>
    <w:link w:val="ListParagraph"/>
    <w:uiPriority w:val="34"/>
    <w:rsid w:val="00BF20A7"/>
  </w:style>
  <w:style w:type="paragraph" w:styleId="CommentSubject">
    <w:name w:val="annotation subject"/>
    <w:basedOn w:val="CommentText"/>
    <w:next w:val="CommentText"/>
    <w:link w:val="CommentSubjectChar"/>
    <w:uiPriority w:val="99"/>
    <w:semiHidden/>
    <w:unhideWhenUsed/>
    <w:rsid w:val="00265EE5"/>
    <w:rPr>
      <w:b/>
      <w:bCs/>
    </w:rPr>
  </w:style>
  <w:style w:type="character" w:customStyle="1" w:styleId="CommentSubjectChar">
    <w:name w:val="Comment Subject Char"/>
    <w:basedOn w:val="CommentTextChar"/>
    <w:link w:val="CommentSubject"/>
    <w:uiPriority w:val="99"/>
    <w:semiHidden/>
    <w:rsid w:val="00265EE5"/>
    <w:rPr>
      <w:b/>
      <w:bCs/>
      <w:sz w:val="20"/>
      <w:szCs w:val="20"/>
    </w:rPr>
  </w:style>
  <w:style w:type="paragraph" w:styleId="Footer">
    <w:name w:val="footer"/>
    <w:basedOn w:val="Normal"/>
    <w:link w:val="FooterChar"/>
    <w:uiPriority w:val="99"/>
    <w:unhideWhenUsed/>
    <w:rsid w:val="0061387A"/>
    <w:pPr>
      <w:tabs>
        <w:tab w:val="center" w:pos="4320"/>
        <w:tab w:val="right" w:pos="8640"/>
      </w:tabs>
      <w:spacing w:after="0" w:line="240" w:lineRule="auto"/>
    </w:pPr>
  </w:style>
  <w:style w:type="character" w:customStyle="1" w:styleId="FooterChar">
    <w:name w:val="Footer Char"/>
    <w:basedOn w:val="DefaultParagraphFont"/>
    <w:link w:val="Footer"/>
    <w:uiPriority w:val="99"/>
    <w:rsid w:val="0061387A"/>
  </w:style>
  <w:style w:type="character" w:styleId="PageNumber">
    <w:name w:val="page number"/>
    <w:basedOn w:val="DefaultParagraphFont"/>
    <w:uiPriority w:val="99"/>
    <w:semiHidden/>
    <w:unhideWhenUsed/>
    <w:rsid w:val="00613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53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BD939E-EB5B-074D-A790-6E0B27CFE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2611</Words>
  <Characters>14883</Characters>
  <Application>Microsoft Macintosh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Fenner</dc:creator>
  <cp:lastModifiedBy>Heather Huntington</cp:lastModifiedBy>
  <cp:revision>2</cp:revision>
  <dcterms:created xsi:type="dcterms:W3CDTF">2014-10-29T15:42:00Z</dcterms:created>
  <dcterms:modified xsi:type="dcterms:W3CDTF">2014-10-29T15:42:00Z</dcterms:modified>
</cp:coreProperties>
</file>