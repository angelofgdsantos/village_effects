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9EB58" w14:textId="77777777" w:rsidR="00986BA0" w:rsidRDefault="00986BA0" w:rsidP="00850AE1">
      <w:pPr>
        <w:pStyle w:val="ListParagraph"/>
        <w:spacing w:after="0" w:line="240" w:lineRule="auto"/>
        <w:ind w:left="0"/>
        <w:jc w:val="center"/>
        <w:rPr>
          <w:b/>
          <w:color w:val="000000" w:themeColor="text1"/>
        </w:rPr>
      </w:pPr>
      <w:r w:rsidRPr="00ED0911">
        <w:rPr>
          <w:b/>
          <w:color w:val="000000" w:themeColor="text1"/>
        </w:rPr>
        <w:t>CFP Land Key Informant Survey</w:t>
      </w:r>
    </w:p>
    <w:p w14:paraId="5F86443E" w14:textId="77777777" w:rsidR="00986BA0" w:rsidRPr="00ED0911" w:rsidRDefault="00986BA0" w:rsidP="00850AE1">
      <w:pPr>
        <w:pStyle w:val="ListParagraph"/>
        <w:spacing w:after="0" w:line="240" w:lineRule="auto"/>
        <w:ind w:left="0"/>
        <w:rPr>
          <w:b/>
          <w:color w:val="000000" w:themeColor="text1"/>
        </w:rPr>
      </w:pPr>
    </w:p>
    <w:p w14:paraId="04F32BBB" w14:textId="77777777" w:rsidR="00413BF8" w:rsidRPr="00413BF8" w:rsidRDefault="00413BF8" w:rsidP="00850AE1">
      <w:pPr>
        <w:spacing w:after="0" w:line="240" w:lineRule="auto"/>
        <w:pPrChange w:id="0" w:author="Aidan Boyd" w:date="2015-01-13T15:22:00Z">
          <w:pPr/>
        </w:pPrChange>
      </w:pPr>
      <w:r w:rsidRPr="00413BF8">
        <w:t xml:space="preserve">INTERVIEWER: Carefully explain the definition of a forest as: ‘a large area covered with trees and woody vegetation. This can include </w:t>
      </w:r>
      <w:proofErr w:type="spellStart"/>
      <w:r w:rsidRPr="00413BF8">
        <w:t>miombo</w:t>
      </w:r>
      <w:proofErr w:type="spellEnd"/>
      <w:r w:rsidRPr="00413BF8">
        <w:t xml:space="preserve"> forests or woodlots.’ This is the definition you will be using each time you refer to a ‘forest’ throughout this interview and should be borne in mind by both yourself and the respondent/s.</w:t>
      </w:r>
    </w:p>
    <w:p w14:paraId="5A4ADC52" w14:textId="77777777" w:rsidR="00413BF8" w:rsidRPr="00413BF8" w:rsidRDefault="00413BF8" w:rsidP="00850AE1">
      <w:pPr>
        <w:pStyle w:val="ListParagraph"/>
        <w:spacing w:after="0" w:line="240" w:lineRule="auto"/>
        <w:ind w:left="0"/>
        <w:rPr>
          <w:i/>
          <w:color w:val="000000" w:themeColor="text1"/>
        </w:rPr>
      </w:pPr>
    </w:p>
    <w:p w14:paraId="3CF4DDFC" w14:textId="77777777" w:rsidR="00986BA0" w:rsidRPr="00413BF8" w:rsidRDefault="00986BA0" w:rsidP="00850AE1">
      <w:pPr>
        <w:pStyle w:val="ListParagraph"/>
        <w:spacing w:after="0" w:line="240" w:lineRule="auto"/>
        <w:ind w:left="0"/>
        <w:rPr>
          <w:i/>
          <w:color w:val="000000" w:themeColor="text1"/>
        </w:rPr>
        <w:pPrChange w:id="1" w:author="Aidan Boyd" w:date="2015-01-13T15:22:00Z">
          <w:pPr>
            <w:pStyle w:val="ListParagraph"/>
            <w:spacing w:after="0" w:line="240" w:lineRule="auto"/>
            <w:ind w:left="0"/>
          </w:pPr>
        </w:pPrChange>
      </w:pPr>
      <w:r w:rsidRPr="00413BF8">
        <w:rPr>
          <w:i/>
          <w:color w:val="000000" w:themeColor="text1"/>
        </w:rPr>
        <w:t>This will be a key informant survey with someone in the community who is involved in or knowledgeable about land use and management. This could be an Induna, member of a Village Land Committee (if applicable), or village elder</w:t>
      </w:r>
      <w:r w:rsidR="00D00A5E" w:rsidRPr="00413BF8">
        <w:rPr>
          <w:i/>
          <w:color w:val="000000" w:themeColor="text1"/>
        </w:rPr>
        <w:t>.</w:t>
      </w:r>
      <w:r w:rsidRPr="00413BF8">
        <w:rPr>
          <w:i/>
          <w:color w:val="000000" w:themeColor="text1"/>
        </w:rPr>
        <w:t xml:space="preserve"> This position will most likely vary from community to community. </w:t>
      </w:r>
    </w:p>
    <w:p w14:paraId="18F4CFC3" w14:textId="77777777" w:rsidR="00986BA0" w:rsidRPr="00ED0911" w:rsidRDefault="00986BA0" w:rsidP="00850AE1">
      <w:pPr>
        <w:pStyle w:val="ListParagraph"/>
        <w:spacing w:after="0" w:line="240" w:lineRule="auto"/>
        <w:ind w:left="0"/>
        <w:rPr>
          <w:i/>
          <w:color w:val="000000" w:themeColor="text1"/>
        </w:rPr>
        <w:pPrChange w:id="2" w:author="Aidan Boyd" w:date="2015-01-13T15:22:00Z">
          <w:pPr>
            <w:pStyle w:val="ListParagraph"/>
            <w:spacing w:after="0" w:line="240" w:lineRule="auto"/>
            <w:ind w:left="0"/>
          </w:pPr>
        </w:pPrChange>
      </w:pPr>
    </w:p>
    <w:p w14:paraId="02D31CB2" w14:textId="77777777" w:rsidR="00A31466" w:rsidRPr="00ED0911" w:rsidRDefault="00A31466" w:rsidP="00850AE1">
      <w:pPr>
        <w:spacing w:after="0" w:line="240" w:lineRule="auto"/>
        <w:pPrChange w:id="3" w:author="Aidan Boyd" w:date="2015-01-13T15:22:00Z">
          <w:pPr/>
        </w:pPrChange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124"/>
        <w:gridCol w:w="7436"/>
        <w:gridCol w:w="2520"/>
      </w:tblGrid>
      <w:tr w:rsidR="00AC500F" w:rsidRPr="00ED0911" w14:paraId="26625D15" w14:textId="77777777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09C9F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pPrChange w:id="4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ind w:left="104"/>
                  <w:contextualSpacing/>
                </w:pPr>
              </w:pPrChange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A85764D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pPrChange w:id="5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start time </w:t>
            </w:r>
            <w:r w:rsidRPr="00ED0911">
              <w:rPr>
                <w:b/>
                <w:w w:val="105"/>
              </w:rPr>
              <w:t>(start)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D184029" w14:textId="77777777" w:rsidR="00AC500F" w:rsidRPr="00ED0911" w:rsidRDefault="00AC500F" w:rsidP="00850AE1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  <w:pPrChange w:id="6" w:author="Aidan Boyd" w:date="2015-01-13T15:22:00Z">
                <w:pPr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AC500F" w:rsidRPr="00ED0911" w14:paraId="4FBBE2B3" w14:textId="77777777">
        <w:trPr>
          <w:trHeight w:hRule="exact" w:val="367"/>
        </w:trPr>
        <w:tc>
          <w:tcPr>
            <w:tcW w:w="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AF98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pPrChange w:id="7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ind w:left="75"/>
                  <w:contextualSpacing/>
                </w:pPr>
              </w:pPrChange>
            </w:pPr>
          </w:p>
        </w:tc>
        <w:tc>
          <w:tcPr>
            <w:tcW w:w="7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F22033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  <w:pPrChange w:id="8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End time </w:t>
            </w:r>
            <w:r w:rsidRPr="00ED0911">
              <w:rPr>
                <w:b/>
                <w:w w:val="105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13CA3765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9" w:author="Aidan Boyd" w:date="2015-01-13T15:22:00Z">
                <w:pPr>
                  <w:kinsoku w:val="0"/>
                  <w:overflowPunct w:val="0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14:paraId="75F4D207" w14:textId="77777777" w:rsidR="00AC500F" w:rsidRPr="00ED0911" w:rsidRDefault="00AC500F" w:rsidP="00850AE1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  <w:pPrChange w:id="10" w:author="Aidan Boyd" w:date="2015-01-13T15:22:00Z">
          <w:pPr>
            <w:tabs>
              <w:tab w:val="center" w:pos="5620"/>
              <w:tab w:val="right" w:pos="11240"/>
            </w:tabs>
            <w:spacing w:beforeLines="20" w:before="48" w:afterLines="20" w:after="48"/>
            <w:contextualSpacing/>
          </w:pPr>
        </w:pPrChange>
      </w:pPr>
    </w:p>
    <w:p w14:paraId="4C2A510D" w14:textId="77777777" w:rsidR="00AC500F" w:rsidRPr="00ED0911" w:rsidRDefault="00AC500F" w:rsidP="00850AE1">
      <w:pPr>
        <w:pStyle w:val="Heading3"/>
        <w:spacing w:line="240" w:lineRule="auto"/>
        <w:pPrChange w:id="11" w:author="Aidan Boyd" w:date="2015-01-13T15:22:00Z">
          <w:pPr>
            <w:pStyle w:val="Subtitle"/>
          </w:pPr>
        </w:pPrChange>
      </w:pPr>
      <w:r w:rsidRPr="00ED0911">
        <w:t>A.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2520"/>
        <w:gridCol w:w="2520"/>
      </w:tblGrid>
      <w:tr w:rsidR="00AC500F" w:rsidRPr="00ED0911" w14:paraId="7559824E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8F7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pPrChange w:id="12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ind w:left="104"/>
                  <w:contextualSpacing/>
                </w:pPr>
              </w:pPrChange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BBA1C06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pPrChange w:id="13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>A1.Date of Survey</w:t>
            </w:r>
            <w:r w:rsidRPr="00ED0911">
              <w:rPr>
                <w:b/>
                <w:w w:val="105"/>
              </w:rPr>
              <w:t xml:space="preserve"> (</w:t>
            </w:r>
            <w:proofErr w:type="spellStart"/>
            <w:r w:rsidRPr="00ED0911">
              <w:rPr>
                <w:b/>
                <w:w w:val="105"/>
              </w:rPr>
              <w:t>time_st</w:t>
            </w:r>
            <w:proofErr w:type="spellEnd"/>
            <w:r w:rsidRPr="00ED0911">
              <w:rPr>
                <w:b/>
                <w:w w:val="105"/>
              </w:rPr>
              <w:t>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D1BFCF" w14:textId="77777777" w:rsidR="00AC500F" w:rsidRPr="00ED0911" w:rsidRDefault="00AC500F" w:rsidP="00850AE1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  <w:pPrChange w:id="14" w:author="Aidan Boyd" w:date="2015-01-13T15:22:00Z">
                <w:pPr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ED0911">
              <w:rPr>
                <w:i/>
                <w:color w:val="A6A6A6" w:themeColor="background1" w:themeShade="A6"/>
              </w:rPr>
              <w:t>dd</w:t>
            </w:r>
            <w:proofErr w:type="spellEnd"/>
            <w:r w:rsidRPr="00ED0911">
              <w:rPr>
                <w:i/>
                <w:color w:val="A6A6A6" w:themeColor="background1" w:themeShade="A6"/>
              </w:rPr>
              <w:t xml:space="preserve">    </w:t>
            </w:r>
          </w:p>
          <w:p w14:paraId="02B859CB" w14:textId="77777777" w:rsidR="00AC500F" w:rsidRPr="00ED0911" w:rsidRDefault="00AC500F" w:rsidP="00850AE1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  <w:pPrChange w:id="15" w:author="Aidan Boyd" w:date="2015-01-13T15:22:00Z">
                <w:pPr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AC500F" w:rsidRPr="00ED0911" w14:paraId="4D2E0AA3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812" w14:textId="77777777" w:rsidR="00AC500F" w:rsidRPr="00ED0911" w:rsidRDefault="00AC500F" w:rsidP="00850AE1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  <w:pPrChange w:id="16" w:author="Aidan Boyd" w:date="2015-01-13T15:22:00Z">
                <w:pPr>
                  <w:tabs>
                    <w:tab w:val="center" w:pos="5620"/>
                    <w:tab w:val="right" w:pos="11240"/>
                  </w:tabs>
                  <w:kinsoku w:val="0"/>
                  <w:overflowPunct w:val="0"/>
                  <w:spacing w:beforeLines="20" w:before="48" w:afterLines="20" w:after="48"/>
                  <w:ind w:left="75"/>
                  <w:contextualSpacing/>
                  <w:jc w:val="center"/>
                </w:pPr>
              </w:pPrChange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1BBD26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  <w:pPrChange w:id="17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>A2.Name of Supervisor</w:t>
            </w:r>
            <w:r w:rsidRPr="00ED0911">
              <w:rPr>
                <w:b/>
                <w:w w:val="105"/>
              </w:rPr>
              <w:t xml:space="preserve"> (</w:t>
            </w:r>
            <w:proofErr w:type="spellStart"/>
            <w:r w:rsidRPr="00ED0911">
              <w:rPr>
                <w:b/>
                <w:w w:val="105"/>
              </w:rPr>
              <w:t>superv</w:t>
            </w:r>
            <w:proofErr w:type="spellEnd"/>
            <w:r w:rsidRPr="00ED0911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344700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  <w:pPrChange w:id="18" w:author="Aidan Boyd" w:date="2015-01-13T15:22:00Z">
                <w:pPr>
                  <w:kinsoku w:val="0"/>
                  <w:overflowPunct w:val="0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  <w:p w14:paraId="7294AFED" w14:textId="77777777" w:rsidR="00AC500F" w:rsidRPr="00ED0911" w:rsidRDefault="00AC500F" w:rsidP="00850AE1">
            <w:pPr>
              <w:spacing w:beforeLines="20" w:before="48" w:afterLines="20" w:after="48" w:line="240" w:lineRule="auto"/>
              <w:ind w:left="120"/>
              <w:contextualSpacing/>
              <w:pPrChange w:id="19" w:author="Aidan Boyd" w:date="2015-01-13T15:22:00Z">
                <w:pPr>
                  <w:spacing w:beforeLines="20" w:before="48" w:afterLines="20" w:after="48"/>
                  <w:ind w:left="120"/>
                  <w:contextualSpacing/>
                </w:pPr>
              </w:pPrChange>
            </w:pPr>
          </w:p>
        </w:tc>
      </w:tr>
      <w:tr w:rsidR="00AC500F" w:rsidRPr="00ED0911" w14:paraId="2BC66A9F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ECA6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pPrChange w:id="20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ind w:left="75"/>
                  <w:contextualSpacing/>
                </w:pPr>
              </w:pPrChange>
            </w:pPr>
          </w:p>
        </w:tc>
        <w:tc>
          <w:tcPr>
            <w:tcW w:w="4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35898E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</w:rPr>
              <w:pPrChange w:id="21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A3.Village Name </w:t>
            </w:r>
            <w:r w:rsidRPr="00ED0911">
              <w:rPr>
                <w:b/>
                <w:w w:val="105"/>
              </w:rPr>
              <w:t>(</w:t>
            </w:r>
            <w:proofErr w:type="spellStart"/>
            <w:r w:rsidRPr="00ED0911">
              <w:rPr>
                <w:b/>
                <w:w w:val="105"/>
              </w:rPr>
              <w:t>h_vil</w:t>
            </w:r>
            <w:proofErr w:type="spellEnd"/>
            <w:r w:rsidRPr="00ED0911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EAB9C4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  <w:pPrChange w:id="22" w:author="Aidan Boyd" w:date="2015-01-13T15:22:00Z">
                <w:pPr>
                  <w:kinsoku w:val="0"/>
                  <w:overflowPunct w:val="0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  <w:p w14:paraId="1CE5825A" w14:textId="77777777" w:rsidR="00AC500F" w:rsidRPr="00ED0911" w:rsidRDefault="00AC500F" w:rsidP="00850AE1">
            <w:pPr>
              <w:spacing w:beforeLines="20" w:before="48" w:afterLines="20" w:after="48" w:line="240" w:lineRule="auto"/>
              <w:ind w:left="120"/>
              <w:contextualSpacing/>
              <w:pPrChange w:id="23" w:author="Aidan Boyd" w:date="2015-01-13T15:22:00Z">
                <w:pPr>
                  <w:spacing w:beforeLines="20" w:before="48" w:afterLines="20" w:after="48"/>
                  <w:ind w:left="120"/>
                  <w:contextualSpacing/>
                </w:pPr>
              </w:pPrChange>
            </w:pPr>
          </w:p>
        </w:tc>
      </w:tr>
      <w:tr w:rsidR="00AC500F" w:rsidRPr="00ED0911" w14:paraId="55509CB4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52AE1" w14:textId="77777777" w:rsidR="00AC500F" w:rsidRPr="00ED0911" w:rsidRDefault="00AC500F" w:rsidP="00850AE1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  <w:pPrChange w:id="24" w:author="Aidan Boyd" w:date="2015-01-13T15:22:00Z">
                <w:pPr>
                  <w:tabs>
                    <w:tab w:val="center" w:pos="5620"/>
                    <w:tab w:val="right" w:pos="11240"/>
                  </w:tabs>
                  <w:kinsoku w:val="0"/>
                  <w:overflowPunct w:val="0"/>
                  <w:spacing w:beforeLines="20" w:before="48" w:afterLines="20" w:after="48"/>
                  <w:ind w:left="75"/>
                  <w:contextualSpacing/>
                  <w:jc w:val="center"/>
                </w:pPr>
              </w:pPrChange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7AE0C3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w w:val="105"/>
              </w:rPr>
              <w:pPrChange w:id="25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A4.Village ID: </w:t>
            </w:r>
            <w:r w:rsidRPr="00ED0911">
              <w:rPr>
                <w:b/>
                <w:w w:val="105"/>
              </w:rPr>
              <w:t>(</w:t>
            </w:r>
            <w:proofErr w:type="spellStart"/>
            <w:r w:rsidRPr="00ED0911">
              <w:rPr>
                <w:b/>
                <w:w w:val="105"/>
              </w:rPr>
              <w:t>h_vilid</w:t>
            </w:r>
            <w:proofErr w:type="spellEnd"/>
            <w:r w:rsidRPr="00ED0911">
              <w:rPr>
                <w:b/>
                <w:w w:val="105"/>
              </w:rPr>
              <w:t>)</w:t>
            </w:r>
            <w:r w:rsidRPr="00ED0911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0D8FC0" w14:textId="77777777" w:rsidR="00AC500F" w:rsidRPr="00ED0911" w:rsidRDefault="00AC500F" w:rsidP="00850AE1">
            <w:pPr>
              <w:spacing w:beforeLines="20" w:before="48" w:afterLines="20" w:after="48" w:line="240" w:lineRule="auto"/>
              <w:contextualSpacing/>
              <w:rPr>
                <w:i/>
              </w:rPr>
              <w:pPrChange w:id="26" w:author="Aidan Boyd" w:date="2015-01-13T15:22:00Z">
                <w:pPr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 xml:space="preserve">(Integer) </w:t>
            </w:r>
          </w:p>
        </w:tc>
      </w:tr>
      <w:tr w:rsidR="00AC500F" w:rsidRPr="00ED0911" w14:paraId="77484FC9" w14:textId="77777777">
        <w:trPr>
          <w:trHeight w:hRule="exact" w:val="367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8B12" w14:textId="77777777" w:rsidR="00AC500F" w:rsidRPr="00ED0911" w:rsidRDefault="00AC500F" w:rsidP="00850AE1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spacing w:val="1"/>
                <w:w w:val="105"/>
              </w:rPr>
              <w:pPrChange w:id="27" w:author="Aidan Boyd" w:date="2015-01-13T15:22:00Z">
                <w:pPr>
                  <w:tabs>
                    <w:tab w:val="center" w:pos="5620"/>
                    <w:tab w:val="right" w:pos="11240"/>
                  </w:tabs>
                  <w:kinsoku w:val="0"/>
                  <w:overflowPunct w:val="0"/>
                  <w:spacing w:beforeLines="20" w:before="48" w:afterLines="20" w:after="48"/>
                  <w:ind w:left="75"/>
                  <w:contextualSpacing/>
                  <w:jc w:val="center"/>
                </w:pPr>
              </w:pPrChange>
            </w:pPr>
          </w:p>
        </w:tc>
        <w:tc>
          <w:tcPr>
            <w:tcW w:w="7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71BF7AC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b/>
                <w:w w:val="105"/>
              </w:rPr>
              <w:pPrChange w:id="28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A5.Confirm village ID: </w:t>
            </w:r>
            <w:r w:rsidRPr="00ED0911">
              <w:rPr>
                <w:b/>
                <w:w w:val="105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F95BED" w14:textId="77777777" w:rsidR="00AC500F" w:rsidRPr="00ED0911" w:rsidRDefault="00AC500F" w:rsidP="00850AE1">
            <w:pPr>
              <w:spacing w:beforeLines="20" w:before="48" w:afterLines="20" w:after="48" w:line="240" w:lineRule="auto"/>
              <w:contextualSpacing/>
              <w:rPr>
                <w:i/>
                <w:color w:val="A6A6A6" w:themeColor="background1" w:themeShade="A6"/>
              </w:rPr>
              <w:pPrChange w:id="29" w:author="Aidan Boyd" w:date="2015-01-13T15:22:00Z">
                <w:pPr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C29D72B" w14:textId="77777777" w:rsidR="00AC500F" w:rsidRPr="00ED0911" w:rsidRDefault="00AC500F" w:rsidP="00850AE1">
      <w:pPr>
        <w:pStyle w:val="BodyText"/>
        <w:kinsoku w:val="0"/>
        <w:overflowPunct w:val="0"/>
        <w:spacing w:beforeLines="20" w:before="48" w:afterLines="20" w:after="48" w:line="240" w:lineRule="auto"/>
        <w:ind w:right="160"/>
        <w:contextualSpacing/>
        <w:rPr>
          <w:rFonts w:ascii="Gill Sans MT" w:hAnsi="Gill Sans MT"/>
          <w:sz w:val="22"/>
          <w:szCs w:val="22"/>
        </w:rPr>
        <w:pPrChange w:id="30" w:author="Aidan Boyd" w:date="2015-01-13T15:22:00Z">
          <w:pPr>
            <w:pStyle w:val="BodyText"/>
            <w:kinsoku w:val="0"/>
            <w:overflowPunct w:val="0"/>
            <w:spacing w:beforeLines="20" w:before="48" w:afterLines="20" w:after="48"/>
            <w:ind w:right="160"/>
            <w:contextualSpacing/>
          </w:pPr>
        </w:pPrChange>
      </w:pPr>
    </w:p>
    <w:p w14:paraId="5C305DEB" w14:textId="77777777" w:rsidR="00AC500F" w:rsidRPr="00ED0911" w:rsidRDefault="00AC500F" w:rsidP="00850AE1">
      <w:pPr>
        <w:pStyle w:val="BodyText"/>
        <w:kinsoku w:val="0"/>
        <w:overflowPunct w:val="0"/>
        <w:spacing w:beforeLines="20" w:before="48" w:afterLines="20" w:after="48" w:line="240" w:lineRule="auto"/>
        <w:ind w:right="160"/>
        <w:contextualSpacing/>
        <w:rPr>
          <w:rFonts w:ascii="Gill Sans MT" w:hAnsi="Gill Sans MT"/>
          <w:sz w:val="22"/>
          <w:szCs w:val="22"/>
        </w:rPr>
        <w:pPrChange w:id="31" w:author="Aidan Boyd" w:date="2015-01-13T15:22:00Z">
          <w:pPr>
            <w:pStyle w:val="BodyText"/>
            <w:kinsoku w:val="0"/>
            <w:overflowPunct w:val="0"/>
            <w:spacing w:beforeLines="20" w:before="48" w:afterLines="20" w:after="48"/>
            <w:ind w:right="160"/>
            <w:contextualSpacing/>
          </w:pPr>
        </w:pPrChange>
      </w:pPr>
      <w:r w:rsidRPr="00ED0911">
        <w:rPr>
          <w:rFonts w:ascii="Gill Sans MT" w:eastAsia="Times New Roman" w:hAnsi="Gill Sans MT"/>
          <w:sz w:val="22"/>
          <w:szCs w:val="22"/>
          <w:lang w:eastAsia="zh-CN"/>
        </w:rPr>
        <w:t>INFORMED CONSENT - PLEASE READ THE PAPER CONSENT FORM CAREFULY AND WORD FOR WORD</w:t>
      </w:r>
    </w:p>
    <w:p w14:paraId="468FDD48" w14:textId="77777777" w:rsidR="00AC500F" w:rsidRPr="00ED0911" w:rsidRDefault="00AC500F" w:rsidP="00850AE1">
      <w:pPr>
        <w:pStyle w:val="BodyText"/>
        <w:kinsoku w:val="0"/>
        <w:overflowPunct w:val="0"/>
        <w:spacing w:beforeLines="20" w:before="48" w:afterLines="20" w:after="48" w:line="240" w:lineRule="auto"/>
        <w:ind w:right="160"/>
        <w:contextualSpacing/>
        <w:rPr>
          <w:rFonts w:ascii="Gill Sans MT" w:hAnsi="Gill Sans MT"/>
          <w:sz w:val="22"/>
          <w:szCs w:val="22"/>
        </w:rPr>
        <w:pPrChange w:id="32" w:author="Aidan Boyd" w:date="2015-01-13T15:22:00Z">
          <w:pPr>
            <w:pStyle w:val="BodyText"/>
            <w:kinsoku w:val="0"/>
            <w:overflowPunct w:val="0"/>
            <w:spacing w:beforeLines="20" w:before="48" w:afterLines="20" w:after="48"/>
            <w:ind w:right="160"/>
            <w:contextualSpacing/>
          </w:pPr>
        </w:pPrChange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40"/>
        <w:gridCol w:w="4320"/>
        <w:gridCol w:w="720"/>
      </w:tblGrid>
      <w:tr w:rsidR="00AC500F" w:rsidRPr="00ED0911" w14:paraId="55553855" w14:textId="77777777">
        <w:trPr>
          <w:trHeight w:val="20"/>
        </w:trPr>
        <w:tc>
          <w:tcPr>
            <w:tcW w:w="100" w:type="dxa"/>
          </w:tcPr>
          <w:p w14:paraId="1828F5FD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ind w:left="104"/>
              <w:contextualSpacing/>
              <w:pPrChange w:id="33" w:author="Aidan Boyd" w:date="2015-01-13T15:22:00Z">
                <w:pPr>
                  <w:kinsoku w:val="0"/>
                  <w:overflowPunct w:val="0"/>
                  <w:ind w:left="104"/>
                  <w:contextualSpacing/>
                </w:pPr>
              </w:pPrChange>
            </w:pPr>
          </w:p>
        </w:tc>
        <w:tc>
          <w:tcPr>
            <w:tcW w:w="4940" w:type="dxa"/>
            <w:tcBorders>
              <w:right w:val="nil"/>
            </w:tcBorders>
          </w:tcPr>
          <w:p w14:paraId="7671B4C9" w14:textId="77777777" w:rsidR="00AC500F" w:rsidRPr="00ED0911" w:rsidRDefault="00AC500F" w:rsidP="00850AE1">
            <w:pPr>
              <w:kinsoku w:val="0"/>
              <w:overflowPunct w:val="0"/>
              <w:spacing w:afterLines="20" w:after="48" w:line="240" w:lineRule="auto"/>
              <w:contextualSpacing/>
              <w:rPr>
                <w:b/>
                <w:w w:val="105"/>
              </w:rPr>
              <w:pPrChange w:id="34" w:author="Aidan Boyd" w:date="2015-01-13T15:22:00Z">
                <w:pPr>
                  <w:kinsoku w:val="0"/>
                  <w:overflowPunct w:val="0"/>
                  <w:spacing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 xml:space="preserve">A6 Did the respondent consent? </w:t>
            </w:r>
            <w:r w:rsidRPr="00ED0911">
              <w:rPr>
                <w:b/>
                <w:w w:val="105"/>
              </w:rPr>
              <w:t>(consent)</w:t>
            </w:r>
          </w:p>
          <w:p w14:paraId="033186F9" w14:textId="77777777" w:rsidR="00AC500F" w:rsidRPr="00ED0911" w:rsidRDefault="00AC500F" w:rsidP="00850AE1">
            <w:pPr>
              <w:kinsoku w:val="0"/>
              <w:overflowPunct w:val="0"/>
              <w:spacing w:afterLines="20" w:after="48" w:line="240" w:lineRule="auto"/>
              <w:contextualSpacing/>
              <w:rPr>
                <w:w w:val="105"/>
              </w:rPr>
              <w:pPrChange w:id="35" w:author="Aidan Boyd" w:date="2015-01-13T15:22:00Z">
                <w:pPr>
                  <w:kinsoku w:val="0"/>
                  <w:overflowPunct w:val="0"/>
                  <w:spacing w:afterLines="20" w:after="48"/>
                  <w:contextualSpacing/>
                </w:pPr>
              </w:pPrChange>
            </w:pPr>
            <w:r w:rsidRPr="00ED0911">
              <w:rPr>
                <w:w w:val="105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E13ACFD" w14:textId="77777777" w:rsidR="00AC500F" w:rsidRPr="00ED0911" w:rsidRDefault="00AC500F" w:rsidP="00850AE1">
            <w:pPr>
              <w:spacing w:after="0" w:line="240" w:lineRule="auto"/>
              <w:contextualSpacing/>
              <w:pPrChange w:id="36" w:author="Aidan Boyd" w:date="2015-01-13T15:22:00Z">
                <w:pPr>
                  <w:contextualSpacing/>
                </w:pPr>
              </w:pPrChange>
            </w:pPr>
            <w:r w:rsidRPr="00ED0911">
              <w:t>1=No</w:t>
            </w:r>
          </w:p>
          <w:p w14:paraId="73E03808" w14:textId="77777777" w:rsidR="00AC500F" w:rsidRPr="00ED0911" w:rsidRDefault="00AC500F" w:rsidP="00850AE1">
            <w:pPr>
              <w:spacing w:after="0" w:line="240" w:lineRule="auto"/>
              <w:contextualSpacing/>
              <w:pPrChange w:id="37" w:author="Aidan Boyd" w:date="2015-01-13T15:22:00Z">
                <w:pPr>
                  <w:contextualSpacing/>
                </w:pPr>
              </w:pPrChange>
            </w:pPr>
            <w:r w:rsidRPr="00ED0911"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D27EBE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w w:val="105"/>
              </w:rPr>
              <w:pPrChange w:id="38" w:author="Aidan Boyd" w:date="2015-01-13T15:22:00Z">
                <w:pPr>
                  <w:kinsoku w:val="0"/>
                  <w:overflowPunct w:val="0"/>
                  <w:ind w:left="22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(Code)</w:t>
            </w:r>
          </w:p>
        </w:tc>
      </w:tr>
      <w:tr w:rsidR="00AC500F" w:rsidRPr="00ED0911" w14:paraId="2D05C18C" w14:textId="77777777">
        <w:trPr>
          <w:trHeight w:val="20"/>
        </w:trPr>
        <w:tc>
          <w:tcPr>
            <w:tcW w:w="100" w:type="dxa"/>
          </w:tcPr>
          <w:p w14:paraId="415EF1B7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ind w:left="75"/>
              <w:contextualSpacing/>
              <w:pPrChange w:id="39" w:author="Aidan Boyd" w:date="2015-01-13T15:22:00Z">
                <w:pPr>
                  <w:kinsoku w:val="0"/>
                  <w:overflowPunct w:val="0"/>
                  <w:ind w:left="75"/>
                  <w:contextualSpacing/>
                </w:pPr>
              </w:pPrChange>
            </w:pPr>
          </w:p>
        </w:tc>
        <w:tc>
          <w:tcPr>
            <w:tcW w:w="4940" w:type="dxa"/>
            <w:tcBorders>
              <w:right w:val="single" w:sz="18" w:space="0" w:color="000000"/>
            </w:tcBorders>
          </w:tcPr>
          <w:p w14:paraId="726BD557" w14:textId="77777777" w:rsidR="00AC500F" w:rsidRPr="00ED0911" w:rsidRDefault="00AC500F" w:rsidP="00850AE1">
            <w:pPr>
              <w:spacing w:after="0" w:line="240" w:lineRule="auto"/>
              <w:contextualSpacing/>
              <w:rPr>
                <w:b/>
              </w:rPr>
              <w:pPrChange w:id="40" w:author="Aidan Boyd" w:date="2015-01-13T15:22:00Z">
                <w:pPr>
                  <w:contextualSpacing/>
                </w:pPr>
              </w:pPrChange>
            </w:pPr>
            <w:r w:rsidRPr="00ED0911">
              <w:t xml:space="preserve">A7.If you have chosen not to participate, can you please tell </w:t>
            </w:r>
            <w:proofErr w:type="gramStart"/>
            <w:r w:rsidRPr="00ED0911">
              <w:t>me</w:t>
            </w:r>
            <w:proofErr w:type="gramEnd"/>
            <w:r w:rsidRPr="00ED0911">
              <w:t xml:space="preserve"> why? </w:t>
            </w:r>
            <w:r w:rsidRPr="00ED0911">
              <w:rPr>
                <w:b/>
              </w:rPr>
              <w:t>(refuse)</w:t>
            </w:r>
          </w:p>
          <w:p w14:paraId="2DE45EF8" w14:textId="77777777" w:rsidR="00AC500F" w:rsidRPr="00ED0911" w:rsidRDefault="00AC500F" w:rsidP="00850AE1">
            <w:pPr>
              <w:keepNext/>
              <w:spacing w:afterLines="20" w:after="48" w:line="240" w:lineRule="auto"/>
              <w:contextualSpacing/>
              <w:outlineLvl w:val="4"/>
              <w:rPr>
                <w:w w:val="105"/>
              </w:rPr>
              <w:pPrChange w:id="41" w:author="Aidan Boyd" w:date="2015-01-13T15:22:00Z">
                <w:pPr>
                  <w:keepNext/>
                  <w:spacing w:afterLines="20" w:after="48"/>
                  <w:contextualSpacing/>
                  <w:outlineLvl w:val="4"/>
                </w:pPr>
              </w:pPrChange>
            </w:pPr>
            <w:r w:rsidRPr="00ED0911">
              <w:rPr>
                <w:rFonts w:cs="Times New Roman"/>
                <w:w w:val="105"/>
              </w:rPr>
              <w:t>Skip to</w:t>
            </w:r>
            <w:r w:rsidRPr="00ED0911">
              <w:rPr>
                <w:rFonts w:cs="Times New Roman"/>
                <w:i/>
                <w:w w:val="105"/>
              </w:rPr>
              <w:t xml:space="preserve"> </w:t>
            </w:r>
            <w:r w:rsidRPr="00ED0911">
              <w:rPr>
                <w:rFonts w:cs="Times New Roman"/>
                <w:b/>
                <w:w w:val="105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1C2D62" w14:textId="77777777" w:rsidR="00AC500F" w:rsidRPr="00ED0911" w:rsidRDefault="00AC500F" w:rsidP="00850AE1">
            <w:pPr>
              <w:kinsoku w:val="0"/>
              <w:overflowPunct w:val="0"/>
              <w:spacing w:after="0" w:line="240" w:lineRule="auto"/>
              <w:contextualSpacing/>
              <w:rPr>
                <w:w w:val="105"/>
              </w:rPr>
              <w:pPrChange w:id="42" w:author="Aidan Boyd" w:date="2015-01-13T15:22:00Z">
                <w:pPr>
                  <w:kinsoku w:val="0"/>
                  <w:overflowPunct w:val="0"/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50DEF37F" w14:textId="77777777" w:rsidR="00AC500F" w:rsidRPr="00ED0911" w:rsidRDefault="00AC500F" w:rsidP="00850AE1">
      <w:pPr>
        <w:tabs>
          <w:tab w:val="left" w:pos="5490"/>
        </w:tabs>
        <w:spacing w:after="0" w:line="240" w:lineRule="auto"/>
        <w:contextualSpacing/>
        <w:rPr>
          <w:rFonts w:eastAsia="Times New Roman" w:cs="Times New Roman"/>
          <w:b/>
          <w:color w:val="000000"/>
        </w:rPr>
        <w:pPrChange w:id="43" w:author="Aidan Boyd" w:date="2015-01-13T15:22:00Z">
          <w:pPr>
            <w:tabs>
              <w:tab w:val="left" w:pos="5490"/>
            </w:tabs>
            <w:contextualSpacing/>
          </w:pPr>
        </w:pPrChange>
      </w:pPr>
    </w:p>
    <w:p w14:paraId="14302E99" w14:textId="77777777" w:rsidR="00AC500F" w:rsidRPr="00ED0911" w:rsidRDefault="00AC500F" w:rsidP="00850AE1">
      <w:pPr>
        <w:spacing w:after="0" w:line="240" w:lineRule="auto"/>
        <w:contextualSpacing/>
        <w:rPr>
          <w:rFonts w:eastAsia="Times New Roman" w:cs="Times New Roman"/>
          <w:b/>
          <w:color w:val="000000"/>
        </w:rPr>
        <w:pPrChange w:id="44" w:author="Aidan Boyd" w:date="2015-01-13T15:22:00Z">
          <w:pPr>
            <w:contextualSpacing/>
          </w:pPr>
        </w:pPrChange>
      </w:pPr>
    </w:p>
    <w:p w14:paraId="177866CC" w14:textId="77777777" w:rsidR="00AC500F" w:rsidRPr="00ED0911" w:rsidRDefault="00AC500F" w:rsidP="00850AE1">
      <w:pPr>
        <w:spacing w:after="0" w:line="240" w:lineRule="auto"/>
        <w:contextualSpacing/>
        <w:rPr>
          <w:rFonts w:eastAsia="Times New Roman" w:cs="Times New Roman"/>
          <w:b/>
          <w:color w:val="000000"/>
        </w:rPr>
        <w:pPrChange w:id="45" w:author="Aidan Boyd" w:date="2015-01-13T15:22:00Z">
          <w:pPr>
            <w:contextualSpacing/>
          </w:pPr>
        </w:pPrChange>
      </w:pPr>
      <w:r w:rsidRPr="00ED0911">
        <w:rPr>
          <w:rFonts w:eastAsia="Times New Roman" w:cs="Times New Roman"/>
          <w:b/>
          <w:color w:val="000000"/>
        </w:rPr>
        <w:br w:type="page"/>
      </w:r>
    </w:p>
    <w:p w14:paraId="010C50F7" w14:textId="77777777" w:rsidR="00AC500F" w:rsidRPr="00ED0911" w:rsidRDefault="003B002F" w:rsidP="00850AE1">
      <w:pPr>
        <w:pStyle w:val="Heading3"/>
        <w:spacing w:line="240" w:lineRule="auto"/>
        <w:pPrChange w:id="46" w:author="Aidan Boyd" w:date="2015-01-13T15:22:00Z">
          <w:pPr>
            <w:contextualSpacing/>
          </w:pPr>
        </w:pPrChange>
      </w:pPr>
      <w:commentRangeStart w:id="47"/>
      <w:r w:rsidRPr="00ED0911">
        <w:lastRenderedPageBreak/>
        <w:t xml:space="preserve">B. </w:t>
      </w:r>
      <w:r w:rsidR="00AC500F" w:rsidRPr="00ED0911">
        <w:t xml:space="preserve">RESPONDENT INFO </w:t>
      </w:r>
      <w:commentRangeEnd w:id="47"/>
      <w:r w:rsidR="00C135FE">
        <w:rPr>
          <w:rStyle w:val="CommentReference"/>
          <w:b w:val="0"/>
          <w:caps w:val="0"/>
          <w:color w:val="auto"/>
          <w:spacing w:val="0"/>
        </w:rPr>
        <w:commentReference w:id="47"/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1520"/>
        <w:gridCol w:w="357"/>
        <w:gridCol w:w="1803"/>
        <w:gridCol w:w="18"/>
        <w:gridCol w:w="697"/>
        <w:gridCol w:w="7"/>
      </w:tblGrid>
      <w:tr w:rsidR="00AC500F" w:rsidRPr="00ED0911" w14:paraId="5880409B" w14:textId="77777777">
        <w:trPr>
          <w:gridAfter w:val="1"/>
          <w:wAfter w:w="7" w:type="dxa"/>
          <w:trHeight w:val="20"/>
        </w:trPr>
        <w:tc>
          <w:tcPr>
            <w:tcW w:w="100" w:type="dxa"/>
            <w:tcBorders>
              <w:right w:val="single" w:sz="4" w:space="0" w:color="auto"/>
            </w:tcBorders>
          </w:tcPr>
          <w:p w14:paraId="508AD7B1" w14:textId="77777777" w:rsidR="00AC500F" w:rsidRPr="00ED0911" w:rsidRDefault="00AC500F" w:rsidP="00850AE1">
            <w:pPr>
              <w:spacing w:after="0" w:line="240" w:lineRule="auto"/>
              <w:contextualSpacing/>
              <w:pPrChange w:id="4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left w:val="single" w:sz="4" w:space="0" w:color="auto"/>
              <w:right w:val="single" w:sz="18" w:space="0" w:color="000000"/>
            </w:tcBorders>
          </w:tcPr>
          <w:p w14:paraId="79817179" w14:textId="77777777" w:rsidR="00AC500F" w:rsidRPr="00ED0911" w:rsidRDefault="00E748FE" w:rsidP="00850AE1">
            <w:pPr>
              <w:spacing w:after="0" w:line="240" w:lineRule="auto"/>
              <w:contextualSpacing/>
              <w:rPr>
                <w:w w:val="105"/>
              </w:rPr>
              <w:pPrChange w:id="4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B1. Full name of respondent</w:t>
            </w:r>
            <w:r w:rsidR="00AC500F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ED0911">
              <w:rPr>
                <w:rFonts w:eastAsia="Calibri" w:cs="Times New Roman"/>
                <w:b/>
                <w:w w:val="105"/>
              </w:rPr>
              <w:t>lk</w:t>
            </w:r>
            <w:r w:rsidR="00AC500F" w:rsidRPr="00ED0911">
              <w:rPr>
                <w:rFonts w:eastAsia="Calibri" w:cs="Times New Roman"/>
                <w:b/>
                <w:w w:val="105"/>
              </w:rPr>
              <w:t>name</w:t>
            </w:r>
            <w:proofErr w:type="spellEnd"/>
            <w:r w:rsidR="00AC500F"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EB21E5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0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C500F" w:rsidRPr="00ED0911" w14:paraId="37707677" w14:textId="77777777">
        <w:trPr>
          <w:gridAfter w:val="1"/>
          <w:wAfter w:w="7" w:type="dxa"/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3B623C" w14:textId="77777777" w:rsidR="00AC500F" w:rsidRPr="00ED0911" w:rsidRDefault="00AC500F" w:rsidP="00850AE1">
            <w:pPr>
              <w:spacing w:after="0" w:line="240" w:lineRule="auto"/>
              <w:contextualSpacing/>
              <w:pPrChange w:id="5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346F2A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B2.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Nickname of headperson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nickname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997028" w14:textId="77777777" w:rsidR="00AC500F" w:rsidRPr="00ED0911" w:rsidRDefault="00AC500F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53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C500F" w:rsidRPr="00ED0911" w14:paraId="1D4E8B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D7517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1E699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B3.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NRC of </w:t>
            </w:r>
            <w:r w:rsidR="00E748FE" w:rsidRPr="00ED0911">
              <w:rPr>
                <w:rFonts w:eastAsia="Calibri" w:cs="Times New Roman"/>
                <w:w w:val="105"/>
              </w:rPr>
              <w:t xml:space="preserve">respondent 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nrc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F83D26" w14:textId="77777777" w:rsidR="00AC500F" w:rsidRPr="00ED0911" w:rsidRDefault="00AC500F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56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5753EDC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565618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31C504" w14:textId="77777777" w:rsidR="00AC500F" w:rsidRPr="00ED0911" w:rsidRDefault="00AC500F" w:rsidP="00850AE1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eastAsia="Calibri" w:cs="Times New Roman"/>
                <w:b/>
                <w:w w:val="105"/>
              </w:rPr>
              <w:pPrChange w:id="58" w:author="Aidan Boyd" w:date="2015-01-13T15:22:00Z">
                <w:pPr>
                  <w:kinsoku w:val="0"/>
                  <w:overflowPunct w:val="0"/>
                  <w:spacing w:beforeLines="20" w:before="48" w:afterLines="20" w:after="48"/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B4a.</w:t>
            </w:r>
            <w:r w:rsidR="00E748FE" w:rsidRPr="00ED0911">
              <w:rPr>
                <w:rFonts w:eastAsia="Calibri" w:cs="Times New Roman"/>
                <w:w w:val="105"/>
              </w:rPr>
              <w:t xml:space="preserve"> </w:t>
            </w:r>
            <w:r w:rsidRPr="00ED0911">
              <w:rPr>
                <w:rFonts w:eastAsia="Calibri" w:cs="Times New Roman"/>
                <w:w w:val="105"/>
              </w:rPr>
              <w:t xml:space="preserve">Enter the mobile number of the </w:t>
            </w:r>
            <w:r w:rsidR="00E748FE" w:rsidRPr="00ED0911">
              <w:rPr>
                <w:rFonts w:eastAsia="Calibri" w:cs="Times New Roman"/>
                <w:w w:val="105"/>
              </w:rPr>
              <w:t>respondent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(lk</w:t>
            </w:r>
            <w:r w:rsidRPr="00ED0911">
              <w:rPr>
                <w:rFonts w:eastAsia="Calibri" w:cs="Times New Roman"/>
                <w:b/>
                <w:w w:val="105"/>
              </w:rPr>
              <w:t>cell1)</w:t>
            </w:r>
          </w:p>
          <w:p w14:paraId="005FEC52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5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F9AC4D" w14:textId="77777777" w:rsidR="00AC500F" w:rsidRPr="00ED0911" w:rsidRDefault="00AC500F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0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5A00843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D4B6A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6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6F8DE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6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B5.Gender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gender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  <w:r w:rsidRPr="00ED0911">
              <w:rPr>
                <w:rFonts w:eastAsia="Calibri" w:cs="Times New Roman"/>
                <w:b/>
                <w:w w:val="105"/>
              </w:rPr>
              <w:tab/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A33546" w14:textId="77777777" w:rsidR="00AC500F" w:rsidRPr="00ED0911" w:rsidRDefault="00E748FE" w:rsidP="00850AE1">
            <w:pPr>
              <w:spacing w:after="0" w:line="240" w:lineRule="auto"/>
              <w:contextualSpacing/>
              <w:pPrChange w:id="63" w:author="Aidan Boyd" w:date="2015-01-13T15:22:00Z">
                <w:pPr>
                  <w:contextualSpacing/>
                </w:pPr>
              </w:pPrChange>
            </w:pPr>
            <w:r w:rsidRPr="00ED0911">
              <w:t>0</w:t>
            </w:r>
            <w:r w:rsidR="00AC500F" w:rsidRPr="00ED0911">
              <w:t>=Male</w:t>
            </w:r>
          </w:p>
          <w:p w14:paraId="5A3FA947" w14:textId="77777777" w:rsidR="00AC500F" w:rsidRPr="00ED0911" w:rsidRDefault="00E748FE" w:rsidP="00850AE1">
            <w:pPr>
              <w:spacing w:after="0" w:line="240" w:lineRule="auto"/>
              <w:contextualSpacing/>
              <w:pPrChange w:id="64" w:author="Aidan Boyd" w:date="2015-01-13T15:22:00Z">
                <w:pPr>
                  <w:contextualSpacing/>
                </w:pPr>
              </w:pPrChange>
            </w:pPr>
            <w:r w:rsidRPr="00ED0911">
              <w:t>1</w:t>
            </w:r>
            <w:r w:rsidR="00AC500F" w:rsidRPr="00ED0911">
              <w:t>=Female</w:t>
            </w:r>
          </w:p>
          <w:p w14:paraId="574DEED8" w14:textId="77777777" w:rsidR="00AC500F" w:rsidRPr="00ED0911" w:rsidRDefault="00AC500F" w:rsidP="00850AE1">
            <w:pPr>
              <w:spacing w:after="0" w:line="240" w:lineRule="auto"/>
              <w:contextualSpacing/>
              <w:pPrChange w:id="65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0BD71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6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2EF2233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DE49D0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6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2A41A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6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B6.What is your age? </w:t>
            </w:r>
            <w:r w:rsidRPr="00ED0911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age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1E56BC" w14:textId="77777777" w:rsidR="00AC500F" w:rsidRPr="00ED0911" w:rsidRDefault="00AC500F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9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19927D8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DD2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B74D5A" w14:textId="77777777" w:rsidR="00AC500F" w:rsidRPr="00ED0911" w:rsidRDefault="00AC500F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71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B7.What is your marital status?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maritial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2B1F5F45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7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96B15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</w:t>
            </w:r>
            <w:proofErr w:type="spellStart"/>
            <w:r w:rsidRPr="00ED0911">
              <w:rPr>
                <w:rFonts w:cs="Times New Roman"/>
                <w:w w:val="105"/>
              </w:rPr>
              <w:t>Monogomously</w:t>
            </w:r>
            <w:proofErr w:type="spellEnd"/>
            <w:r w:rsidRPr="00ED0911">
              <w:rPr>
                <w:rFonts w:cs="Times New Roman"/>
                <w:w w:val="105"/>
              </w:rPr>
              <w:t xml:space="preserve"> married</w:t>
            </w:r>
          </w:p>
          <w:p w14:paraId="491EE15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2= </w:t>
            </w:r>
            <w:proofErr w:type="spellStart"/>
            <w:r w:rsidRPr="00ED0911">
              <w:rPr>
                <w:rFonts w:cs="Times New Roman"/>
                <w:w w:val="105"/>
              </w:rPr>
              <w:t>Polygamously</w:t>
            </w:r>
            <w:proofErr w:type="spellEnd"/>
            <w:r w:rsidRPr="00ED0911">
              <w:rPr>
                <w:rFonts w:cs="Times New Roman"/>
                <w:w w:val="105"/>
              </w:rPr>
              <w:t xml:space="preserve"> married</w:t>
            </w:r>
          </w:p>
          <w:p w14:paraId="40B805B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3=Never married</w:t>
            </w:r>
          </w:p>
          <w:p w14:paraId="6EC1583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4=Widowed</w:t>
            </w:r>
          </w:p>
          <w:p w14:paraId="0A62EC9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5=Divorced</w:t>
            </w:r>
          </w:p>
          <w:p w14:paraId="101A000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6=Separated</w:t>
            </w:r>
          </w:p>
          <w:p w14:paraId="5080748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7=Cohabitating</w:t>
            </w:r>
          </w:p>
          <w:p w14:paraId="6B02F9F1" w14:textId="77777777" w:rsidR="00AC500F" w:rsidRPr="00ED0911" w:rsidRDefault="00AC500F" w:rsidP="00850AE1">
            <w:pPr>
              <w:spacing w:after="0" w:line="240" w:lineRule="auto"/>
              <w:contextualSpacing/>
              <w:pPrChange w:id="80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6C3B7468" w14:textId="77777777" w:rsidR="00AC500F" w:rsidRPr="00ED0911" w:rsidRDefault="00AC500F" w:rsidP="00850AE1">
            <w:pPr>
              <w:spacing w:after="0" w:line="240" w:lineRule="auto"/>
              <w:contextualSpacing/>
              <w:pPrChange w:id="8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ED9C5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3CF956D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B2E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D171E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8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B8.What is your tribe?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tribe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173CB38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1=Chewa</w:t>
            </w:r>
          </w:p>
          <w:p w14:paraId="0EBF8BB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</w:t>
            </w:r>
            <w:proofErr w:type="spellStart"/>
            <w:r w:rsidRPr="00ED0911">
              <w:rPr>
                <w:rFonts w:cs="Times New Roman"/>
                <w:w w:val="105"/>
              </w:rPr>
              <w:t>N’goni</w:t>
            </w:r>
            <w:proofErr w:type="spellEnd"/>
          </w:p>
          <w:p w14:paraId="655FF79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</w:t>
            </w:r>
            <w:proofErr w:type="spellStart"/>
            <w:r w:rsidRPr="00ED0911">
              <w:rPr>
                <w:rFonts w:cs="Times New Roman"/>
                <w:w w:val="105"/>
              </w:rPr>
              <w:t>Nsenga</w:t>
            </w:r>
            <w:proofErr w:type="spellEnd"/>
          </w:p>
          <w:p w14:paraId="2DAA75A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4=Tonga</w:t>
            </w:r>
          </w:p>
          <w:p w14:paraId="7F7190E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5=Lunda</w:t>
            </w:r>
          </w:p>
          <w:p w14:paraId="42D05E4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</w:t>
            </w:r>
            <w:proofErr w:type="spellStart"/>
            <w:r w:rsidRPr="00ED0911">
              <w:rPr>
                <w:rFonts w:cs="Times New Roman"/>
                <w:w w:val="105"/>
              </w:rPr>
              <w:t>Luvale</w:t>
            </w:r>
            <w:proofErr w:type="spellEnd"/>
          </w:p>
          <w:p w14:paraId="4EBCE55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</w:t>
            </w:r>
            <w:proofErr w:type="spellStart"/>
            <w:r w:rsidRPr="00ED0911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B6180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8=</w:t>
            </w:r>
            <w:proofErr w:type="spellStart"/>
            <w:r w:rsidRPr="00ED0911">
              <w:rPr>
                <w:rFonts w:cs="Times New Roman"/>
                <w:w w:val="105"/>
              </w:rPr>
              <w:t>Loza</w:t>
            </w:r>
            <w:proofErr w:type="spellEnd"/>
          </w:p>
          <w:p w14:paraId="47C3FEC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9=Bemba</w:t>
            </w:r>
          </w:p>
          <w:p w14:paraId="45123AB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10=Zambian only</w:t>
            </w:r>
          </w:p>
          <w:p w14:paraId="676436B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A9393A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5A931ABE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9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75DF0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029523A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A33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712AF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10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B9.What is your religion?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religion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6148DE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1=Christian</w:t>
            </w:r>
          </w:p>
          <w:p w14:paraId="5D94B7F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2=Islam</w:t>
            </w:r>
          </w:p>
          <w:p w14:paraId="2D61C7B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3=Not religious </w:t>
            </w:r>
          </w:p>
          <w:p w14:paraId="1B3844B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4=Spiritual/traditional</w:t>
            </w:r>
          </w:p>
          <w:p w14:paraId="58B052DB" w14:textId="77777777" w:rsidR="00AC500F" w:rsidRPr="00ED0911" w:rsidRDefault="00AC500F" w:rsidP="00850AE1">
            <w:pPr>
              <w:spacing w:after="0" w:line="240" w:lineRule="auto"/>
              <w:contextualSpacing/>
              <w:pPrChange w:id="105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7F676E8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3E0727A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0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87FA2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0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2CB927B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869ECE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0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D87217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1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="00E748FE"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="00E748FE" w:rsidRPr="00ED0911">
              <w:rPr>
                <w:rFonts w:eastAsia="Calibri" w:cs="Times New Roman"/>
                <w:b/>
                <w:w w:val="105"/>
              </w:rPr>
              <w:t>lk</w:t>
            </w:r>
            <w:r w:rsidRPr="00ED0911">
              <w:rPr>
                <w:rFonts w:eastAsia="Calibri" w:cs="Times New Roman"/>
                <w:b/>
                <w:w w:val="105"/>
              </w:rPr>
              <w:t>town</w:t>
            </w:r>
            <w:proofErr w:type="spellEnd"/>
            <w:r w:rsidRPr="00ED0911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41B16BD" w14:textId="77777777" w:rsidR="00AC500F" w:rsidRPr="00ED0911" w:rsidRDefault="00AC500F" w:rsidP="00850AE1">
            <w:pPr>
              <w:spacing w:after="0" w:line="240" w:lineRule="auto"/>
              <w:contextualSpacing/>
              <w:pPrChange w:id="111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5E44221B" w14:textId="77777777" w:rsidR="00AC500F" w:rsidRPr="00ED0911" w:rsidRDefault="00AC500F" w:rsidP="00850AE1">
            <w:pPr>
              <w:spacing w:after="0" w:line="240" w:lineRule="auto"/>
              <w:contextualSpacing/>
              <w:pPrChange w:id="112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76DD50A7" w14:textId="77777777" w:rsidR="00AC500F" w:rsidRPr="00ED0911" w:rsidRDefault="00AC500F" w:rsidP="00850AE1">
            <w:pPr>
              <w:spacing w:after="0" w:line="240" w:lineRule="auto"/>
              <w:contextualSpacing/>
              <w:pPrChange w:id="113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236C179F" w14:textId="77777777" w:rsidR="00AC500F" w:rsidRPr="00ED0911" w:rsidRDefault="00AC500F" w:rsidP="00850AE1">
            <w:pPr>
              <w:spacing w:after="0" w:line="240" w:lineRule="auto"/>
              <w:contextualSpacing/>
              <w:pPrChange w:id="114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2F97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1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2107387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3671DF" w14:textId="77777777" w:rsidR="00AC500F" w:rsidRPr="00ED0911" w:rsidRDefault="00AC500F" w:rsidP="00850AE1">
            <w:pPr>
              <w:spacing w:after="0" w:line="240" w:lineRule="auto"/>
              <w:contextualSpacing/>
              <w:rPr>
                <w:w w:val="105"/>
              </w:rPr>
              <w:pPrChange w:id="11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45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1BB6DA7" w14:textId="77777777" w:rsidR="00AC500F" w:rsidRPr="00ED0911" w:rsidRDefault="00AC500F" w:rsidP="00850AE1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</w:rPr>
            </w:pPr>
            <w:r w:rsidRPr="00ED0911">
              <w:rPr>
                <w:rFonts w:ascii="Gill Sans MT" w:hAnsi="Gill Sans MT"/>
              </w:rPr>
              <w:t xml:space="preserve">B11.How many years have you lived in this village? </w:t>
            </w:r>
            <w:r w:rsidRPr="00ED0911">
              <w:rPr>
                <w:rFonts w:ascii="Gill Sans MT" w:hAnsi="Gill Sans MT"/>
                <w:b/>
              </w:rPr>
              <w:t>(</w:t>
            </w:r>
            <w:proofErr w:type="spellStart"/>
            <w:r w:rsidR="00E748FE" w:rsidRPr="00ED0911">
              <w:rPr>
                <w:rFonts w:ascii="Gill Sans MT" w:hAnsi="Gill Sans MT"/>
                <w:b/>
              </w:rPr>
              <w:t>lk</w:t>
            </w:r>
            <w:r w:rsidRPr="00ED0911">
              <w:rPr>
                <w:rFonts w:ascii="Gill Sans MT" w:hAnsi="Gill Sans MT"/>
                <w:b/>
              </w:rPr>
              <w:t>numyrs</w:t>
            </w:r>
            <w:proofErr w:type="spellEnd"/>
            <w:r w:rsidRPr="00ED0911">
              <w:rPr>
                <w:rFonts w:ascii="Gill Sans MT" w:hAnsi="Gill Sans MT"/>
                <w:b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A59E4" w14:textId="77777777" w:rsidR="00AC500F" w:rsidRPr="00ED0911" w:rsidRDefault="00AC500F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117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0325A4E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529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E771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1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B6DDF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119" w:author="Aidan Boyd" w:date="2015-01-13T15:22:00Z">
                <w:pPr>
                  <w:contextualSpacing/>
                </w:pPr>
              </w:pPrChange>
            </w:pPr>
            <w:r w:rsidRPr="00ED0911">
              <w:t>B12.What is the highest level of formal education that you have completed</w:t>
            </w:r>
            <w:proofErr w:type="gramStart"/>
            <w:r w:rsidRPr="00ED0911">
              <w:t xml:space="preserve">?  </w:t>
            </w:r>
            <w:proofErr w:type="gramEnd"/>
            <w:r w:rsidR="00E748FE" w:rsidRPr="00ED0911">
              <w:rPr>
                <w:b/>
              </w:rPr>
              <w:t>(</w:t>
            </w:r>
            <w:proofErr w:type="spellStart"/>
            <w:r w:rsidR="00E748FE" w:rsidRPr="00ED0911">
              <w:rPr>
                <w:b/>
              </w:rPr>
              <w:t>lk</w:t>
            </w:r>
            <w:r w:rsidRPr="00ED0911">
              <w:rPr>
                <w:b/>
              </w:rPr>
              <w:t>educ</w:t>
            </w:r>
            <w:proofErr w:type="spellEnd"/>
            <w:r w:rsidRPr="00ED0911">
              <w:rPr>
                <w:b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2EB2C68D" w14:textId="77777777" w:rsidR="00AC500F" w:rsidRPr="00ED0911" w:rsidRDefault="00AC500F" w:rsidP="00850AE1">
            <w:pPr>
              <w:spacing w:after="0" w:line="240" w:lineRule="auto"/>
              <w:contextualSpacing/>
              <w:pPrChange w:id="120" w:author="Aidan Boyd" w:date="2015-01-13T15:22:00Z">
                <w:pPr>
                  <w:contextualSpacing/>
                </w:pPr>
              </w:pPrChange>
            </w:pPr>
            <w:r w:rsidRPr="00ED0911">
              <w:t>1=None</w:t>
            </w:r>
          </w:p>
          <w:p w14:paraId="1B77CE17" w14:textId="77777777" w:rsidR="00AC500F" w:rsidRPr="00ED0911" w:rsidRDefault="00AC500F" w:rsidP="00850AE1">
            <w:pPr>
              <w:spacing w:after="0" w:line="240" w:lineRule="auto"/>
              <w:contextualSpacing/>
              <w:pPrChange w:id="121" w:author="Aidan Boyd" w:date="2015-01-13T15:22:00Z">
                <w:pPr>
                  <w:contextualSpacing/>
                </w:pPr>
              </w:pPrChange>
            </w:pPr>
            <w:r w:rsidRPr="00ED0911">
              <w:t>2=Grade 1/Sub-standard A</w:t>
            </w:r>
          </w:p>
          <w:p w14:paraId="5E2A0B0A" w14:textId="77777777" w:rsidR="00AC500F" w:rsidRPr="00ED0911" w:rsidRDefault="00AC500F" w:rsidP="00850AE1">
            <w:pPr>
              <w:spacing w:after="0" w:line="240" w:lineRule="auto"/>
              <w:contextualSpacing/>
              <w:pPrChange w:id="122" w:author="Aidan Boyd" w:date="2015-01-13T15:22:00Z">
                <w:pPr>
                  <w:contextualSpacing/>
                </w:pPr>
              </w:pPrChange>
            </w:pPr>
            <w:r w:rsidRPr="00ED0911">
              <w:t>3=Grade 1/Sub-standard B</w:t>
            </w:r>
          </w:p>
          <w:p w14:paraId="0DF671CD" w14:textId="77777777" w:rsidR="00AC500F" w:rsidRPr="00ED0911" w:rsidRDefault="00AC500F" w:rsidP="00850AE1">
            <w:pPr>
              <w:spacing w:after="0" w:line="240" w:lineRule="auto"/>
              <w:contextualSpacing/>
              <w:pPrChange w:id="123" w:author="Aidan Boyd" w:date="2015-01-13T15:22:00Z">
                <w:pPr>
                  <w:contextualSpacing/>
                </w:pPr>
              </w:pPrChange>
            </w:pPr>
            <w:r w:rsidRPr="00ED0911">
              <w:t>4=Grade 2/Standard 1</w:t>
            </w:r>
          </w:p>
          <w:p w14:paraId="42787FEB" w14:textId="77777777" w:rsidR="00AC500F" w:rsidRPr="00ED0911" w:rsidRDefault="00AC500F" w:rsidP="00850AE1">
            <w:pPr>
              <w:spacing w:after="0" w:line="240" w:lineRule="auto"/>
              <w:contextualSpacing/>
              <w:pPrChange w:id="124" w:author="Aidan Boyd" w:date="2015-01-13T15:22:00Z">
                <w:pPr>
                  <w:contextualSpacing/>
                </w:pPr>
              </w:pPrChange>
            </w:pPr>
            <w:r w:rsidRPr="00ED0911">
              <w:t>5=Grade 3/Standard 2</w:t>
            </w:r>
          </w:p>
          <w:p w14:paraId="23D027ED" w14:textId="77777777" w:rsidR="00AC500F" w:rsidRPr="00ED0911" w:rsidRDefault="00AC500F" w:rsidP="00850AE1">
            <w:pPr>
              <w:spacing w:after="0" w:line="240" w:lineRule="auto"/>
              <w:contextualSpacing/>
              <w:pPrChange w:id="125" w:author="Aidan Boyd" w:date="2015-01-13T15:22:00Z">
                <w:pPr>
                  <w:contextualSpacing/>
                </w:pPr>
              </w:pPrChange>
            </w:pPr>
            <w:r w:rsidRPr="00ED0911">
              <w:t>6=Grade 4/Standard 3</w:t>
            </w:r>
          </w:p>
          <w:p w14:paraId="03986281" w14:textId="77777777" w:rsidR="00AC500F" w:rsidRPr="00ED0911" w:rsidRDefault="00AC500F" w:rsidP="00850AE1">
            <w:pPr>
              <w:spacing w:after="0" w:line="240" w:lineRule="auto"/>
              <w:contextualSpacing/>
              <w:pPrChange w:id="126" w:author="Aidan Boyd" w:date="2015-01-13T15:22:00Z">
                <w:pPr>
                  <w:contextualSpacing/>
                </w:pPr>
              </w:pPrChange>
            </w:pPr>
            <w:r w:rsidRPr="00ED0911">
              <w:t>7=Grade 5/Standard 4</w:t>
            </w:r>
          </w:p>
          <w:p w14:paraId="08079335" w14:textId="77777777" w:rsidR="00AC500F" w:rsidRPr="00ED0911" w:rsidRDefault="00AC500F" w:rsidP="00850AE1">
            <w:pPr>
              <w:spacing w:after="0" w:line="240" w:lineRule="auto"/>
              <w:contextualSpacing/>
              <w:pPrChange w:id="127" w:author="Aidan Boyd" w:date="2015-01-13T15:22:00Z">
                <w:pPr>
                  <w:contextualSpacing/>
                </w:pPr>
              </w:pPrChange>
            </w:pPr>
            <w:r w:rsidRPr="00ED0911">
              <w:lastRenderedPageBreak/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A70F67" w14:textId="77777777" w:rsidR="00AC500F" w:rsidRPr="00ED0911" w:rsidRDefault="00AC500F" w:rsidP="00850AE1">
            <w:pPr>
              <w:spacing w:after="0" w:line="240" w:lineRule="auto"/>
              <w:contextualSpacing/>
              <w:pPrChange w:id="128" w:author="Aidan Boyd" w:date="2015-01-13T15:22:00Z">
                <w:pPr>
                  <w:contextualSpacing/>
                </w:pPr>
              </w:pPrChange>
            </w:pPr>
            <w:r w:rsidRPr="00ED0911">
              <w:lastRenderedPageBreak/>
              <w:t>9=Grade 7/Standard 6</w:t>
            </w:r>
          </w:p>
          <w:p w14:paraId="1506B045" w14:textId="77777777" w:rsidR="00AC500F" w:rsidRPr="00ED0911" w:rsidRDefault="00AC500F" w:rsidP="00850AE1">
            <w:pPr>
              <w:spacing w:after="0" w:line="240" w:lineRule="auto"/>
              <w:contextualSpacing/>
              <w:pPrChange w:id="129" w:author="Aidan Boyd" w:date="2015-01-13T15:22:00Z">
                <w:pPr>
                  <w:contextualSpacing/>
                </w:pPr>
              </w:pPrChange>
            </w:pPr>
            <w:r w:rsidRPr="00ED0911">
              <w:t>10=Grade 8/Form 1</w:t>
            </w:r>
          </w:p>
          <w:p w14:paraId="3CA51657" w14:textId="77777777" w:rsidR="00AC500F" w:rsidRPr="00ED0911" w:rsidRDefault="00AC500F" w:rsidP="00850AE1">
            <w:pPr>
              <w:spacing w:after="0" w:line="240" w:lineRule="auto"/>
              <w:contextualSpacing/>
              <w:pPrChange w:id="130" w:author="Aidan Boyd" w:date="2015-01-13T15:22:00Z">
                <w:pPr>
                  <w:contextualSpacing/>
                </w:pPr>
              </w:pPrChange>
            </w:pPr>
            <w:r w:rsidRPr="00ED0911">
              <w:t>11=Grade 9/Form 2</w:t>
            </w:r>
          </w:p>
          <w:p w14:paraId="2456E831" w14:textId="77777777" w:rsidR="00AC500F" w:rsidRPr="00ED0911" w:rsidRDefault="00AC500F" w:rsidP="00850AE1">
            <w:pPr>
              <w:spacing w:after="0" w:line="240" w:lineRule="auto"/>
              <w:contextualSpacing/>
              <w:pPrChange w:id="131" w:author="Aidan Boyd" w:date="2015-01-13T15:22:00Z">
                <w:pPr>
                  <w:contextualSpacing/>
                </w:pPr>
              </w:pPrChange>
            </w:pPr>
            <w:r w:rsidRPr="00ED0911">
              <w:t>12=Grade 10/Form 3</w:t>
            </w:r>
          </w:p>
          <w:p w14:paraId="35165873" w14:textId="77777777" w:rsidR="00AC500F" w:rsidRPr="00ED0911" w:rsidRDefault="00AC500F" w:rsidP="00850AE1">
            <w:pPr>
              <w:spacing w:after="0" w:line="240" w:lineRule="auto"/>
              <w:contextualSpacing/>
              <w:pPrChange w:id="132" w:author="Aidan Boyd" w:date="2015-01-13T15:22:00Z">
                <w:pPr>
                  <w:contextualSpacing/>
                </w:pPr>
              </w:pPrChange>
            </w:pPr>
            <w:r w:rsidRPr="00ED0911">
              <w:t>13=Grade 11/Form 4</w:t>
            </w:r>
          </w:p>
          <w:p w14:paraId="354BF38B" w14:textId="77777777" w:rsidR="00AC500F" w:rsidRPr="00ED0911" w:rsidRDefault="00AC500F" w:rsidP="00850AE1">
            <w:pPr>
              <w:spacing w:after="0" w:line="240" w:lineRule="auto"/>
              <w:contextualSpacing/>
              <w:pPrChange w:id="133" w:author="Aidan Boyd" w:date="2015-01-13T15:22:00Z">
                <w:pPr>
                  <w:contextualSpacing/>
                </w:pPr>
              </w:pPrChange>
            </w:pPr>
            <w:r w:rsidRPr="00ED0911">
              <w:t>14=Grade 12/Form 5</w:t>
            </w:r>
          </w:p>
          <w:p w14:paraId="3DCAE513" w14:textId="77777777" w:rsidR="00AC500F" w:rsidRPr="00ED0911" w:rsidRDefault="00AC500F" w:rsidP="00850AE1">
            <w:pPr>
              <w:spacing w:after="0" w:line="240" w:lineRule="auto"/>
              <w:contextualSpacing/>
              <w:pPrChange w:id="134" w:author="Aidan Boyd" w:date="2015-01-13T15:22:00Z">
                <w:pPr>
                  <w:contextualSpacing/>
                </w:pPr>
              </w:pPrChange>
            </w:pPr>
            <w:r w:rsidRPr="00ED0911">
              <w:t>15=Post-secondary</w:t>
            </w:r>
          </w:p>
          <w:p w14:paraId="2BC2F1FB" w14:textId="77777777" w:rsidR="00AC500F" w:rsidRPr="00ED0911" w:rsidRDefault="00AC500F" w:rsidP="00850AE1">
            <w:pPr>
              <w:spacing w:after="0" w:line="240" w:lineRule="auto"/>
              <w:contextualSpacing/>
              <w:pPrChange w:id="135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0C9E91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  <w:pPrChange w:id="136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013A4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3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468FD4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466C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3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86605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139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>B13.</w:t>
            </w:r>
            <w:r w:rsidR="00E748FE" w:rsidRPr="00ED0911">
              <w:rPr>
                <w:color w:val="000000"/>
              </w:rPr>
              <w:t>What type of roof does the respondent</w:t>
            </w:r>
            <w:r w:rsidRPr="00ED0911">
              <w:rPr>
                <w:color w:val="000000"/>
              </w:rPr>
              <w:t>'s house have</w:t>
            </w:r>
            <w:proofErr w:type="gramStart"/>
            <w:r w:rsidRPr="00ED0911">
              <w:rPr>
                <w:color w:val="000000"/>
              </w:rPr>
              <w:t xml:space="preserve">?   </w:t>
            </w:r>
            <w:proofErr w:type="gramEnd"/>
            <w:r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roof</w:t>
            </w:r>
            <w:proofErr w:type="spellEnd"/>
            <w:r w:rsidRPr="00ED0911">
              <w:rPr>
                <w:b/>
                <w:color w:val="000000"/>
              </w:rPr>
              <w:t>)</w:t>
            </w:r>
            <w:r w:rsidRPr="00ED0911">
              <w:rPr>
                <w:i/>
                <w:color w:val="000000"/>
              </w:rPr>
              <w:t xml:space="preserve">    </w:t>
            </w:r>
            <w:r w:rsidRPr="00ED0911">
              <w:rPr>
                <w:rFonts w:eastAsia="Calibri" w:cs="Times New Roman"/>
                <w:i/>
                <w:w w:val="105"/>
              </w:rPr>
              <w:t>Observation only</w:t>
            </w:r>
            <w:r w:rsidR="00E748FE" w:rsidRPr="00ED0911">
              <w:rPr>
                <w:rFonts w:eastAsia="Calibri" w:cs="Times New Roman"/>
                <w:i/>
                <w:w w:val="105"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14EAA5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1=Grass thatched</w:t>
            </w:r>
          </w:p>
          <w:p w14:paraId="21EA250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2=Iron sheet</w:t>
            </w:r>
          </w:p>
          <w:p w14:paraId="2E9C1BD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3=Tin</w:t>
            </w:r>
          </w:p>
          <w:p w14:paraId="35E5092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4=Zinc</w:t>
            </w:r>
          </w:p>
          <w:p w14:paraId="2E9E102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5=Roofing tile</w:t>
            </w:r>
          </w:p>
          <w:p w14:paraId="00DDF42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6=Concrete</w:t>
            </w:r>
          </w:p>
          <w:p w14:paraId="5DECED3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7=Cardboard</w:t>
            </w:r>
          </w:p>
          <w:p w14:paraId="6555176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8=Asbestos</w:t>
            </w:r>
          </w:p>
          <w:p w14:paraId="0C70514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9=Shingles</w:t>
            </w:r>
          </w:p>
          <w:p w14:paraId="4BEA7F0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4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10=Plastic </w:t>
            </w:r>
            <w:r w:rsidR="008C4AA1" w:rsidRPr="00ED0911">
              <w:rPr>
                <w:rFonts w:cs="Times New Roman"/>
                <w:w w:val="105"/>
              </w:rPr>
              <w:t>s</w:t>
            </w:r>
            <w:r w:rsidRPr="00ED0911">
              <w:rPr>
                <w:rFonts w:cs="Times New Roman"/>
                <w:w w:val="105"/>
              </w:rPr>
              <w:t>heets</w:t>
            </w:r>
          </w:p>
          <w:p w14:paraId="7E18543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5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97=Other, please specify</w:t>
            </w:r>
          </w:p>
          <w:p w14:paraId="0664651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5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867DA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1BB234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9413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780479" w14:textId="77777777" w:rsidR="00AC500F" w:rsidRPr="00ED0911" w:rsidRDefault="00AC500F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154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B14.Is the </w:t>
            </w:r>
            <w:r w:rsidR="00E748FE" w:rsidRPr="00ED0911">
              <w:rPr>
                <w:color w:val="000000"/>
              </w:rPr>
              <w:t>respondent’s</w:t>
            </w:r>
            <w:r w:rsidRPr="00ED0911">
              <w:rPr>
                <w:color w:val="000000"/>
              </w:rPr>
              <w:t xml:space="preserve"> house painted? </w:t>
            </w:r>
            <w:r w:rsidR="00E748FE" w:rsidRPr="00ED0911">
              <w:rPr>
                <w:b/>
                <w:color w:val="000000"/>
              </w:rPr>
              <w:t>(</w:t>
            </w:r>
            <w:proofErr w:type="spellStart"/>
            <w:r w:rsidR="00E748FE" w:rsidRPr="00ED0911">
              <w:rPr>
                <w:b/>
                <w:color w:val="000000"/>
              </w:rPr>
              <w:t>lk</w:t>
            </w:r>
            <w:r w:rsidRPr="00ED0911">
              <w:rPr>
                <w:b/>
                <w:color w:val="000000"/>
              </w:rPr>
              <w:t>paint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5050447D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/>
              </w:rPr>
              <w:pPrChange w:id="1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</w:rPr>
              <w:t>Observation only</w:t>
            </w:r>
            <w:r w:rsidR="00E748FE" w:rsidRPr="00ED0911">
              <w:rPr>
                <w:rFonts w:eastAsia="Calibri" w:cs="Times New Roman"/>
                <w:i/>
              </w:rPr>
              <w:t xml:space="preserve"> if possible. 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60418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0=No</w:t>
            </w:r>
          </w:p>
          <w:p w14:paraId="31BEDB3E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5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1=Yes</w:t>
            </w:r>
            <w:r w:rsidRPr="00ED0911" w:rsidDel="00226116">
              <w:rPr>
                <w:rFonts w:cs="Times New Roman"/>
                <w:w w:val="105"/>
              </w:rPr>
              <w:t xml:space="preserve"> </w:t>
            </w:r>
          </w:p>
          <w:p w14:paraId="01EDB56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5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5464F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1EA5F0E6" w14:textId="77777777" w:rsidR="00AC500F" w:rsidRPr="00ED0911" w:rsidRDefault="00AC500F" w:rsidP="00850AE1">
      <w:pPr>
        <w:spacing w:after="0" w:line="240" w:lineRule="auto"/>
        <w:pPrChange w:id="160" w:author="Aidan Boyd" w:date="2015-01-13T15:22:00Z">
          <w:pPr/>
        </w:pPrChange>
      </w:pPr>
    </w:p>
    <w:p w14:paraId="5F1757E2" w14:textId="77777777" w:rsidR="00AC500F" w:rsidRPr="00ED0911" w:rsidRDefault="00AC500F" w:rsidP="00850AE1">
      <w:pPr>
        <w:spacing w:after="0" w:line="240" w:lineRule="auto"/>
        <w:pPrChange w:id="161" w:author="Aidan Boyd" w:date="2015-01-13T15:22:00Z">
          <w:pPr/>
        </w:pPrChange>
      </w:pPr>
    </w:p>
    <w:p w14:paraId="1D935903" w14:textId="77777777" w:rsidR="00AC500F" w:rsidRPr="00ED0911" w:rsidRDefault="003B002F" w:rsidP="00850AE1">
      <w:pPr>
        <w:pStyle w:val="Heading3"/>
        <w:spacing w:line="240" w:lineRule="auto"/>
        <w:rPr>
          <w:rFonts w:cs="TimesNewRomanPS-BoldMT"/>
          <w:bCs/>
        </w:rPr>
        <w:pPrChange w:id="162" w:author="Aidan Boyd" w:date="2015-01-13T15:22:00Z">
          <w:pPr>
            <w:contextualSpacing/>
          </w:pPr>
        </w:pPrChange>
      </w:pPr>
      <w:commentRangeStart w:id="163"/>
      <w:r w:rsidRPr="00ED0911">
        <w:t xml:space="preserve">C. </w:t>
      </w:r>
      <w:r w:rsidR="00AC500F" w:rsidRPr="00ED0911">
        <w:t xml:space="preserve">VILLAGE LAND ASSETS </w:t>
      </w:r>
      <w:commentRangeEnd w:id="163"/>
      <w:r w:rsidR="00C135FE">
        <w:rPr>
          <w:rStyle w:val="CommentReference"/>
          <w:b w:val="0"/>
          <w:caps w:val="0"/>
          <w:color w:val="auto"/>
          <w:spacing w:val="0"/>
        </w:rPr>
        <w:commentReference w:id="163"/>
      </w:r>
    </w:p>
    <w:tbl>
      <w:tblPr>
        <w:tblW w:w="10815" w:type="dxa"/>
        <w:tblInd w:w="-70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8"/>
        <w:gridCol w:w="100"/>
        <w:gridCol w:w="2741"/>
        <w:gridCol w:w="2215"/>
        <w:gridCol w:w="194"/>
        <w:gridCol w:w="2410"/>
        <w:gridCol w:w="2457"/>
        <w:tblGridChange w:id="164">
          <w:tblGrid>
            <w:gridCol w:w="698"/>
            <w:gridCol w:w="100"/>
            <w:gridCol w:w="2741"/>
            <w:gridCol w:w="2215"/>
            <w:gridCol w:w="194"/>
            <w:gridCol w:w="2410"/>
            <w:gridCol w:w="2457"/>
          </w:tblGrid>
        </w:tblGridChange>
      </w:tblGrid>
      <w:tr w:rsidR="005A47F3" w:rsidRPr="00ED0911" w14:paraId="137E2158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CA8EBF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6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4DD31A3D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  <w:pPrChange w:id="16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C1. What is the size/area of your village</w:t>
            </w:r>
            <w:proofErr w:type="gramStart"/>
            <w:r w:rsidRPr="00ED0911">
              <w:rPr>
                <w:rFonts w:eastAsia="Calibri" w:cs="Times New Roman"/>
                <w:w w:val="105"/>
              </w:rPr>
              <w:t>?</w:t>
            </w:r>
            <w:r w:rsidRPr="00ED0911">
              <w:rPr>
                <w:rFonts w:eastAsia="Calibri" w:cs="Times New Roman"/>
                <w:i/>
                <w:w w:val="105"/>
              </w:rPr>
              <w:t xml:space="preserve">   </w:t>
            </w:r>
            <w:proofErr w:type="gramEnd"/>
            <w:r w:rsidRPr="00ED0911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ED0911">
              <w:rPr>
                <w:b/>
                <w:color w:val="000000"/>
                <w:lang w:eastAsia="zh-CN"/>
              </w:rPr>
              <w:t>hvarea</w:t>
            </w:r>
            <w:proofErr w:type="spellEnd"/>
            <w:r w:rsidRPr="00ED0911">
              <w:rPr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6A282BB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6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5A47F3" w:rsidRPr="00ED0911" w14:paraId="3DB8265F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E58A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6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575FBE4A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6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Unit:</w:t>
            </w:r>
          </w:p>
          <w:p w14:paraId="0F1410F3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7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(1)Lima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0FDAFB9E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7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(2)Acre</w:t>
            </w:r>
          </w:p>
          <w:p w14:paraId="5EF39EDC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7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43223C2F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7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(4)Square meter</w:t>
            </w:r>
          </w:p>
          <w:p w14:paraId="136B9DE2" w14:textId="77777777" w:rsidR="005A47F3" w:rsidRPr="00ED0911" w:rsidRDefault="005A47F3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174" w:author="Aidan Boyd" w:date="2015-01-13T15:22:00Z">
                <w:pPr>
                  <w:contextualSpacing/>
                </w:pPr>
              </w:pPrChange>
            </w:pPr>
            <w:r w:rsidRPr="00ED0911">
              <w:rPr>
                <w:b/>
                <w:color w:val="000000"/>
                <w:lang w:eastAsia="zh-CN"/>
              </w:rPr>
              <w:t>(</w:t>
            </w:r>
            <w:proofErr w:type="spellStart"/>
            <w:r w:rsidRPr="00ED0911">
              <w:rPr>
                <w:b/>
                <w:color w:val="000000"/>
                <w:lang w:eastAsia="zh-CN"/>
              </w:rPr>
              <w:t>hvarea_unit</w:t>
            </w:r>
            <w:proofErr w:type="spellEnd"/>
            <w:r w:rsidRPr="00ED0911">
              <w:rPr>
                <w:b/>
                <w:color w:val="000000"/>
                <w:lang w:eastAsia="zh-CN"/>
              </w:rPr>
              <w:t>)</w:t>
            </w: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94B388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5" w:author="Aidan Boyd" w:date="2015-01-13T15:22:00Z">
                <w:pPr>
                  <w:contextualSpacing/>
                </w:pPr>
              </w:pPrChange>
            </w:pPr>
          </w:p>
        </w:tc>
      </w:tr>
      <w:tr w:rsidR="005A47F3" w:rsidRPr="00ED0911" w14:paraId="5410C7DD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176" w:author="Aidan Boyd" w:date="2015-01-13T14:49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20"/>
          <w:trPrChange w:id="177" w:author="Aidan Boyd" w:date="2015-01-13T14:49:00Z">
            <w:trPr>
              <w:gridBefore w:val="1"/>
              <w:wBefore w:w="698" w:type="dxa"/>
              <w:trHeight w:val="20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PrChange w:id="178" w:author="Aidan Boyd" w:date="2015-01-13T14:49:00Z">
              <w:tcPr>
                <w:tcW w:w="100" w:type="dxa"/>
                <w:vMerge w:val="restart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5CA4ECAB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80" w:author="Aidan Boyd" w:date="2015-01-13T14:49:00Z">
              <w:tcPr>
                <w:tcW w:w="7560" w:type="dxa"/>
                <w:gridSpan w:val="4"/>
                <w:tcBorders>
                  <w:top w:val="single" w:sz="4" w:space="0" w:color="000000"/>
                  <w:left w:val="single" w:sz="4" w:space="0" w:color="000000"/>
                  <w:right w:val="single" w:sz="18" w:space="0" w:color="000000"/>
                </w:tcBorders>
              </w:tcPr>
            </w:tcPrChange>
          </w:tcPr>
          <w:p w14:paraId="6DA85987" w14:textId="77777777" w:rsidR="005A47F3" w:rsidRDefault="00A47E9B" w:rsidP="00850AE1">
            <w:pPr>
              <w:spacing w:after="0" w:line="240" w:lineRule="auto"/>
              <w:contextualSpacing/>
              <w:rPr>
                <w:color w:val="000000"/>
              </w:rPr>
              <w:pPrChange w:id="181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 xml:space="preserve">How do people access land for individual use? </w:t>
            </w:r>
          </w:p>
          <w:p w14:paraId="2E8895BD" w14:textId="77777777" w:rsidR="00A47E9B" w:rsidRDefault="00A47E9B" w:rsidP="00850AE1">
            <w:pPr>
              <w:spacing w:after="0" w:line="240" w:lineRule="auto"/>
              <w:contextualSpacing/>
              <w:rPr>
                <w:color w:val="000000"/>
              </w:rPr>
              <w:pPrChange w:id="182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1-Rental markets</w:t>
            </w:r>
          </w:p>
          <w:p w14:paraId="1E6B09BA" w14:textId="77777777" w:rsidR="00A47E9B" w:rsidRDefault="00A47E9B" w:rsidP="00850AE1">
            <w:pPr>
              <w:spacing w:after="0" w:line="240" w:lineRule="auto"/>
              <w:contextualSpacing/>
              <w:rPr>
                <w:color w:val="000000"/>
              </w:rPr>
              <w:pPrChange w:id="183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2-Negotiations with traditional authorities</w:t>
            </w:r>
          </w:p>
          <w:p w14:paraId="218BA526" w14:textId="77777777" w:rsidR="00A47E9B" w:rsidRDefault="00A47E9B" w:rsidP="00850AE1">
            <w:pPr>
              <w:spacing w:after="0" w:line="240" w:lineRule="auto"/>
              <w:contextualSpacing/>
              <w:rPr>
                <w:color w:val="000000"/>
              </w:rPr>
              <w:pPrChange w:id="184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3-Conversion to leasehold titles</w:t>
            </w:r>
          </w:p>
          <w:p w14:paraId="3E183403" w14:textId="386D407B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  <w:pPrChange w:id="185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 xml:space="preserve">97- Other, please specify 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86" w:author="Aidan Boyd" w:date="2015-01-13T14:49:00Z">
              <w:tcPr>
                <w:tcW w:w="2457" w:type="dxa"/>
                <w:vMerge w:val="restart"/>
                <w:tcBorders>
                  <w:top w:val="single" w:sz="18" w:space="0" w:color="000000"/>
                  <w:left w:val="single" w:sz="18" w:space="0" w:color="000000"/>
                  <w:right w:val="single" w:sz="18" w:space="0" w:color="000000"/>
                </w:tcBorders>
              </w:tcPr>
            </w:tcPrChange>
          </w:tcPr>
          <w:p w14:paraId="41903367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8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A47F3" w:rsidRPr="00ED0911" w14:paraId="4080F10B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188" w:author="Aidan Boyd" w:date="2015-01-13T14:49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198"/>
          <w:trPrChange w:id="189" w:author="Aidan Boyd" w:date="2015-01-13T14:49:00Z">
            <w:trPr>
              <w:gridBefore w:val="1"/>
              <w:wBefore w:w="698" w:type="dxa"/>
              <w:trHeight w:val="198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PrChange w:id="190" w:author="Aidan Boyd" w:date="2015-01-13T14:49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22D05423" w14:textId="054B64F8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92" w:author="Aidan Boyd" w:date="2015-01-13T14:49:00Z">
              <w:tcPr>
                <w:tcW w:w="2741" w:type="dxa"/>
                <w:tcBorders>
                  <w:left w:val="single" w:sz="4" w:space="0" w:color="000000"/>
                  <w:bottom w:val="single" w:sz="4" w:space="0" w:color="auto"/>
                </w:tcBorders>
              </w:tcPr>
            </w:tcPrChange>
          </w:tcPr>
          <w:p w14:paraId="152FB882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9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shd w:val="clear" w:color="auto" w:fill="95B3D7" w:themeFill="accent1" w:themeFillTint="99"/>
            <w:tcPrChange w:id="194" w:author="Aidan Boyd" w:date="2015-01-13T14:49:00Z">
              <w:tcPr>
                <w:tcW w:w="2409" w:type="dxa"/>
                <w:gridSpan w:val="2"/>
                <w:tcBorders>
                  <w:bottom w:val="single" w:sz="4" w:space="0" w:color="auto"/>
                </w:tcBorders>
              </w:tcPr>
            </w:tcPrChange>
          </w:tcPr>
          <w:p w14:paraId="62C61FCD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19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10" w:type="dxa"/>
            <w:tcBorders>
              <w:left w:val="nil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96" w:author="Aidan Boyd" w:date="2015-01-13T14:49:00Z">
              <w:tcPr>
                <w:tcW w:w="2410" w:type="dxa"/>
                <w:tcBorders>
                  <w:left w:val="nil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5BEEDBC" w14:textId="77777777" w:rsidR="005A47F3" w:rsidRPr="00ED0911" w:rsidRDefault="005A47F3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19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98" w:author="Aidan Boyd" w:date="2015-01-13T14:49:00Z">
              <w:tcPr>
                <w:tcW w:w="2457" w:type="dxa"/>
                <w:vMerge/>
                <w:tcBorders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8B34592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99" w:author="Aidan Boyd" w:date="2015-01-13T15:22:00Z">
                <w:pPr>
                  <w:contextualSpacing/>
                </w:pPr>
              </w:pPrChange>
            </w:pPr>
          </w:p>
        </w:tc>
      </w:tr>
      <w:tr w:rsidR="00A47E9B" w:rsidRPr="00ED0911" w14:paraId="334017F7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200" w:author="Aidan Boyd" w:date="2015-01-13T14:49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727"/>
          <w:trPrChange w:id="201" w:author="Aidan Boyd" w:date="2015-01-13T14:49:00Z">
            <w:trPr>
              <w:gridBefore w:val="1"/>
              <w:wBefore w:w="698" w:type="dxa"/>
              <w:trHeight w:val="727"/>
            </w:trPr>
          </w:trPrChange>
        </w:trPr>
        <w:tc>
          <w:tcPr>
            <w:tcW w:w="10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PrChange w:id="202" w:author="Aidan Boyd" w:date="2015-01-13T14:49:00Z">
              <w:tcPr>
                <w:tcW w:w="100" w:type="dxa"/>
                <w:vMerge w:val="restart"/>
                <w:tcBorders>
                  <w:top w:val="single" w:sz="4" w:space="0" w:color="auto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23E3F11A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0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04" w:author="Aidan Boyd" w:date="2015-01-13T14:49:00Z">
              <w:tcPr>
                <w:tcW w:w="7560" w:type="dxa"/>
                <w:gridSpan w:val="4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206900E3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0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 xml:space="preserve">In the past 3 years, have these access mechanisms changed? </w:t>
            </w:r>
          </w:p>
          <w:p w14:paraId="07A4F700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0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0-No</w:t>
            </w:r>
          </w:p>
          <w:p w14:paraId="28B95054" w14:textId="1B56E67D" w:rsidR="00A47E9B" w:rsidRPr="00ED0911" w:rsidRDefault="00A47E9B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20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1-Yes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08" w:author="Aidan Boyd" w:date="2015-01-13T14:49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84B7E7B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09" w:author="Aidan Boyd" w:date="2015-01-13T15:22:00Z">
                <w:pPr>
                  <w:contextualSpacing/>
                </w:pPr>
              </w:pPrChange>
            </w:pPr>
          </w:p>
        </w:tc>
      </w:tr>
      <w:tr w:rsidR="00A47E9B" w:rsidRPr="00ED0911" w14:paraId="39EBA1D6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210" w:author="Aidan Boyd" w:date="2015-01-13T14:49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534"/>
          <w:trPrChange w:id="211" w:author="Aidan Boyd" w:date="2015-01-13T14:49:00Z">
            <w:trPr>
              <w:gridBefore w:val="1"/>
              <w:wBefore w:w="698" w:type="dxa"/>
              <w:trHeight w:val="534"/>
            </w:trPr>
          </w:trPrChange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PrChange w:id="212" w:author="Aidan Boyd" w:date="2015-01-13T14:49:00Z">
              <w:tcPr>
                <w:tcW w:w="100" w:type="dxa"/>
                <w:vMerge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3C4A816A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1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14" w:author="Aidan Boyd" w:date="2015-01-13T14:49:00Z">
              <w:tcPr>
                <w:tcW w:w="7560" w:type="dxa"/>
                <w:gridSpan w:val="4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1F870EFE" w14:textId="6FD5166F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1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 xml:space="preserve">If yes, how have these access mechanisms changed? </w:t>
            </w:r>
          </w:p>
          <w:p w14:paraId="1153856B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1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17" w:author="Aidan Boyd" w:date="2015-01-13T14:49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C321F67" w14:textId="62AA390C" w:rsidR="00A47E9B" w:rsidRPr="00ED0911" w:rsidRDefault="00C962E9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18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text</w:t>
            </w:r>
          </w:p>
        </w:tc>
      </w:tr>
      <w:tr w:rsidR="00A47E9B" w:rsidRPr="00ED0911" w14:paraId="54343813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219" w:author="Aidan Boyd" w:date="2015-01-13T14:49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1250"/>
          <w:trPrChange w:id="220" w:author="Aidan Boyd" w:date="2015-01-13T14:49:00Z">
            <w:trPr>
              <w:gridBefore w:val="1"/>
              <w:wBefore w:w="698" w:type="dxa"/>
              <w:trHeight w:val="1250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PrChange w:id="221" w:author="Aidan Boyd" w:date="2015-01-13T14:49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56EBA86E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2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23" w:author="Aidan Boyd" w:date="2015-01-13T14:49:00Z">
              <w:tcPr>
                <w:tcW w:w="7560" w:type="dxa"/>
                <w:gridSpan w:val="4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742E1C5" w14:textId="34615134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24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 xml:space="preserve">If yes, please describe the factors driving the </w:t>
            </w:r>
            <w:ins w:id="225" w:author="Stickler, Mercedes M. (E3/LTRM)" w:date="2015-01-06T18:04:00Z">
              <w:r w:rsidR="00850DE8">
                <w:rPr>
                  <w:rFonts w:eastAsia="Calibri" w:cs="Times New Roman"/>
                  <w:w w:val="105"/>
                </w:rPr>
                <w:t xml:space="preserve">access mechanisms </w:t>
              </w:r>
            </w:ins>
            <w:r>
              <w:rPr>
                <w:rFonts w:eastAsia="Calibri" w:cs="Times New Roman"/>
                <w:w w:val="105"/>
              </w:rPr>
              <w:t xml:space="preserve">changed. </w:t>
            </w:r>
          </w:p>
          <w:p w14:paraId="4ADFF2DD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2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1-migration</w:t>
            </w:r>
          </w:p>
          <w:p w14:paraId="0C74F024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2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2-soil fertility declining</w:t>
            </w:r>
          </w:p>
          <w:p w14:paraId="75C4CA98" w14:textId="77777777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28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3- incentives to intensify the cropping of fields</w:t>
            </w:r>
          </w:p>
          <w:p w14:paraId="29A95569" w14:textId="3BF4D54C" w:rsidR="00A47E9B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29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>97- other, please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230" w:author="Aidan Boyd" w:date="2015-01-13T14:49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603E61A1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31" w:author="Aidan Boyd" w:date="2015-01-13T15:22:00Z">
                <w:pPr>
                  <w:contextualSpacing/>
                </w:pPr>
              </w:pPrChange>
            </w:pPr>
          </w:p>
        </w:tc>
      </w:tr>
      <w:tr w:rsidR="00A47E9B" w:rsidRPr="00ED0911" w14:paraId="21070F78" w14:textId="77777777" w:rsidTr="00C962E9">
        <w:trPr>
          <w:gridBefore w:val="1"/>
          <w:wBefore w:w="698" w:type="dxa"/>
          <w:trHeight w:val="88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1600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3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D9346B" w14:textId="77777777" w:rsidR="00A47E9B" w:rsidRDefault="00A47E9B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233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>C2. What proportion of your village land is allocated to individual households</w:t>
            </w:r>
            <w:proofErr w:type="gramStart"/>
            <w:r w:rsidRPr="00ED0911">
              <w:rPr>
                <w:color w:val="000000"/>
              </w:rPr>
              <w:t xml:space="preserve">?  </w:t>
            </w:r>
            <w:proofErr w:type="gramEnd"/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hvland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  <w:p w14:paraId="3BBCAE49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1-All</w:t>
            </w:r>
          </w:p>
          <w:p w14:paraId="5076EFF3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2-Most </w:t>
            </w:r>
          </w:p>
          <w:p w14:paraId="7DE0176A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lastRenderedPageBreak/>
              <w:t>3-About half</w:t>
            </w:r>
          </w:p>
          <w:p w14:paraId="18EF2B0E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4- About a quarter</w:t>
            </w:r>
          </w:p>
          <w:p w14:paraId="2A538125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5- A small portion </w:t>
            </w:r>
          </w:p>
          <w:p w14:paraId="608E1FBD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3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888- Don’t know </w:t>
            </w:r>
          </w:p>
          <w:p w14:paraId="12508321" w14:textId="47647172" w:rsidR="00A47E9B" w:rsidRPr="00ED0911" w:rsidRDefault="00A47E9B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24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999- 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C350FF" w14:textId="77777777" w:rsidR="00A47E9B" w:rsidRPr="00ED0911" w:rsidRDefault="00A47E9B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41" w:author="Aidan Boyd" w:date="2015-01-13T15:22:00Z">
                <w:pPr>
                  <w:contextualSpacing/>
                </w:pPr>
              </w:pPrChange>
            </w:pPr>
          </w:p>
        </w:tc>
      </w:tr>
      <w:tr w:rsidR="00220A02" w:rsidRPr="00ED0911" w14:paraId="3B040120" w14:textId="77777777" w:rsidTr="000524E1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242" w:author="Aidan Boyd" w:date="2015-01-13T14:50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20"/>
          <w:trPrChange w:id="243" w:author="Aidan Boyd" w:date="2015-01-13T14:50:00Z">
            <w:trPr>
              <w:gridBefore w:val="1"/>
              <w:wBefore w:w="698" w:type="dxa"/>
              <w:trHeight w:val="20"/>
            </w:trPr>
          </w:trPrChange>
        </w:trPr>
        <w:tc>
          <w:tcPr>
            <w:tcW w:w="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  <w:tcPrChange w:id="244" w:author="Aidan Boyd" w:date="2015-01-13T14:50:00Z">
              <w:tcPr>
                <w:tcW w:w="100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DAC0844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4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246" w:author="Aidan Boyd" w:date="2015-01-13T14:50:00Z">
              <w:tcPr>
                <w:tcW w:w="7560" w:type="dxa"/>
                <w:gridSpan w:val="4"/>
                <w:tcBorders>
                  <w:left w:val="single" w:sz="4" w:space="0" w:color="000000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3BC5E74E" w14:textId="77777777" w:rsidR="00220A02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4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w w:val="105"/>
              </w:rPr>
              <w:t xml:space="preserve">C2a. What proportion of your village land </w:t>
            </w:r>
            <w:proofErr w:type="gramStart"/>
            <w:r>
              <w:rPr>
                <w:rFonts w:eastAsia="Calibri" w:cs="Times New Roman"/>
                <w:w w:val="105"/>
              </w:rPr>
              <w:t>is allocated</w:t>
            </w:r>
            <w:proofErr w:type="gramEnd"/>
            <w:r>
              <w:rPr>
                <w:rFonts w:eastAsia="Calibri" w:cs="Times New Roman"/>
                <w:w w:val="105"/>
              </w:rPr>
              <w:t xml:space="preserve"> to community woodlots?</w:t>
            </w:r>
          </w:p>
          <w:p w14:paraId="32476391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4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1-All</w:t>
            </w:r>
          </w:p>
          <w:p w14:paraId="77C38F68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4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2-Most </w:t>
            </w:r>
          </w:p>
          <w:p w14:paraId="246191E7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5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3-About half</w:t>
            </w:r>
          </w:p>
          <w:p w14:paraId="4E270DFA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5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4- About a quarter</w:t>
            </w:r>
          </w:p>
          <w:p w14:paraId="4B501F77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5- A small portion </w:t>
            </w:r>
          </w:p>
          <w:p w14:paraId="5BD3E46E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5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888- Don’t know </w:t>
            </w:r>
          </w:p>
          <w:p w14:paraId="6AEF45BF" w14:textId="77777777" w:rsidR="00220A02" w:rsidRPr="00ED0911" w:rsidRDefault="00220A02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25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999- Prefer not to respond</w:t>
            </w:r>
          </w:p>
        </w:tc>
        <w:tc>
          <w:tcPr>
            <w:tcW w:w="2457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255" w:author="Aidan Boyd" w:date="2015-01-13T14:50:00Z">
              <w:tcPr>
                <w:tcW w:w="2457" w:type="dxa"/>
                <w:tcBorders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78539EE7" w14:textId="77777777" w:rsidR="00220A02" w:rsidRPr="00ED0911" w:rsidRDefault="00220A0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A47F3" w:rsidRPr="00ED0911" w14:paraId="61CECE73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ABF02F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5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62A0076" w14:textId="77777777" w:rsidR="005A47F3" w:rsidRPr="00ED0911" w:rsidRDefault="005A47F3" w:rsidP="00850AE1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lang w:eastAsia="zh-CN"/>
              </w:rPr>
            </w:pPr>
            <w:r w:rsidRPr="00ED0911">
              <w:rPr>
                <w:rFonts w:ascii="Gill Sans MT" w:eastAsiaTheme="minorEastAsia" w:hAnsi="Gill Sans MT"/>
                <w:lang w:eastAsia="zh-CN"/>
              </w:rPr>
              <w:t xml:space="preserve">C3. What area of land is unallocated? </w:t>
            </w:r>
            <w:r w:rsidRPr="00ED0911">
              <w:rPr>
                <w:rFonts w:ascii="Gill Sans MT" w:eastAsia="Calibri" w:hAnsi="Gill Sans MT" w:cs="Times New Roman"/>
                <w:i/>
                <w:color w:val="auto"/>
                <w:w w:val="105"/>
              </w:rPr>
              <w:t>under village authority</w:t>
            </w:r>
            <w:r w:rsidRPr="00ED0911">
              <w:rPr>
                <w:rFonts w:ascii="Gill Sans MT" w:eastAsiaTheme="minorEastAsia" w:hAnsi="Gill Sans MT"/>
                <w:lang w:eastAsia="zh-CN"/>
              </w:rPr>
              <w:t xml:space="preserve"> </w:t>
            </w:r>
            <w:r w:rsidRPr="00ED0911">
              <w:rPr>
                <w:rFonts w:ascii="Gill Sans MT" w:eastAsiaTheme="minorEastAsia" w:hAnsi="Gill Sans MT"/>
                <w:b/>
                <w:lang w:eastAsia="zh-CN"/>
              </w:rPr>
              <w:t>(</w:t>
            </w:r>
            <w:proofErr w:type="spellStart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hvland_unallocated</w:t>
            </w:r>
            <w:proofErr w:type="spellEnd"/>
            <w:r w:rsidRPr="00ED0911">
              <w:rPr>
                <w:rFonts w:ascii="Gill Sans MT" w:eastAsiaTheme="minorEastAsia" w:hAnsi="Gill Sans MT"/>
                <w:b/>
                <w:lang w:eastAsia="zh-CN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646069FC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5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A47F3" w:rsidRPr="00ED0911" w14:paraId="71570F7C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2ECD0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5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17D3DC01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1-All</w:t>
            </w:r>
          </w:p>
          <w:p w14:paraId="35ABD02E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2-Most </w:t>
            </w:r>
          </w:p>
          <w:p w14:paraId="1B5E48EF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3-About half</w:t>
            </w:r>
          </w:p>
          <w:p w14:paraId="0B20B299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4- About a quarter</w:t>
            </w:r>
          </w:p>
          <w:p w14:paraId="00704CC9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5- A small portion </w:t>
            </w:r>
          </w:p>
          <w:p w14:paraId="6F3E6D25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888- Don’t know </w:t>
            </w:r>
          </w:p>
          <w:p w14:paraId="48EE1223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703AAB18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6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5C2A484" w14:textId="77777777" w:rsidR="005A47F3" w:rsidRPr="00ED0911" w:rsidRDefault="005A47F3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26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2E2BE6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69" w:author="Aidan Boyd" w:date="2015-01-13T15:22:00Z">
                <w:pPr>
                  <w:contextualSpacing/>
                </w:pPr>
              </w:pPrChange>
            </w:pPr>
          </w:p>
        </w:tc>
      </w:tr>
      <w:tr w:rsidR="005A47F3" w:rsidRPr="00ED0911" w14:paraId="072AC02F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3FA0EB2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7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56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1B1285E1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w w:val="105"/>
              </w:rPr>
              <w:pPrChange w:id="271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>C4. Of the unallocated land, what area is suitable for crop production</w:t>
            </w:r>
            <w:proofErr w:type="gramStart"/>
            <w:r w:rsidRPr="00ED0911">
              <w:rPr>
                <w:color w:val="000000"/>
              </w:rPr>
              <w:t xml:space="preserve">?  </w:t>
            </w:r>
            <w:proofErr w:type="gramEnd"/>
            <w:r w:rsidRPr="00ED0911">
              <w:rPr>
                <w:b/>
                <w:color w:val="000000"/>
              </w:rPr>
              <w:t>(</w:t>
            </w:r>
            <w:proofErr w:type="spellStart"/>
            <w:r w:rsidRPr="00ED0911">
              <w:rPr>
                <w:b/>
                <w:color w:val="000000"/>
              </w:rPr>
              <w:t>hvcrop</w:t>
            </w:r>
            <w:proofErr w:type="spellEnd"/>
            <w:r w:rsidRPr="00ED0911">
              <w:rPr>
                <w:b/>
                <w:color w:val="000000"/>
              </w:rPr>
              <w:t>)</w:t>
            </w:r>
          </w:p>
        </w:tc>
        <w:tc>
          <w:tcPr>
            <w:tcW w:w="2457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0A6B998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A47F3" w:rsidRPr="00ED0911" w14:paraId="3F9FDB01" w14:textId="77777777" w:rsidTr="003772E5">
        <w:trPr>
          <w:gridBefore w:val="1"/>
          <w:wBefore w:w="698" w:type="dxa"/>
          <w:trHeight w:val="20"/>
        </w:trPr>
        <w:tc>
          <w:tcPr>
            <w:tcW w:w="1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B74E3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27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741" w:type="dxa"/>
            <w:tcBorders>
              <w:left w:val="single" w:sz="4" w:space="0" w:color="000000"/>
              <w:bottom w:val="single" w:sz="4" w:space="0" w:color="000000"/>
            </w:tcBorders>
          </w:tcPr>
          <w:p w14:paraId="4E5FE994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1-All</w:t>
            </w:r>
          </w:p>
          <w:p w14:paraId="5090A6AF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2-Most </w:t>
            </w:r>
          </w:p>
          <w:p w14:paraId="58577232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3-About half</w:t>
            </w:r>
          </w:p>
          <w:p w14:paraId="2DC4D436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4- About a quarter</w:t>
            </w:r>
          </w:p>
          <w:p w14:paraId="730DF29B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5- A small portion </w:t>
            </w:r>
          </w:p>
          <w:p w14:paraId="79212016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7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888- Don’t know </w:t>
            </w:r>
          </w:p>
          <w:p w14:paraId="06D8EEE5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8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999- Prefer not to respond </w:t>
            </w:r>
          </w:p>
        </w:tc>
        <w:tc>
          <w:tcPr>
            <w:tcW w:w="2409" w:type="dxa"/>
            <w:gridSpan w:val="2"/>
            <w:tcBorders>
              <w:bottom w:val="single" w:sz="4" w:space="0" w:color="000000"/>
            </w:tcBorders>
          </w:tcPr>
          <w:p w14:paraId="4B518741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8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10" w:type="dxa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11BEAE12" w14:textId="77777777" w:rsidR="005A47F3" w:rsidRPr="00ED0911" w:rsidRDefault="005A47F3" w:rsidP="00850AE1">
            <w:pPr>
              <w:spacing w:after="0" w:line="240" w:lineRule="auto"/>
              <w:contextualSpacing/>
              <w:rPr>
                <w:color w:val="000000"/>
                <w:lang w:eastAsia="zh-CN"/>
              </w:rPr>
              <w:pPrChange w:id="28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2899C4" w14:textId="77777777" w:rsidR="005A47F3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83" w:author="Aidan Boyd" w:date="2015-01-13T15:22:00Z">
                <w:pPr>
                  <w:contextualSpacing/>
                </w:pPr>
              </w:pPrChange>
            </w:pPr>
          </w:p>
        </w:tc>
      </w:tr>
      <w:tr w:rsidR="00AC500F" w:rsidRPr="00ED0911" w14:paraId="4C641296" w14:textId="77777777" w:rsidTr="003772E5">
        <w:trPr>
          <w:gridBefore w:val="1"/>
          <w:wBefore w:w="698" w:type="dxa"/>
          <w:trHeight w:val="93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2A1974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8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C360199" w14:textId="77777777" w:rsidR="00AC500F" w:rsidRPr="00ED0911" w:rsidRDefault="003B002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85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C5. </w:t>
            </w:r>
            <w:r w:rsidR="00AC500F" w:rsidRPr="00ED0911">
              <w:rPr>
                <w:color w:val="000000"/>
              </w:rPr>
              <w:t>Could a household in your village obtain additional land for crop production in this village</w:t>
            </w:r>
            <w:proofErr w:type="gramStart"/>
            <w:r w:rsidR="00AC500F" w:rsidRPr="00ED0911">
              <w:rPr>
                <w:color w:val="000000"/>
              </w:rPr>
              <w:t xml:space="preserve">?  </w:t>
            </w:r>
            <w:proofErr w:type="gramEnd"/>
            <w:r w:rsidR="00AC500F" w:rsidRPr="00ED0911">
              <w:rPr>
                <w:b/>
                <w:color w:val="000000"/>
              </w:rPr>
              <w:t>(</w:t>
            </w:r>
            <w:proofErr w:type="spellStart"/>
            <w:r w:rsidR="00AC500F" w:rsidRPr="00ED0911">
              <w:rPr>
                <w:b/>
                <w:color w:val="000000"/>
              </w:rPr>
              <w:t>hhextra</w:t>
            </w:r>
            <w:proofErr w:type="spellEnd"/>
            <w:r w:rsidR="00AC500F" w:rsidRPr="00ED0911">
              <w:rPr>
                <w:b/>
                <w:color w:val="000000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EE80D0A" w14:textId="77777777" w:rsidR="00AC500F" w:rsidRPr="00ED0911" w:rsidRDefault="00AC500F" w:rsidP="00850AE1">
            <w:pPr>
              <w:spacing w:after="0" w:line="240" w:lineRule="auto"/>
              <w:contextualSpacing/>
              <w:pPrChange w:id="286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27493D42" w14:textId="77777777" w:rsidR="00AC500F" w:rsidRPr="00ED0911" w:rsidRDefault="00AC500F" w:rsidP="00850AE1">
            <w:pPr>
              <w:spacing w:after="0" w:line="240" w:lineRule="auto"/>
              <w:contextualSpacing/>
              <w:pPrChange w:id="287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3FBFD3EF" w14:textId="77777777" w:rsidR="00AC500F" w:rsidRPr="00ED0911" w:rsidRDefault="00AC500F" w:rsidP="00850AE1">
            <w:pPr>
              <w:spacing w:after="0" w:line="240" w:lineRule="auto"/>
              <w:contextualSpacing/>
              <w:pPrChange w:id="288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3D325230" w14:textId="77777777" w:rsidR="00ED0911" w:rsidRPr="00ED0911" w:rsidRDefault="00AC500F" w:rsidP="00850AE1">
            <w:pPr>
              <w:spacing w:after="0" w:line="240" w:lineRule="auto"/>
              <w:contextualSpacing/>
              <w:pPrChange w:id="289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E87D78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29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8D7AC7" w:rsidRPr="00ED0911" w14:paraId="7A209D56" w14:textId="77777777" w:rsidTr="00750B5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291" w:author="Aidan Boyd" w:date="2015-01-13T14:40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1105"/>
          <w:trPrChange w:id="292" w:author="Aidan Boyd" w:date="2015-01-13T14:40:00Z">
            <w:trPr>
              <w:gridBefore w:val="1"/>
              <w:wBefore w:w="698" w:type="dxa"/>
              <w:trHeight w:val="1105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293" w:author="Aidan Boyd" w:date="2015-01-13T14:40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3629D557" w14:textId="77777777" w:rsidR="008D7AC7" w:rsidRPr="00ED0911" w:rsidRDefault="008D7AC7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29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295" w:author="Aidan Boyd" w:date="2015-01-13T14:40:00Z">
              <w:tcPr>
                <w:tcW w:w="49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7DEA4411" w14:textId="2C2C7194" w:rsidR="008D7AC7" w:rsidRPr="00ED0911" w:rsidRDefault="008D7AC7" w:rsidP="00850AE1">
            <w:pPr>
              <w:spacing w:after="0" w:line="240" w:lineRule="auto"/>
              <w:pPrChange w:id="296" w:author="Aidan Boyd" w:date="2015-01-13T15:22:00Z">
                <w:pPr/>
              </w:pPrChange>
            </w:pPr>
            <w:commentRangeStart w:id="297"/>
            <w:r>
              <w:t xml:space="preserve">C6. </w:t>
            </w:r>
            <w:r w:rsidRPr="00ED0911">
              <w:t>How often do people in this area usually apply for</w:t>
            </w:r>
            <w:ins w:id="298" w:author="Stickler, Mercedes M. (E3/LTRM)" w:date="2015-01-06T18:06:00Z">
              <w:r w:rsidR="009E7F31">
                <w:t xml:space="preserve"> your</w:t>
              </w:r>
            </w:ins>
            <w:r w:rsidRPr="00ED0911">
              <w:t xml:space="preserve"> permission to open up new land? </w:t>
            </w:r>
            <w:commentRangeEnd w:id="297"/>
            <w:r w:rsidR="009E7F31">
              <w:rPr>
                <w:rStyle w:val="CommentReference"/>
              </w:rPr>
              <w:commentReference w:id="297"/>
            </w:r>
          </w:p>
          <w:p w14:paraId="1F423BBC" w14:textId="77777777" w:rsidR="008D7AC7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29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300" w:author="Aidan Boyd" w:date="2015-01-13T14:40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AFA6301" w14:textId="77777777" w:rsidR="008D7AC7" w:rsidRPr="00ED0911" w:rsidRDefault="008D7AC7" w:rsidP="00850AE1">
            <w:pPr>
              <w:spacing w:after="0" w:line="240" w:lineRule="auto"/>
              <w:pPrChange w:id="301" w:author="Aidan Boyd" w:date="2015-01-13T15:22:00Z">
                <w:pPr/>
              </w:pPrChange>
            </w:pPr>
            <w:r w:rsidRPr="00ED0911">
              <w:t>1-Always</w:t>
            </w:r>
          </w:p>
          <w:p w14:paraId="02B4F0B0" w14:textId="77777777" w:rsidR="008D7AC7" w:rsidRPr="00ED0911" w:rsidRDefault="008D7AC7" w:rsidP="00850AE1">
            <w:pPr>
              <w:spacing w:after="0" w:line="240" w:lineRule="auto"/>
              <w:pPrChange w:id="302" w:author="Aidan Boyd" w:date="2015-01-13T15:22:00Z">
                <w:pPr/>
              </w:pPrChange>
            </w:pPr>
            <w:r w:rsidRPr="00ED0911">
              <w:t>2-Most of the time</w:t>
            </w:r>
          </w:p>
          <w:p w14:paraId="728242D0" w14:textId="77777777" w:rsidR="008D7AC7" w:rsidRPr="00ED0911" w:rsidRDefault="008D7AC7" w:rsidP="00850AE1">
            <w:pPr>
              <w:spacing w:after="0" w:line="240" w:lineRule="auto"/>
              <w:pPrChange w:id="303" w:author="Aidan Boyd" w:date="2015-01-13T15:22:00Z">
                <w:pPr/>
              </w:pPrChange>
            </w:pPr>
            <w:r w:rsidRPr="00ED0911">
              <w:t>3-Sometimes</w:t>
            </w:r>
          </w:p>
          <w:p w14:paraId="0A4A0C38" w14:textId="77777777" w:rsidR="008D7AC7" w:rsidRPr="00ED0911" w:rsidRDefault="008D7AC7" w:rsidP="00850AE1">
            <w:pPr>
              <w:spacing w:after="0" w:line="240" w:lineRule="auto"/>
              <w:pPrChange w:id="304" w:author="Aidan Boyd" w:date="2015-01-13T15:22:00Z">
                <w:pPr/>
              </w:pPrChange>
            </w:pPr>
            <w:r w:rsidRPr="00ED0911">
              <w:t>4- Rarely</w:t>
            </w:r>
          </w:p>
          <w:p w14:paraId="55C3850D" w14:textId="77777777" w:rsidR="008D7AC7" w:rsidRPr="00ED0911" w:rsidRDefault="008D7AC7" w:rsidP="00850AE1">
            <w:pPr>
              <w:spacing w:after="0" w:line="240" w:lineRule="auto"/>
              <w:pPrChange w:id="305" w:author="Aidan Boyd" w:date="2015-01-13T15:22:00Z">
                <w:pPr/>
              </w:pPrChange>
            </w:pPr>
            <w:r w:rsidRPr="00ED0911">
              <w:t xml:space="preserve">5-Never </w:t>
            </w:r>
          </w:p>
          <w:p w14:paraId="48D43337" w14:textId="77777777" w:rsidR="008D7AC7" w:rsidRPr="00ED0911" w:rsidRDefault="008D7AC7" w:rsidP="00850AE1">
            <w:pPr>
              <w:spacing w:after="0" w:line="240" w:lineRule="auto"/>
              <w:pPrChange w:id="306" w:author="Aidan Boyd" w:date="2015-01-13T15:22:00Z">
                <w:pPr/>
              </w:pPrChange>
            </w:pPr>
            <w:r w:rsidRPr="00ED0911">
              <w:t xml:space="preserve">6-Permission is not required 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307" w:author="Aidan Boyd" w:date="2015-01-13T14:40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0FBDA99D" w14:textId="77777777" w:rsidR="008D7AC7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08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6AE08F13" w14:textId="77777777" w:rsidTr="00750B5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309" w:author="Aidan Boyd" w:date="2015-01-13T14:40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333"/>
          <w:trPrChange w:id="310" w:author="Aidan Boyd" w:date="2015-01-13T14:40:00Z">
            <w:trPr>
              <w:gridBefore w:val="1"/>
              <w:wBefore w:w="698" w:type="dxa"/>
              <w:trHeight w:val="333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311" w:author="Aidan Boyd" w:date="2015-01-13T14:40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5040DA0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1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313" w:author="Aidan Boyd" w:date="2015-01-13T14:40:00Z">
              <w:tcPr>
                <w:tcW w:w="49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62F882F9" w14:textId="77777777" w:rsidR="00ED0911" w:rsidRPr="00ED0911" w:rsidRDefault="008D7AC7" w:rsidP="00850AE1">
            <w:pPr>
              <w:spacing w:after="0" w:line="240" w:lineRule="auto"/>
              <w:pPrChange w:id="314" w:author="Aidan Boyd" w:date="2015-01-13T15:22:00Z">
                <w:pPr/>
              </w:pPrChange>
            </w:pPr>
            <w:commentRangeStart w:id="315"/>
            <w:r>
              <w:t>C7</w:t>
            </w:r>
            <w:r w:rsidR="003B002F" w:rsidRPr="00ED0911">
              <w:t xml:space="preserve">. </w:t>
            </w:r>
            <w:r w:rsidR="00ED0911" w:rsidRPr="00ED0911">
              <w:t>From whom do you request permission?</w:t>
            </w:r>
            <w:commentRangeEnd w:id="315"/>
            <w:r w:rsidR="00CF3371">
              <w:rPr>
                <w:rStyle w:val="CommentReference"/>
              </w:rPr>
              <w:commentReference w:id="315"/>
            </w:r>
          </w:p>
          <w:p w14:paraId="72C57B25" w14:textId="77777777" w:rsidR="00AC500F" w:rsidRPr="00ED0911" w:rsidRDefault="00AC500F" w:rsidP="00850AE1">
            <w:pPr>
              <w:spacing w:after="0" w:line="240" w:lineRule="auto"/>
              <w:contextualSpacing/>
              <w:pPrChange w:id="31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317" w:author="Aidan Boyd" w:date="2015-01-13T14:40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1D1241D7" w14:textId="77777777" w:rsidR="00ED0911" w:rsidRPr="00ED0911" w:rsidRDefault="00AC500F" w:rsidP="00850AE1">
            <w:pPr>
              <w:spacing w:after="0" w:line="240" w:lineRule="auto"/>
              <w:pPrChange w:id="318" w:author="Aidan Boyd" w:date="2015-01-13T15:22:00Z">
                <w:pPr/>
              </w:pPrChange>
            </w:pPr>
            <w:r w:rsidRPr="00ED0911">
              <w:t xml:space="preserve"> </w:t>
            </w:r>
            <w:r w:rsidR="00ED0911" w:rsidRPr="00ED0911">
              <w:t>1-Headperson</w:t>
            </w:r>
          </w:p>
          <w:p w14:paraId="60749145" w14:textId="77777777" w:rsidR="00ED0911" w:rsidRPr="00ED0911" w:rsidRDefault="00ED0911" w:rsidP="00850AE1">
            <w:pPr>
              <w:spacing w:after="0" w:line="240" w:lineRule="auto"/>
              <w:pPrChange w:id="319" w:author="Aidan Boyd" w:date="2015-01-13T15:22:00Z">
                <w:pPr/>
              </w:pPrChange>
            </w:pPr>
            <w:r w:rsidRPr="00ED0911">
              <w:t>2-Chief</w:t>
            </w:r>
          </w:p>
          <w:p w14:paraId="72F5FECC" w14:textId="77777777" w:rsidR="00ED0911" w:rsidRPr="00ED0911" w:rsidRDefault="00ED0911" w:rsidP="00850AE1">
            <w:pPr>
              <w:spacing w:after="0" w:line="240" w:lineRule="auto"/>
              <w:pPrChange w:id="320" w:author="Aidan Boyd" w:date="2015-01-13T15:22:00Z">
                <w:pPr/>
              </w:pPrChange>
            </w:pPr>
            <w:r w:rsidRPr="00ED0911">
              <w:t>3-ZAWA official</w:t>
            </w:r>
          </w:p>
          <w:p w14:paraId="623CC62D" w14:textId="77777777" w:rsidR="00ED0911" w:rsidRPr="00ED0911" w:rsidRDefault="00ED0911" w:rsidP="00850AE1">
            <w:pPr>
              <w:spacing w:after="0" w:line="240" w:lineRule="auto"/>
              <w:pPrChange w:id="321" w:author="Aidan Boyd" w:date="2015-01-13T15:22:00Z">
                <w:pPr/>
              </w:pPrChange>
            </w:pPr>
            <w:r w:rsidRPr="00ED0911">
              <w:t>4- LG official</w:t>
            </w:r>
          </w:p>
          <w:p w14:paraId="508BA61B" w14:textId="77777777" w:rsidR="00ED0911" w:rsidRPr="00ED0911" w:rsidRDefault="00ED0911" w:rsidP="00850AE1">
            <w:pPr>
              <w:spacing w:after="0" w:line="240" w:lineRule="auto"/>
              <w:pPrChange w:id="322" w:author="Aidan Boyd" w:date="2015-01-13T15:22:00Z">
                <w:pPr/>
              </w:pPrChange>
            </w:pPr>
            <w:r w:rsidRPr="00ED0911">
              <w:t>5-DFO official</w:t>
            </w:r>
          </w:p>
          <w:p w14:paraId="18703A05" w14:textId="77777777" w:rsidR="00ED0911" w:rsidRPr="00ED0911" w:rsidRDefault="00ED0911" w:rsidP="00850AE1">
            <w:pPr>
              <w:spacing w:after="0" w:line="240" w:lineRule="auto"/>
              <w:pPrChange w:id="323" w:author="Aidan Boyd" w:date="2015-01-13T15:22:00Z">
                <w:pPr/>
              </w:pPrChange>
            </w:pPr>
            <w:r w:rsidRPr="00ED0911">
              <w:t>6 – private landowners</w:t>
            </w:r>
          </w:p>
          <w:p w14:paraId="246E8DFC" w14:textId="77777777" w:rsidR="00AC500F" w:rsidRPr="00ED0911" w:rsidRDefault="00ED0911" w:rsidP="00850AE1">
            <w:pPr>
              <w:spacing w:after="0" w:line="240" w:lineRule="auto"/>
              <w:pPrChange w:id="324" w:author="Aidan Boyd" w:date="2015-01-13T15:22:00Z">
                <w:pPr/>
              </w:pPrChange>
            </w:pPr>
            <w:r w:rsidRPr="00ED0911">
              <w:t>97 – Other; please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325" w:author="Aidan Boyd" w:date="2015-01-13T14:40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049D0EB" w14:textId="77777777" w:rsidR="00AC500F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2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1DBD9CA4" w14:textId="77777777" w:rsidTr="003772E5">
        <w:trPr>
          <w:gridBefore w:val="1"/>
          <w:wBefore w:w="698" w:type="dxa"/>
          <w:trHeight w:val="46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43DDC59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2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2DF1E4BC" w14:textId="77777777" w:rsidR="00AC500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328" w:author="Aidan Boyd" w:date="2015-01-13T15:22:00Z">
                <w:pPr>
                  <w:contextualSpacing/>
                </w:pPr>
              </w:pPrChange>
            </w:pPr>
            <w:r>
              <w:t>C8</w:t>
            </w:r>
            <w:r w:rsidR="003B002F" w:rsidRPr="00ED0911">
              <w:t xml:space="preserve">. </w:t>
            </w:r>
            <w:r w:rsidR="00AC500F" w:rsidRPr="00ED0911">
              <w:t xml:space="preserve">How </w:t>
            </w:r>
            <w:proofErr w:type="gramStart"/>
            <w:r w:rsidR="00AC500F" w:rsidRPr="00ED0911">
              <w:t>is the land allocated</w:t>
            </w:r>
            <w:proofErr w:type="gramEnd"/>
            <w:r w:rsidR="00AC500F" w:rsidRPr="00ED0911">
              <w:t xml:space="preserve">? Please describe the process.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3E0C096" w14:textId="77777777" w:rsidR="00AC500F" w:rsidRPr="00ED0911" w:rsidRDefault="00AC500F" w:rsidP="00850AE1">
            <w:pPr>
              <w:spacing w:after="0" w:line="240" w:lineRule="auto"/>
              <w:contextualSpacing/>
              <w:pPrChange w:id="32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0490E7C" w14:textId="77777777" w:rsidR="00AC500F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30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(Text)</w:t>
            </w:r>
          </w:p>
        </w:tc>
      </w:tr>
      <w:tr w:rsidR="00AC500F" w:rsidRPr="00ED0911" w14:paraId="0CBC3239" w14:textId="77777777" w:rsidTr="003772E5">
        <w:trPr>
          <w:gridBefore w:val="1"/>
          <w:wBefore w:w="698" w:type="dxa"/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2F012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3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C4B9972" w14:textId="77777777" w:rsidR="00AC500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332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C9</w:t>
            </w:r>
            <w:r w:rsidR="003B002F" w:rsidRPr="00ED0911">
              <w:rPr>
                <w:color w:val="000000"/>
              </w:rPr>
              <w:t xml:space="preserve">. </w:t>
            </w:r>
            <w:r w:rsidR="00AC500F" w:rsidRPr="00ED0911">
              <w:rPr>
                <w:color w:val="000000"/>
              </w:rPr>
              <w:t xml:space="preserve">Is it possible to convert customary land into titled property in this village? </w:t>
            </w:r>
            <w:r w:rsidR="00AC500F" w:rsidRPr="00ED0911">
              <w:rPr>
                <w:b/>
                <w:color w:val="000000"/>
              </w:rPr>
              <w:t>(</w:t>
            </w:r>
            <w:proofErr w:type="spellStart"/>
            <w:r w:rsidR="00AC500F" w:rsidRPr="00ED0911">
              <w:rPr>
                <w:b/>
                <w:color w:val="000000"/>
              </w:rPr>
              <w:t>hvtenure</w:t>
            </w:r>
            <w:proofErr w:type="spellEnd"/>
            <w:r w:rsidR="00AC500F" w:rsidRPr="00ED0911">
              <w:rPr>
                <w:b/>
                <w:color w:val="000000"/>
              </w:rPr>
              <w:t>)</w:t>
            </w:r>
          </w:p>
          <w:p w14:paraId="3B4A7C5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3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38FD0FF" w14:textId="77777777" w:rsidR="00AC500F" w:rsidRPr="00ED0911" w:rsidRDefault="00AC500F" w:rsidP="00850AE1">
            <w:pPr>
              <w:spacing w:after="0" w:line="240" w:lineRule="auto"/>
              <w:contextualSpacing/>
              <w:pPrChange w:id="334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2F518880" w14:textId="77777777" w:rsidR="00AC500F" w:rsidRPr="00ED0911" w:rsidRDefault="00AC500F" w:rsidP="00850AE1">
            <w:pPr>
              <w:spacing w:after="0" w:line="240" w:lineRule="auto"/>
              <w:contextualSpacing/>
              <w:pPrChange w:id="335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65EE6360" w14:textId="77777777" w:rsidR="00AC500F" w:rsidRPr="00ED0911" w:rsidRDefault="00AC500F" w:rsidP="00850AE1">
            <w:pPr>
              <w:spacing w:after="0" w:line="240" w:lineRule="auto"/>
              <w:contextualSpacing/>
              <w:pPrChange w:id="336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056741A8" w14:textId="77777777" w:rsidR="00AC500F" w:rsidRPr="00ED0911" w:rsidRDefault="00AC500F" w:rsidP="00850AE1">
            <w:pPr>
              <w:spacing w:after="0" w:line="240" w:lineRule="auto"/>
              <w:contextualSpacing/>
              <w:pPrChange w:id="337" w:author="Aidan Boyd" w:date="2015-01-13T15:22:00Z">
                <w:pPr>
                  <w:contextualSpacing/>
                </w:pPr>
              </w:pPrChange>
            </w:pPr>
            <w:r w:rsidRPr="00ED0911">
              <w:t>999=Prefer not to respon</w:t>
            </w:r>
            <w:r w:rsidR="007D2F2A" w:rsidRPr="00ED0911">
              <w:t xml:space="preserve">d 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54E6D1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3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6706CD75" w14:textId="77777777" w:rsidTr="003772E5">
        <w:trPr>
          <w:gridBefore w:val="1"/>
          <w:wBefore w:w="698" w:type="dxa"/>
          <w:trHeight w:val="701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ADF7BE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3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AA0A2BB" w14:textId="77777777" w:rsidR="00AC500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340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C10</w:t>
            </w:r>
            <w:r w:rsidR="003B002F" w:rsidRPr="00ED0911">
              <w:rPr>
                <w:color w:val="000000"/>
              </w:rPr>
              <w:t xml:space="preserve">. </w:t>
            </w:r>
            <w:proofErr w:type="gramStart"/>
            <w:r w:rsidR="00AC500F" w:rsidRPr="00ED0911">
              <w:rPr>
                <w:color w:val="000000"/>
              </w:rPr>
              <w:t>Is this title granted</w:t>
            </w:r>
            <w:proofErr w:type="gramEnd"/>
            <w:r w:rsidR="00AC500F" w:rsidRPr="00ED0911">
              <w:rPr>
                <w:color w:val="000000"/>
              </w:rPr>
              <w:t xml:space="preserve"> to the individual or to the community?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8FD605" w14:textId="77777777" w:rsidR="00AC500F" w:rsidRPr="00ED0911" w:rsidRDefault="00AC500F" w:rsidP="00850AE1">
            <w:pPr>
              <w:spacing w:after="0" w:line="240" w:lineRule="auto"/>
              <w:contextualSpacing/>
              <w:pPrChange w:id="341" w:author="Aidan Boyd" w:date="2015-01-13T15:22:00Z">
                <w:pPr>
                  <w:contextualSpacing/>
                </w:pPr>
              </w:pPrChange>
            </w:pPr>
            <w:r w:rsidRPr="00ED0911">
              <w:t>1=Individual</w:t>
            </w:r>
          </w:p>
          <w:p w14:paraId="2C1261D9" w14:textId="77777777" w:rsidR="00AC500F" w:rsidRPr="00ED0911" w:rsidRDefault="00AC500F" w:rsidP="00850AE1">
            <w:pPr>
              <w:spacing w:after="0" w:line="240" w:lineRule="auto"/>
              <w:contextualSpacing/>
              <w:pPrChange w:id="342" w:author="Aidan Boyd" w:date="2015-01-13T15:22:00Z">
                <w:pPr>
                  <w:contextualSpacing/>
                </w:pPr>
              </w:pPrChange>
            </w:pPr>
            <w:r w:rsidRPr="00ED0911">
              <w:t>2=Community</w:t>
            </w:r>
          </w:p>
          <w:p w14:paraId="5840881D" w14:textId="77777777" w:rsidR="00AC500F" w:rsidRPr="00ED0911" w:rsidRDefault="00AC500F" w:rsidP="00850AE1">
            <w:pPr>
              <w:spacing w:after="0" w:line="240" w:lineRule="auto"/>
              <w:contextualSpacing/>
              <w:pPrChange w:id="343" w:author="Aidan Boyd" w:date="2015-01-13T15:22:00Z">
                <w:pPr>
                  <w:contextualSpacing/>
                </w:pPr>
              </w:pPrChange>
            </w:pPr>
            <w:r w:rsidRPr="00ED0911">
              <w:t>97=Other, specify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B2A8E9" w14:textId="77777777" w:rsidR="00AC500F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4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1A572F68" w14:textId="77777777" w:rsidTr="003772E5">
        <w:trPr>
          <w:gridBefore w:val="1"/>
          <w:wBefore w:w="698" w:type="dxa"/>
          <w:trHeight w:val="981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B04E10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4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53A06D0" w14:textId="77777777" w:rsidR="00AC500F" w:rsidRPr="00ED0911" w:rsidRDefault="008D7AC7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346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C11</w:t>
            </w:r>
            <w:r w:rsidR="003B002F" w:rsidRPr="00ED0911">
              <w:rPr>
                <w:color w:val="000000"/>
              </w:rPr>
              <w:t xml:space="preserve">. </w:t>
            </w:r>
            <w:r w:rsidR="00AC500F" w:rsidRPr="00ED0911">
              <w:rPr>
                <w:color w:val="000000"/>
              </w:rPr>
              <w:t>Is it possible to buy or sell customary land to community members in the village without first changing it to titled land</w:t>
            </w:r>
            <w:proofErr w:type="gramStart"/>
            <w:r w:rsidR="00AC500F" w:rsidRPr="00ED0911">
              <w:rPr>
                <w:color w:val="000000"/>
              </w:rPr>
              <w:t xml:space="preserve">?     </w:t>
            </w:r>
            <w:proofErr w:type="gramEnd"/>
            <w:r w:rsidR="00AC500F" w:rsidRPr="00ED0911">
              <w:rPr>
                <w:b/>
                <w:color w:val="000000"/>
              </w:rPr>
              <w:t>(</w:t>
            </w:r>
            <w:proofErr w:type="spellStart"/>
            <w:r w:rsidR="00AC500F" w:rsidRPr="00ED0911">
              <w:rPr>
                <w:b/>
                <w:color w:val="000000"/>
              </w:rPr>
              <w:t>hvsellcust</w:t>
            </w:r>
            <w:proofErr w:type="spellEnd"/>
            <w:r w:rsidR="00AC500F" w:rsidRPr="00ED0911">
              <w:rPr>
                <w:b/>
                <w:color w:val="000000"/>
              </w:rPr>
              <w:t>)</w:t>
            </w:r>
          </w:p>
          <w:p w14:paraId="2E242CA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4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CD213BB" w14:textId="77777777" w:rsidR="00AC500F" w:rsidRPr="00ED0911" w:rsidRDefault="00AC500F" w:rsidP="00850AE1">
            <w:pPr>
              <w:spacing w:after="0" w:line="240" w:lineRule="auto"/>
              <w:contextualSpacing/>
              <w:pPrChange w:id="348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624BB995" w14:textId="77777777" w:rsidR="00AC500F" w:rsidRPr="00ED0911" w:rsidRDefault="00AC500F" w:rsidP="00850AE1">
            <w:pPr>
              <w:spacing w:after="0" w:line="240" w:lineRule="auto"/>
              <w:contextualSpacing/>
              <w:pPrChange w:id="349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0E1B825E" w14:textId="77777777" w:rsidR="00AC500F" w:rsidRPr="00ED0911" w:rsidRDefault="00AC500F" w:rsidP="00850AE1">
            <w:pPr>
              <w:spacing w:after="0" w:line="240" w:lineRule="auto"/>
              <w:contextualSpacing/>
              <w:pPrChange w:id="350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5064FF94" w14:textId="77777777" w:rsidR="00AC500F" w:rsidRPr="00ED0911" w:rsidRDefault="00AC500F" w:rsidP="00850AE1">
            <w:pPr>
              <w:spacing w:after="0" w:line="240" w:lineRule="auto"/>
              <w:contextualSpacing/>
              <w:pPrChange w:id="351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ADA9C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7AADE120" w14:textId="77777777" w:rsidTr="003772E5">
        <w:trPr>
          <w:gridBefore w:val="1"/>
          <w:wBefore w:w="698" w:type="dxa"/>
          <w:trHeight w:val="926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C262C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5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5543666" w14:textId="77777777" w:rsidR="00AC500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354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C12</w:t>
            </w:r>
            <w:r w:rsidR="003B002F" w:rsidRPr="00ED0911">
              <w:rPr>
                <w:color w:val="000000"/>
              </w:rPr>
              <w:t xml:space="preserve">. </w:t>
            </w:r>
            <w:r w:rsidR="00AC500F" w:rsidRPr="00ED0911">
              <w:rPr>
                <w:color w:val="000000"/>
              </w:rPr>
              <w:t>Is it possible to buy or sell customary land to external people or companies without first changing it to titled land</w:t>
            </w:r>
            <w:proofErr w:type="gramStart"/>
            <w:r w:rsidR="00AC500F" w:rsidRPr="00ED0911">
              <w:rPr>
                <w:color w:val="000000"/>
              </w:rPr>
              <w:t xml:space="preserve">?    </w:t>
            </w:r>
            <w:proofErr w:type="gramEnd"/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B7B32E" w14:textId="77777777" w:rsidR="00AC500F" w:rsidRPr="00ED0911" w:rsidRDefault="00AC500F" w:rsidP="00850AE1">
            <w:pPr>
              <w:spacing w:after="0" w:line="240" w:lineRule="auto"/>
              <w:contextualSpacing/>
              <w:pPrChange w:id="355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0461DA89" w14:textId="77777777" w:rsidR="00AC500F" w:rsidRPr="00ED0911" w:rsidRDefault="00AC500F" w:rsidP="00850AE1">
            <w:pPr>
              <w:spacing w:after="0" w:line="240" w:lineRule="auto"/>
              <w:contextualSpacing/>
              <w:pPrChange w:id="356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39095FAF" w14:textId="77777777" w:rsidR="00AC500F" w:rsidRPr="00ED0911" w:rsidRDefault="00AC500F" w:rsidP="00850AE1">
            <w:pPr>
              <w:spacing w:after="0" w:line="240" w:lineRule="auto"/>
              <w:contextualSpacing/>
              <w:pPrChange w:id="357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37A892F8" w14:textId="77777777" w:rsidR="00AC500F" w:rsidRPr="00ED0911" w:rsidRDefault="00AC500F" w:rsidP="00850AE1">
            <w:pPr>
              <w:spacing w:after="0" w:line="240" w:lineRule="auto"/>
              <w:contextualSpacing/>
              <w:pPrChange w:id="358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1AF821" w14:textId="77777777" w:rsidR="00AC500F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5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772E5" w:rsidRPr="00ED0911" w14:paraId="6E1BC922" w14:textId="77777777" w:rsidTr="00C44A3A">
        <w:trPr>
          <w:trHeight w:val="1017"/>
        </w:trPr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79C491" w14:textId="77777777" w:rsidR="003772E5" w:rsidRPr="00ED0911" w:rsidRDefault="003772E5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6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BA29257" w14:textId="183C1EE4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6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26D50E6A" w14:textId="77777777" w:rsidR="00AC500F" w:rsidRPr="00ED0911" w:rsidRDefault="008D7AC7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362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C13</w:t>
            </w:r>
            <w:r w:rsidR="003B002F" w:rsidRPr="00ED0911">
              <w:rPr>
                <w:color w:val="000000"/>
              </w:rPr>
              <w:t xml:space="preserve">. </w:t>
            </w:r>
            <w:r w:rsidR="00AC500F" w:rsidRPr="00ED0911">
              <w:rPr>
                <w:color w:val="000000"/>
              </w:rPr>
              <w:t>Is it possible to rent customary land to community members in this village</w:t>
            </w:r>
            <w:proofErr w:type="gramStart"/>
            <w:r w:rsidR="00AC500F" w:rsidRPr="00ED0911">
              <w:rPr>
                <w:color w:val="000000"/>
              </w:rPr>
              <w:t xml:space="preserve">?   </w:t>
            </w:r>
            <w:proofErr w:type="gramEnd"/>
            <w:r w:rsidR="00AC500F" w:rsidRPr="00ED0911">
              <w:rPr>
                <w:b/>
                <w:color w:val="000000"/>
              </w:rPr>
              <w:t>(</w:t>
            </w:r>
            <w:proofErr w:type="spellStart"/>
            <w:r w:rsidR="00AC500F" w:rsidRPr="00ED0911">
              <w:rPr>
                <w:b/>
                <w:color w:val="000000"/>
              </w:rPr>
              <w:t>hvrentcust</w:t>
            </w:r>
            <w:proofErr w:type="spellEnd"/>
            <w:r w:rsidR="00AC500F" w:rsidRPr="00ED0911">
              <w:rPr>
                <w:b/>
                <w:color w:val="000000"/>
              </w:rPr>
              <w:t>)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696C742" w14:textId="77777777" w:rsidR="00AC500F" w:rsidRPr="00ED0911" w:rsidRDefault="00AC500F" w:rsidP="00850AE1">
            <w:pPr>
              <w:spacing w:after="0" w:line="240" w:lineRule="auto"/>
              <w:contextualSpacing/>
              <w:pPrChange w:id="363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71670524" w14:textId="77777777" w:rsidR="00AC500F" w:rsidRPr="00ED0911" w:rsidRDefault="00AC500F" w:rsidP="00850AE1">
            <w:pPr>
              <w:spacing w:after="0" w:line="240" w:lineRule="auto"/>
              <w:contextualSpacing/>
              <w:pPrChange w:id="364" w:author="Aidan Boyd" w:date="2015-01-13T15:22:00Z">
                <w:pPr>
                  <w:contextualSpacing/>
                </w:pPr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183D31F0" w14:textId="77777777" w:rsidR="00AC500F" w:rsidRPr="00ED0911" w:rsidRDefault="00AC500F" w:rsidP="00850AE1">
            <w:pPr>
              <w:spacing w:after="0" w:line="240" w:lineRule="auto"/>
              <w:contextualSpacing/>
              <w:pPrChange w:id="365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EB18167" w14:textId="77777777" w:rsidR="00AC500F" w:rsidRPr="00ED0911" w:rsidRDefault="00AC500F" w:rsidP="00850AE1">
            <w:pPr>
              <w:spacing w:after="0" w:line="240" w:lineRule="auto"/>
              <w:contextualSpacing/>
              <w:pPrChange w:id="366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ABE359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6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E2751F" w:rsidRPr="00ED0911" w14:paraId="468D9F4C" w14:textId="77777777" w:rsidTr="00750B5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368" w:author="Aidan Boyd" w:date="2015-01-13T14:40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938"/>
          <w:trPrChange w:id="369" w:author="Aidan Boyd" w:date="2015-01-13T14:40:00Z">
            <w:trPr>
              <w:gridBefore w:val="1"/>
              <w:wBefore w:w="698" w:type="dxa"/>
              <w:trHeight w:val="938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370" w:author="Aidan Boyd" w:date="2015-01-13T14:40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3B001C5B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7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95B3D7" w:themeFill="accent1" w:themeFillTint="99"/>
            <w:tcPrChange w:id="372" w:author="Aidan Boyd" w:date="2015-01-13T14:40:00Z">
              <w:tcPr>
                <w:tcW w:w="4956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0E4CA468" w14:textId="77777777" w:rsidR="00E2751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373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C14</w:t>
            </w:r>
            <w:r w:rsidR="003B002F" w:rsidRPr="00ED0911">
              <w:rPr>
                <w:color w:val="000000"/>
              </w:rPr>
              <w:t xml:space="preserve">. </w:t>
            </w:r>
            <w:r w:rsidR="004A0DC1" w:rsidRPr="00ED0911">
              <w:rPr>
                <w:color w:val="000000"/>
              </w:rPr>
              <w:t xml:space="preserve">What is the ownership/tenure </w:t>
            </w:r>
            <w:r w:rsidR="00E2751F" w:rsidRPr="00ED0911">
              <w:rPr>
                <w:color w:val="000000"/>
              </w:rPr>
              <w:t>of the forest/wooded land in your community?</w:t>
            </w:r>
          </w:p>
          <w:p w14:paraId="2D4BD8FD" w14:textId="77777777" w:rsidR="00E2751F" w:rsidRPr="00ED0911" w:rsidRDefault="00E2751F" w:rsidP="00850AE1">
            <w:pPr>
              <w:spacing w:after="0" w:line="240" w:lineRule="auto"/>
              <w:contextualSpacing/>
              <w:rPr>
                <w:color w:val="000000"/>
              </w:rPr>
              <w:pPrChange w:id="374" w:author="Aidan Boyd" w:date="2015-01-13T15:22:00Z">
                <w:pPr>
                  <w:contextualSpacing/>
                </w:pPr>
              </w:pPrChange>
            </w:pPr>
          </w:p>
          <w:p w14:paraId="51D02605" w14:textId="77777777" w:rsidR="00E2751F" w:rsidRPr="00ED0911" w:rsidRDefault="00E2751F" w:rsidP="00850AE1">
            <w:pPr>
              <w:spacing w:after="0" w:line="240" w:lineRule="auto"/>
              <w:contextualSpacing/>
              <w:rPr>
                <w:color w:val="000000"/>
              </w:rPr>
              <w:pPrChange w:id="375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Select all that apply. 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376" w:author="Aidan Boyd" w:date="2015-01-13T14:40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394F6BED" w14:textId="77777777" w:rsidR="00E2751F" w:rsidRPr="00ED0911" w:rsidRDefault="00E2751F" w:rsidP="00850AE1">
            <w:pPr>
              <w:spacing w:after="0" w:line="240" w:lineRule="auto"/>
              <w:contextualSpacing/>
              <w:pPrChange w:id="377" w:author="Aidan Boyd" w:date="2015-01-13T15:22:00Z">
                <w:pPr>
                  <w:contextualSpacing/>
                </w:pPr>
              </w:pPrChange>
            </w:pPr>
            <w:r w:rsidRPr="00ED0911">
              <w:t>1= Community/collective</w:t>
            </w:r>
          </w:p>
          <w:p w14:paraId="36EC4255" w14:textId="77777777" w:rsidR="00E2751F" w:rsidRPr="00ED0911" w:rsidRDefault="00E2751F" w:rsidP="00850AE1">
            <w:pPr>
              <w:spacing w:after="0" w:line="240" w:lineRule="auto"/>
              <w:contextualSpacing/>
              <w:pPrChange w:id="378" w:author="Aidan Boyd" w:date="2015-01-13T15:22:00Z">
                <w:pPr>
                  <w:contextualSpacing/>
                </w:pPr>
              </w:pPrChange>
            </w:pPr>
            <w:r w:rsidRPr="00ED0911">
              <w:t>2= Individual/household/private</w:t>
            </w:r>
          </w:p>
          <w:p w14:paraId="20B98B8D" w14:textId="77777777" w:rsidR="00E2751F" w:rsidRPr="00ED0911" w:rsidRDefault="00E2751F" w:rsidP="00850AE1">
            <w:pPr>
              <w:spacing w:after="0" w:line="240" w:lineRule="auto"/>
              <w:contextualSpacing/>
              <w:pPrChange w:id="379" w:author="Aidan Boyd" w:date="2015-01-13T15:22:00Z">
                <w:pPr>
                  <w:contextualSpacing/>
                </w:pPr>
              </w:pPrChange>
            </w:pPr>
            <w:r w:rsidRPr="00ED0911">
              <w:t>3= Public lands (protected areas, public forests, central/regional government lands)</w:t>
            </w:r>
          </w:p>
          <w:p w14:paraId="092B5D71" w14:textId="77777777" w:rsidR="00E2751F" w:rsidRPr="00ED0911" w:rsidRDefault="00E2751F" w:rsidP="00850AE1">
            <w:pPr>
              <w:spacing w:after="0" w:line="240" w:lineRule="auto"/>
              <w:contextualSpacing/>
              <w:pPrChange w:id="380" w:author="Aidan Boyd" w:date="2015-01-13T15:22:00Z">
                <w:pPr>
                  <w:contextualSpacing/>
                </w:pPr>
              </w:pPrChange>
            </w:pPr>
            <w:r w:rsidRPr="00ED0911">
              <w:t>4= Unclaimed lands</w:t>
            </w:r>
          </w:p>
          <w:p w14:paraId="5FAC7AE3" w14:textId="77777777" w:rsidR="00E2751F" w:rsidRPr="00ED0911" w:rsidRDefault="00E2751F" w:rsidP="00850AE1">
            <w:pPr>
              <w:spacing w:after="0" w:line="240" w:lineRule="auto"/>
              <w:contextualSpacing/>
              <w:pPrChange w:id="381" w:author="Aidan Boyd" w:date="2015-01-13T15:22:00Z">
                <w:pPr>
                  <w:contextualSpacing/>
                </w:pPr>
              </w:pPrChange>
            </w:pPr>
            <w:r w:rsidRPr="00ED0911">
              <w:t>97= Other, please specify</w:t>
            </w:r>
          </w:p>
          <w:p w14:paraId="76F33133" w14:textId="77777777" w:rsidR="00E2751F" w:rsidRPr="00ED0911" w:rsidRDefault="00E2751F" w:rsidP="00850AE1">
            <w:pPr>
              <w:spacing w:after="0" w:line="240" w:lineRule="auto"/>
              <w:contextualSpacing/>
              <w:pPrChange w:id="382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2C90C5F" w14:textId="77777777" w:rsidR="00E2751F" w:rsidRDefault="00E2751F" w:rsidP="00850AE1">
            <w:pPr>
              <w:spacing w:after="0" w:line="240" w:lineRule="auto"/>
              <w:contextualSpacing/>
              <w:pPrChange w:id="383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  <w:p w14:paraId="6AB37074" w14:textId="77777777" w:rsidR="003772E5" w:rsidRPr="00ED0911" w:rsidRDefault="003772E5" w:rsidP="00850AE1">
            <w:pPr>
              <w:spacing w:after="0" w:line="240" w:lineRule="auto"/>
              <w:contextualSpacing/>
              <w:pPrChange w:id="38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385" w:author="Aidan Boyd" w:date="2015-01-13T14:40:00Z">
              <w:tcPr>
                <w:tcW w:w="2457" w:type="dxa"/>
                <w:tcBorders>
                  <w:top w:val="single" w:sz="18" w:space="0" w:color="000000"/>
                  <w:left w:val="nil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00EE06F5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38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E2751F" w:rsidRPr="00ED0911" w14:paraId="693B4937" w14:textId="77777777" w:rsidTr="00F97D7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387" w:author="Aidan Boyd" w:date="2015-01-13T14:53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843"/>
          <w:trPrChange w:id="388" w:author="Aidan Boyd" w:date="2015-01-13T14:53:00Z">
            <w:trPr>
              <w:gridBefore w:val="1"/>
              <w:wBefore w:w="698" w:type="dxa"/>
              <w:trHeight w:val="843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389" w:author="Aidan Boyd" w:date="2015-01-13T14:53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42250C97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39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391" w:author="Aidan Boyd" w:date="2015-01-13T14:53:00Z">
              <w:tcPr>
                <w:tcW w:w="4956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16F4F3F8" w14:textId="625CEC31" w:rsidR="003772E5" w:rsidRDefault="003772E5" w:rsidP="00850AE1">
            <w:pPr>
              <w:spacing w:after="0" w:line="240" w:lineRule="auto"/>
              <w:contextualSpacing/>
              <w:rPr>
                <w:color w:val="000000"/>
              </w:rPr>
              <w:pPrChange w:id="392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What is the area of forest/wooded land in this village</w:t>
            </w:r>
            <w:r w:rsidR="00C44A3A">
              <w:rPr>
                <w:color w:val="000000"/>
              </w:rPr>
              <w:t>?</w:t>
            </w:r>
          </w:p>
          <w:p w14:paraId="2260C3F7" w14:textId="0981791E" w:rsidR="00E2751F" w:rsidRPr="00ED0911" w:rsidRDefault="00E2751F" w:rsidP="00850AE1">
            <w:pPr>
              <w:spacing w:after="0" w:line="240" w:lineRule="auto"/>
              <w:contextualSpacing/>
              <w:rPr>
                <w:color w:val="000000"/>
              </w:rPr>
              <w:pPrChange w:id="39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394" w:author="Aidan Boyd" w:date="2015-01-13T14:53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57FDC1E4" w14:textId="77777777" w:rsidR="003772E5" w:rsidRDefault="003772E5" w:rsidP="00850AE1">
            <w:pPr>
              <w:spacing w:after="0" w:line="240" w:lineRule="auto"/>
              <w:contextualSpacing/>
              <w:pPrChange w:id="395" w:author="Aidan Boyd" w:date="2015-01-13T15:22:00Z">
                <w:pPr>
                  <w:contextualSpacing/>
                </w:pPr>
              </w:pPrChange>
            </w:pPr>
          </w:p>
          <w:p w14:paraId="21DE08FE" w14:textId="5E0BAF0B" w:rsidR="00C44A3A" w:rsidRDefault="00C44A3A" w:rsidP="00850AE1">
            <w:pPr>
              <w:spacing w:after="0" w:line="240" w:lineRule="auto"/>
              <w:contextualSpacing/>
              <w:pPrChange w:id="396" w:author="Aidan Boyd" w:date="2015-01-13T15:22:00Z">
                <w:pPr>
                  <w:contextualSpacing/>
                </w:pPr>
              </w:pPrChange>
            </w:pPr>
            <w:r>
              <w:t>In hectares</w:t>
            </w:r>
          </w:p>
          <w:p w14:paraId="3D043F30" w14:textId="77777777" w:rsidR="003772E5" w:rsidRDefault="003772E5" w:rsidP="00850AE1">
            <w:pPr>
              <w:spacing w:after="0" w:line="240" w:lineRule="auto"/>
              <w:contextualSpacing/>
              <w:pPrChange w:id="397" w:author="Aidan Boyd" w:date="2015-01-13T15:22:00Z">
                <w:pPr>
                  <w:contextualSpacing/>
                </w:pPr>
              </w:pPrChange>
            </w:pPr>
          </w:p>
          <w:p w14:paraId="66F8FBD6" w14:textId="77777777" w:rsidR="003772E5" w:rsidRDefault="003772E5" w:rsidP="00850AE1">
            <w:pPr>
              <w:spacing w:after="0" w:line="240" w:lineRule="auto"/>
              <w:contextualSpacing/>
              <w:pPrChange w:id="398" w:author="Aidan Boyd" w:date="2015-01-13T15:22:00Z">
                <w:pPr>
                  <w:contextualSpacing/>
                </w:pPr>
              </w:pPrChange>
            </w:pPr>
          </w:p>
          <w:p w14:paraId="0DF5C1A5" w14:textId="655EDD5C" w:rsidR="00E2751F" w:rsidRPr="00ED0911" w:rsidRDefault="00E2751F" w:rsidP="00850AE1">
            <w:pPr>
              <w:spacing w:after="0" w:line="240" w:lineRule="auto"/>
              <w:contextualSpacing/>
              <w:pPrChange w:id="39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400" w:author="Aidan Boyd" w:date="2015-01-13T14:53:00Z">
              <w:tcPr>
                <w:tcW w:w="2457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28128313" w14:textId="500B9355" w:rsidR="00B114FB" w:rsidRPr="00ED0911" w:rsidRDefault="003772E5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401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(Integer</w:t>
            </w:r>
            <w:r w:rsidR="00E2751F" w:rsidRPr="00ED0911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772E5" w:rsidRPr="00ED0911" w14:paraId="6B7FB2FD" w14:textId="77777777" w:rsidTr="00F97D7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402" w:author="Aidan Boyd" w:date="2015-01-13T14:54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1193"/>
          <w:trPrChange w:id="403" w:author="Aidan Boyd" w:date="2015-01-13T14:54:00Z">
            <w:trPr>
              <w:gridBefore w:val="1"/>
              <w:wBefore w:w="698" w:type="dxa"/>
              <w:trHeight w:val="1193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404" w:author="Aidan Boyd" w:date="2015-01-13T14:54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66E3798A" w14:textId="77777777" w:rsidR="003772E5" w:rsidRPr="00ED0911" w:rsidRDefault="003772E5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40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95B3D7" w:themeFill="accent1" w:themeFillTint="99"/>
            <w:tcPrChange w:id="406" w:author="Aidan Boyd" w:date="2015-01-13T14:54:00Z">
              <w:tcPr>
                <w:tcW w:w="49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3FBA940D" w14:textId="066C72EC" w:rsidR="003772E5" w:rsidRDefault="003772E5" w:rsidP="00850AE1">
            <w:pPr>
              <w:spacing w:after="0" w:line="240" w:lineRule="auto"/>
              <w:contextualSpacing/>
              <w:rPr>
                <w:color w:val="000000"/>
              </w:rPr>
              <w:pPrChange w:id="407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C15</w:t>
            </w:r>
            <w:r w:rsidRPr="00ED0911">
              <w:rPr>
                <w:color w:val="000000"/>
              </w:rPr>
              <w:t xml:space="preserve">. Are there legal agreements (concessions, permits, licenses) granting some areas of </w:t>
            </w:r>
            <w:r w:rsidRPr="00ED0911">
              <w:rPr>
                <w:b/>
                <w:color w:val="000000"/>
              </w:rPr>
              <w:t>community land</w:t>
            </w:r>
            <w:r w:rsidRPr="00ED0911">
              <w:rPr>
                <w:color w:val="000000"/>
              </w:rPr>
              <w:t xml:space="preserve"> for use or management of any kind by the government or private operators?</w:t>
            </w: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408" w:author="Aidan Boyd" w:date="2015-01-13T14:54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2C6FAAC8" w14:textId="77777777" w:rsidR="003772E5" w:rsidRPr="00ED0911" w:rsidRDefault="003772E5" w:rsidP="00850AE1">
            <w:pPr>
              <w:spacing w:after="0" w:line="240" w:lineRule="auto"/>
              <w:contextualSpacing/>
              <w:pPrChange w:id="409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52F789DB" w14:textId="77777777" w:rsidR="003772E5" w:rsidRPr="00ED0911" w:rsidRDefault="003772E5" w:rsidP="00850AE1">
            <w:pPr>
              <w:spacing w:after="0" w:line="240" w:lineRule="auto"/>
              <w:contextualSpacing/>
              <w:pPrChange w:id="410" w:author="Aidan Boyd" w:date="2015-01-13T15:22:00Z">
                <w:pPr>
                  <w:contextualSpacing/>
                </w:pPr>
              </w:pPrChange>
            </w:pPr>
            <w:r w:rsidRPr="00ED0911">
              <w:t xml:space="preserve">1=Yes </w:t>
            </w:r>
          </w:p>
          <w:p w14:paraId="7D70702B" w14:textId="77777777" w:rsidR="003772E5" w:rsidRPr="00ED0911" w:rsidRDefault="003772E5" w:rsidP="00850AE1">
            <w:pPr>
              <w:spacing w:after="0" w:line="240" w:lineRule="auto"/>
              <w:contextualSpacing/>
              <w:pPrChange w:id="411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3CE864B" w14:textId="5D8C2B1D" w:rsidR="003772E5" w:rsidRDefault="003772E5" w:rsidP="00850AE1">
            <w:pPr>
              <w:spacing w:after="0" w:line="240" w:lineRule="auto"/>
              <w:contextualSpacing/>
              <w:pPrChange w:id="412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413" w:author="Aidan Boyd" w:date="2015-01-13T14:54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5502E7B3" w14:textId="77777777" w:rsidR="003772E5" w:rsidRPr="00ED0911" w:rsidRDefault="003772E5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414" w:author="Aidan Boyd" w:date="2015-01-13T15:22:00Z">
                <w:pPr>
                  <w:contextualSpacing/>
                </w:pPr>
              </w:pPrChange>
            </w:pPr>
          </w:p>
        </w:tc>
      </w:tr>
      <w:tr w:rsidR="00E2751F" w:rsidRPr="00ED0911" w14:paraId="23B103B4" w14:textId="77777777" w:rsidTr="00F97D7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415" w:author="Aidan Boyd" w:date="2015-01-13T14:54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983"/>
          <w:trPrChange w:id="416" w:author="Aidan Boyd" w:date="2015-01-13T14:54:00Z">
            <w:trPr>
              <w:gridBefore w:val="1"/>
              <w:wBefore w:w="698" w:type="dxa"/>
              <w:trHeight w:val="983"/>
            </w:trPr>
          </w:trPrChange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417" w:author="Aidan Boyd" w:date="2015-01-13T14:54:00Z">
              <w:tcPr>
                <w:tcW w:w="1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274B09A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41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419" w:author="Aidan Boyd" w:date="2015-01-13T14:54:00Z">
              <w:tcPr>
                <w:tcW w:w="4956" w:type="dxa"/>
                <w:gridSpan w:val="2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71A7D3D1" w14:textId="77777777" w:rsidR="00E2751F" w:rsidRPr="00ED0911" w:rsidRDefault="008D7AC7" w:rsidP="00850AE1">
            <w:pPr>
              <w:spacing w:after="0" w:line="240" w:lineRule="auto"/>
              <w:contextualSpacing/>
              <w:rPr>
                <w:color w:val="000000"/>
              </w:rPr>
              <w:pPrChange w:id="420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C16</w:t>
            </w:r>
            <w:r w:rsidR="003B002F" w:rsidRPr="00ED0911">
              <w:rPr>
                <w:color w:val="000000"/>
              </w:rPr>
              <w:t xml:space="preserve">. </w:t>
            </w:r>
            <w:r w:rsidR="00E2751F" w:rsidRPr="00ED0911">
              <w:rPr>
                <w:color w:val="000000"/>
              </w:rPr>
              <w:t>Are there legal agreements (concessions, permits</w:t>
            </w:r>
            <w:r w:rsidR="003B002F" w:rsidRPr="00ED0911">
              <w:rPr>
                <w:color w:val="000000"/>
              </w:rPr>
              <w:t>, licenses</w:t>
            </w:r>
            <w:r w:rsidR="00E2751F" w:rsidRPr="00ED0911">
              <w:rPr>
                <w:color w:val="000000"/>
              </w:rPr>
              <w:t xml:space="preserve">) granting some areas of </w:t>
            </w:r>
            <w:r w:rsidR="00E2751F" w:rsidRPr="00ED0911">
              <w:rPr>
                <w:b/>
                <w:color w:val="000000"/>
              </w:rPr>
              <w:t>individual / household land</w:t>
            </w:r>
            <w:r w:rsidR="00E2751F" w:rsidRPr="00ED0911">
              <w:rPr>
                <w:color w:val="000000"/>
              </w:rPr>
              <w:t xml:space="preserve"> for use or management of any kind by the government</w:t>
            </w:r>
            <w:r w:rsidR="003B002F" w:rsidRPr="00ED0911">
              <w:rPr>
                <w:color w:val="000000"/>
              </w:rPr>
              <w:t xml:space="preserve"> or private operators</w:t>
            </w:r>
            <w:r w:rsidR="00E2751F" w:rsidRPr="00ED0911">
              <w:rPr>
                <w:color w:val="000000"/>
              </w:rPr>
              <w:t>?</w:t>
            </w:r>
          </w:p>
        </w:tc>
        <w:tc>
          <w:tcPr>
            <w:tcW w:w="2604" w:type="dxa"/>
            <w:gridSpan w:val="2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421" w:author="Aidan Boyd" w:date="2015-01-13T14:54:00Z">
              <w:tcPr>
                <w:tcW w:w="2604" w:type="dxa"/>
                <w:gridSpan w:val="2"/>
                <w:tcBorders>
                  <w:top w:val="single" w:sz="4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E75EAE4" w14:textId="77777777" w:rsidR="00E2751F" w:rsidRPr="00ED0911" w:rsidRDefault="00E2751F" w:rsidP="00850AE1">
            <w:pPr>
              <w:spacing w:after="0" w:line="240" w:lineRule="auto"/>
              <w:contextualSpacing/>
              <w:pPrChange w:id="422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1CC1114F" w14:textId="77777777" w:rsidR="00E2751F" w:rsidRPr="00ED0911" w:rsidRDefault="00E2751F" w:rsidP="00850AE1">
            <w:pPr>
              <w:spacing w:after="0" w:line="240" w:lineRule="auto"/>
              <w:contextualSpacing/>
              <w:pPrChange w:id="423" w:author="Aidan Boyd" w:date="2015-01-13T15:22:00Z">
                <w:pPr>
                  <w:contextualSpacing/>
                </w:pPr>
              </w:pPrChange>
            </w:pPr>
            <w:r w:rsidRPr="00ED0911">
              <w:t xml:space="preserve">1=Yes </w:t>
            </w:r>
          </w:p>
          <w:p w14:paraId="35C1CD6E" w14:textId="77777777" w:rsidR="00E2751F" w:rsidRPr="00ED0911" w:rsidRDefault="00E2751F" w:rsidP="00850AE1">
            <w:pPr>
              <w:spacing w:after="0" w:line="240" w:lineRule="auto"/>
              <w:contextualSpacing/>
              <w:pPrChange w:id="424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66F2C49C" w14:textId="77777777" w:rsidR="00E2751F" w:rsidRPr="00ED0911" w:rsidRDefault="00E2751F" w:rsidP="00850AE1">
            <w:pPr>
              <w:spacing w:after="0" w:line="240" w:lineRule="auto"/>
              <w:contextualSpacing/>
              <w:pPrChange w:id="425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426" w:author="Aidan Boyd" w:date="2015-01-13T14:54:00Z">
              <w:tcPr>
                <w:tcW w:w="2457" w:type="dxa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0A6D71BD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42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E2751F" w:rsidRPr="00ED0911" w14:paraId="6BE4BDED" w14:textId="77777777" w:rsidTr="00F97D78">
        <w:tblPrEx>
          <w:tblW w:w="10815" w:type="dxa"/>
          <w:tblInd w:w="-703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428" w:author="Aidan Boyd" w:date="2015-01-13T14:54:00Z">
            <w:tblPrEx>
              <w:tblW w:w="10815" w:type="dxa"/>
              <w:tblInd w:w="-703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Before w:val="1"/>
          <w:wBefore w:w="698" w:type="dxa"/>
          <w:trHeight w:val="1115"/>
          <w:trPrChange w:id="429" w:author="Aidan Boyd" w:date="2015-01-13T14:54:00Z">
            <w:trPr>
              <w:gridBefore w:val="1"/>
              <w:wBefore w:w="698" w:type="dxa"/>
              <w:trHeight w:val="1115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430" w:author="Aidan Boyd" w:date="2015-01-13T14:54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58E7D207" w14:textId="77777777" w:rsidR="00E2751F" w:rsidRPr="00ED0911" w:rsidRDefault="00E2751F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43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95B3D7" w:themeFill="accent1" w:themeFillTint="99"/>
            <w:tcPrChange w:id="432" w:author="Aidan Boyd" w:date="2015-01-13T14:54:00Z">
              <w:tcPr>
                <w:tcW w:w="4956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507134E1" w14:textId="5FDF2974" w:rsidR="00E2751F" w:rsidRPr="00ED0911" w:rsidRDefault="008D7AC7" w:rsidP="00850AE1">
            <w:pPr>
              <w:spacing w:after="0" w:line="240" w:lineRule="auto"/>
              <w:contextualSpacing/>
              <w:rPr>
                <w:b/>
                <w:color w:val="000000"/>
              </w:rPr>
              <w:pPrChange w:id="433" w:author="Aidan Boyd" w:date="2015-01-13T15:22:00Z">
                <w:pPr>
                  <w:contextualSpacing/>
                </w:pPr>
              </w:pPrChange>
            </w:pPr>
            <w:r>
              <w:rPr>
                <w:color w:val="000000"/>
              </w:rPr>
              <w:t>C17</w:t>
            </w:r>
            <w:r w:rsidR="003B002F" w:rsidRPr="00ED0911">
              <w:rPr>
                <w:color w:val="000000"/>
              </w:rPr>
              <w:t xml:space="preserve">. </w:t>
            </w:r>
            <w:r w:rsidR="00E2751F" w:rsidRPr="00ED0911">
              <w:rPr>
                <w:color w:val="000000"/>
              </w:rPr>
              <w:t>Has any part of your village's customary land</w:t>
            </w:r>
            <w:r w:rsidR="00A15757">
              <w:rPr>
                <w:color w:val="000000"/>
              </w:rPr>
              <w:t xml:space="preserve"> under forest cover</w:t>
            </w:r>
            <w:r w:rsidR="00E2751F" w:rsidRPr="00ED0911">
              <w:rPr>
                <w:color w:val="000000"/>
              </w:rPr>
              <w:t xml:space="preserve"> </w:t>
            </w:r>
            <w:proofErr w:type="gramStart"/>
            <w:r w:rsidR="00E2751F" w:rsidRPr="00ED0911">
              <w:rPr>
                <w:color w:val="000000"/>
              </w:rPr>
              <w:t xml:space="preserve">been sold or leased to someone from outside this village in the past </w:t>
            </w:r>
            <w:r w:rsidR="00CF026D" w:rsidRPr="00ED0911">
              <w:rPr>
                <w:color w:val="000000"/>
              </w:rPr>
              <w:t>three</w:t>
            </w:r>
            <w:r w:rsidR="00E2751F" w:rsidRPr="00ED0911">
              <w:rPr>
                <w:color w:val="000000"/>
              </w:rPr>
              <w:t xml:space="preserve"> years</w:t>
            </w:r>
            <w:proofErr w:type="gramEnd"/>
            <w:r w:rsidR="00E2751F" w:rsidRPr="00ED0911">
              <w:rPr>
                <w:color w:val="000000"/>
              </w:rPr>
              <w:t xml:space="preserve">? </w:t>
            </w:r>
            <w:r w:rsidR="00E2751F" w:rsidRPr="00ED0911">
              <w:rPr>
                <w:b/>
                <w:color w:val="000000"/>
              </w:rPr>
              <w:t>(</w:t>
            </w:r>
            <w:proofErr w:type="spellStart"/>
            <w:r w:rsidR="00E2751F" w:rsidRPr="00ED0911">
              <w:rPr>
                <w:b/>
                <w:color w:val="000000"/>
              </w:rPr>
              <w:t>hland_sold</w:t>
            </w:r>
            <w:proofErr w:type="spellEnd"/>
            <w:r w:rsidR="00E2751F" w:rsidRPr="00ED0911">
              <w:rPr>
                <w:b/>
                <w:color w:val="000000"/>
              </w:rPr>
              <w:t>)</w:t>
            </w:r>
          </w:p>
          <w:p w14:paraId="22066984" w14:textId="77777777" w:rsidR="00E2751F" w:rsidRPr="00ED0911" w:rsidRDefault="004677C2" w:rsidP="00850AE1">
            <w:pPr>
              <w:spacing w:after="0" w:line="240" w:lineRule="auto"/>
              <w:contextualSpacing/>
              <w:rPr>
                <w:i/>
                <w:color w:val="000000"/>
              </w:rPr>
              <w:pPrChange w:id="434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000000"/>
              </w:rPr>
              <w:t>If 0, skip to Section F</w:t>
            </w:r>
          </w:p>
          <w:p w14:paraId="6B0AB542" w14:textId="77777777" w:rsidR="00E2751F" w:rsidRPr="00ED0911" w:rsidRDefault="00E2751F" w:rsidP="00850AE1">
            <w:pPr>
              <w:spacing w:after="0" w:line="240" w:lineRule="auto"/>
              <w:contextualSpacing/>
              <w:rPr>
                <w:color w:val="000000"/>
              </w:rPr>
              <w:pPrChange w:id="43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2604" w:type="dxa"/>
            <w:gridSpan w:val="2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436" w:author="Aidan Boyd" w:date="2015-01-13T14:54:00Z">
              <w:tcPr>
                <w:tcW w:w="2604" w:type="dxa"/>
                <w:gridSpan w:val="2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14D889AF" w14:textId="77777777" w:rsidR="00E2751F" w:rsidRPr="00ED0911" w:rsidRDefault="00E2751F" w:rsidP="00850AE1">
            <w:pPr>
              <w:spacing w:after="0" w:line="240" w:lineRule="auto"/>
              <w:contextualSpacing/>
              <w:pPrChange w:id="437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5226B6D8" w14:textId="77777777" w:rsidR="00E2751F" w:rsidRPr="00ED0911" w:rsidRDefault="00E2751F" w:rsidP="00850AE1">
            <w:pPr>
              <w:spacing w:after="0" w:line="240" w:lineRule="auto"/>
              <w:contextualSpacing/>
              <w:pPrChange w:id="438" w:author="Aidan Boyd" w:date="2015-01-13T15:22:00Z">
                <w:pPr>
                  <w:contextualSpacing/>
                </w:pPr>
              </w:pPrChange>
            </w:pPr>
            <w:r w:rsidRPr="00ED0911">
              <w:t xml:space="preserve">1=Yes </w:t>
            </w:r>
          </w:p>
          <w:p w14:paraId="3241661E" w14:textId="77777777" w:rsidR="00E2751F" w:rsidRPr="00ED0911" w:rsidRDefault="00E2751F" w:rsidP="00850AE1">
            <w:pPr>
              <w:spacing w:after="0" w:line="240" w:lineRule="auto"/>
              <w:contextualSpacing/>
              <w:pPrChange w:id="439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11F76B16" w14:textId="77777777" w:rsidR="00E2751F" w:rsidRPr="00ED0911" w:rsidRDefault="00E2751F" w:rsidP="00850AE1">
            <w:pPr>
              <w:spacing w:after="0" w:line="240" w:lineRule="auto"/>
              <w:contextualSpacing/>
              <w:pPrChange w:id="440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245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441" w:author="Aidan Boyd" w:date="2015-01-13T14:54:00Z">
              <w:tcPr>
                <w:tcW w:w="2457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5BD3EAD4" w14:textId="77777777" w:rsidR="00E2751F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44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157110D" w14:textId="77777777" w:rsidR="00ED0911" w:rsidRDefault="00ED0911" w:rsidP="00850AE1">
      <w:pPr>
        <w:spacing w:after="0" w:line="240" w:lineRule="auto"/>
        <w:rPr>
          <w:b/>
        </w:rPr>
        <w:pPrChange w:id="443" w:author="Aidan Boyd" w:date="2015-01-13T15:22:00Z">
          <w:pPr/>
        </w:pPrChange>
      </w:pPr>
    </w:p>
    <w:p w14:paraId="4436058D" w14:textId="77777777" w:rsidR="00164D2F" w:rsidRDefault="00164D2F" w:rsidP="00850AE1">
      <w:pPr>
        <w:spacing w:after="0" w:line="240" w:lineRule="auto"/>
        <w:rPr>
          <w:b/>
        </w:rPr>
        <w:sectPr w:rsidR="00164D2F">
          <w:footerReference w:type="even" r:id="rId10"/>
          <w:footerReference w:type="default" r:id="rId11"/>
          <w:pgSz w:w="12240" w:h="15840"/>
          <w:pgMar w:top="720" w:right="720" w:bottom="720" w:left="720" w:header="720" w:footer="720" w:gutter="0"/>
          <w:cols w:space="720"/>
          <w:docGrid w:linePitch="360"/>
        </w:sectPr>
        <w:pPrChange w:id="444" w:author="Aidan Boyd" w:date="2015-01-13T15:22:00Z">
          <w:pPr/>
        </w:pPrChange>
      </w:pPr>
    </w:p>
    <w:p w14:paraId="677FC64A" w14:textId="77777777" w:rsidR="00E2751F" w:rsidRDefault="003B002F" w:rsidP="00850AE1">
      <w:pPr>
        <w:pStyle w:val="Heading3"/>
        <w:spacing w:line="240" w:lineRule="auto"/>
        <w:pPrChange w:id="445" w:author="Aidan Boyd" w:date="2015-01-13T15:22:00Z">
          <w:pPr/>
        </w:pPrChange>
      </w:pPr>
      <w:commentRangeStart w:id="446"/>
      <w:r w:rsidRPr="00ED0911">
        <w:lastRenderedPageBreak/>
        <w:t xml:space="preserve">D. </w:t>
      </w:r>
      <w:r w:rsidR="00E2751F" w:rsidRPr="00ED0911">
        <w:t xml:space="preserve">LAND SALE ROSTER </w:t>
      </w:r>
      <w:commentRangeEnd w:id="446"/>
      <w:r w:rsidR="00C135FE">
        <w:rPr>
          <w:rStyle w:val="CommentReference"/>
          <w:b w:val="0"/>
          <w:caps w:val="0"/>
          <w:color w:val="auto"/>
          <w:spacing w:val="0"/>
        </w:rPr>
        <w:commentReference w:id="446"/>
      </w:r>
    </w:p>
    <w:p w14:paraId="2BE6FD72" w14:textId="77777777" w:rsidR="002F141D" w:rsidRDefault="002F141D" w:rsidP="00850AE1">
      <w:pPr>
        <w:spacing w:after="0" w:line="240" w:lineRule="auto"/>
        <w:rPr>
          <w:b/>
        </w:rPr>
        <w:pPrChange w:id="447" w:author="Aidan Boyd" w:date="2015-01-13T15:22:00Z">
          <w:pPr/>
        </w:pPrChange>
      </w:pPr>
    </w:p>
    <w:p w14:paraId="5795BBDB" w14:textId="77777777" w:rsidR="002F141D" w:rsidRPr="002F141D" w:rsidRDefault="002F141D" w:rsidP="00850AE1">
      <w:pPr>
        <w:spacing w:after="0" w:line="240" w:lineRule="auto"/>
        <w:rPr>
          <w:b/>
          <w:i/>
        </w:rPr>
        <w:pPrChange w:id="448" w:author="Aidan Boyd" w:date="2015-01-13T15:22:00Z">
          <w:pPr/>
        </w:pPrChange>
      </w:pPr>
      <w:r w:rsidRPr="002F141D">
        <w:rPr>
          <w:b/>
          <w:i/>
        </w:rPr>
        <w:t>For each instance of land sold, ask D1-9</w:t>
      </w:r>
    </w:p>
    <w:tbl>
      <w:tblPr>
        <w:tblStyle w:val="TableGrid"/>
        <w:tblpPr w:leftFromText="180" w:rightFromText="180" w:vertAnchor="text" w:horzAnchor="margin" w:tblpY="185"/>
        <w:tblW w:w="13338" w:type="dxa"/>
        <w:tblLayout w:type="fixed"/>
        <w:tblLook w:val="04A0" w:firstRow="1" w:lastRow="0" w:firstColumn="1" w:lastColumn="0" w:noHBand="0" w:noVBand="1"/>
      </w:tblPr>
      <w:tblGrid>
        <w:gridCol w:w="468"/>
        <w:gridCol w:w="1530"/>
        <w:gridCol w:w="1440"/>
        <w:gridCol w:w="990"/>
        <w:gridCol w:w="630"/>
        <w:gridCol w:w="1080"/>
        <w:gridCol w:w="1710"/>
        <w:gridCol w:w="1440"/>
        <w:gridCol w:w="1350"/>
        <w:gridCol w:w="1350"/>
        <w:gridCol w:w="1350"/>
        <w:tblGridChange w:id="449">
          <w:tblGrid>
            <w:gridCol w:w="468"/>
            <w:gridCol w:w="1530"/>
            <w:gridCol w:w="1440"/>
            <w:gridCol w:w="990"/>
            <w:gridCol w:w="630"/>
            <w:gridCol w:w="1080"/>
            <w:gridCol w:w="1710"/>
            <w:gridCol w:w="1440"/>
            <w:gridCol w:w="1350"/>
            <w:gridCol w:w="1350"/>
            <w:gridCol w:w="1350"/>
          </w:tblGrid>
        </w:tblGridChange>
      </w:tblGrid>
      <w:tr w:rsidR="00C2483A" w:rsidRPr="00ED0911" w14:paraId="30DA945F" w14:textId="77777777">
        <w:tc>
          <w:tcPr>
            <w:tcW w:w="468" w:type="dxa"/>
          </w:tcPr>
          <w:p w14:paraId="2654984D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530" w:type="dxa"/>
          </w:tcPr>
          <w:p w14:paraId="1663905A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1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D.1</w:t>
            </w:r>
          </w:p>
        </w:tc>
        <w:tc>
          <w:tcPr>
            <w:tcW w:w="1440" w:type="dxa"/>
          </w:tcPr>
          <w:p w14:paraId="04A58006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2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D.2</w:t>
            </w:r>
          </w:p>
        </w:tc>
        <w:tc>
          <w:tcPr>
            <w:tcW w:w="1620" w:type="dxa"/>
            <w:gridSpan w:val="2"/>
          </w:tcPr>
          <w:p w14:paraId="5C2D29EA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3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D.3</w:t>
            </w:r>
          </w:p>
        </w:tc>
        <w:tc>
          <w:tcPr>
            <w:tcW w:w="1080" w:type="dxa"/>
          </w:tcPr>
          <w:p w14:paraId="4BADD7A4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4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D.4</w:t>
            </w:r>
          </w:p>
        </w:tc>
        <w:tc>
          <w:tcPr>
            <w:tcW w:w="1710" w:type="dxa"/>
          </w:tcPr>
          <w:p w14:paraId="67367C0D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5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D.5</w:t>
            </w:r>
          </w:p>
        </w:tc>
        <w:tc>
          <w:tcPr>
            <w:tcW w:w="1440" w:type="dxa"/>
          </w:tcPr>
          <w:p w14:paraId="3041F7E2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6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D.6</w:t>
            </w:r>
          </w:p>
        </w:tc>
        <w:tc>
          <w:tcPr>
            <w:tcW w:w="1350" w:type="dxa"/>
          </w:tcPr>
          <w:p w14:paraId="6DCF67EC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7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 7</w:t>
            </w:r>
          </w:p>
        </w:tc>
        <w:tc>
          <w:tcPr>
            <w:tcW w:w="1350" w:type="dxa"/>
          </w:tcPr>
          <w:p w14:paraId="48D2CC3C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8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D.8</w:t>
            </w:r>
          </w:p>
        </w:tc>
        <w:tc>
          <w:tcPr>
            <w:tcW w:w="1350" w:type="dxa"/>
          </w:tcPr>
          <w:p w14:paraId="59F1EB3E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59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D.9</w:t>
            </w:r>
          </w:p>
        </w:tc>
      </w:tr>
      <w:tr w:rsidR="00C2483A" w:rsidRPr="00ED0911" w14:paraId="65593C06" w14:textId="77777777" w:rsidTr="00D93022">
        <w:tblPrEx>
          <w:tblW w:w="13338" w:type="dxa"/>
          <w:tblLayout w:type="fixed"/>
          <w:tblPrExChange w:id="460" w:author="Aidan Boyd" w:date="2015-01-13T14:57:00Z">
            <w:tblPrEx>
              <w:tblW w:w="13338" w:type="dxa"/>
              <w:tblLayout w:type="fixed"/>
            </w:tblPrEx>
          </w:tblPrExChange>
        </w:tblPrEx>
        <w:tc>
          <w:tcPr>
            <w:tcW w:w="468" w:type="dxa"/>
            <w:tcPrChange w:id="461" w:author="Aidan Boyd" w:date="2015-01-13T14:57:00Z">
              <w:tcPr>
                <w:tcW w:w="468" w:type="dxa"/>
              </w:tcPr>
            </w:tcPrChange>
          </w:tcPr>
          <w:p w14:paraId="4C7ADB19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530" w:type="dxa"/>
            <w:tcPrChange w:id="463" w:author="Aidan Boyd" w:date="2015-01-13T14:57:00Z">
              <w:tcPr>
                <w:tcW w:w="1530" w:type="dxa"/>
              </w:tcPr>
            </w:tcPrChange>
          </w:tcPr>
          <w:p w14:paraId="20343F13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4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 xml:space="preserve">Was land </w:t>
            </w:r>
            <w:proofErr w:type="gramStart"/>
            <w:r w:rsidRPr="00164D2F">
              <w:rPr>
                <w:sz w:val="20"/>
                <w:szCs w:val="20"/>
              </w:rPr>
              <w:t>sold</w:t>
            </w:r>
            <w:proofErr w:type="gramEnd"/>
            <w:r w:rsidRPr="00164D2F">
              <w:rPr>
                <w:sz w:val="20"/>
                <w:szCs w:val="20"/>
              </w:rPr>
              <w:t xml:space="preserve"> or leased? </w:t>
            </w:r>
          </w:p>
          <w:p w14:paraId="0F649273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  <w:p w14:paraId="2052F163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6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1=Sold</w:t>
            </w:r>
          </w:p>
          <w:p w14:paraId="290331DE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7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2=Leased, concession</w:t>
            </w:r>
          </w:p>
          <w:p w14:paraId="7A9CCF63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8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3=Leased, permit</w:t>
            </w:r>
          </w:p>
          <w:p w14:paraId="6CCCFC94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69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888=Don’t know</w:t>
            </w:r>
          </w:p>
          <w:p w14:paraId="0F029E19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70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999=Prefer not to respond</w:t>
            </w:r>
          </w:p>
        </w:tc>
        <w:tc>
          <w:tcPr>
            <w:tcW w:w="1440" w:type="dxa"/>
            <w:tcPrChange w:id="471" w:author="Aidan Boyd" w:date="2015-01-13T14:57:00Z">
              <w:tcPr>
                <w:tcW w:w="1440" w:type="dxa"/>
              </w:tcPr>
            </w:tcPrChange>
          </w:tcPr>
          <w:p w14:paraId="7277E0F2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72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Who sold or leased this land?</w:t>
            </w:r>
          </w:p>
          <w:p w14:paraId="7BFDA922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7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  <w:p w14:paraId="4D4E7C0E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474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sz w:val="20"/>
                <w:szCs w:val="20"/>
              </w:rPr>
              <w:t>1=Chief</w:t>
            </w:r>
          </w:p>
          <w:p w14:paraId="56FA04EB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475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sz w:val="20"/>
                <w:szCs w:val="20"/>
              </w:rPr>
              <w:t>2=Headperson</w:t>
            </w:r>
          </w:p>
          <w:p w14:paraId="509B916C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476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sz w:val="20"/>
                <w:szCs w:val="20"/>
              </w:rPr>
              <w:t>3= Community together as a group</w:t>
            </w:r>
          </w:p>
          <w:p w14:paraId="7B26C535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477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sz w:val="20"/>
                <w:szCs w:val="20"/>
              </w:rPr>
              <w:t>97=Other, please specify</w:t>
            </w:r>
          </w:p>
          <w:p w14:paraId="19686E74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478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sz w:val="20"/>
                <w:szCs w:val="20"/>
              </w:rPr>
              <w:t>888=Don’t know</w:t>
            </w:r>
          </w:p>
          <w:p w14:paraId="566216B4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79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999=Preferred not to answer</w:t>
            </w:r>
          </w:p>
        </w:tc>
        <w:tc>
          <w:tcPr>
            <w:tcW w:w="1620" w:type="dxa"/>
            <w:gridSpan w:val="2"/>
            <w:tcPrChange w:id="480" w:author="Aidan Boyd" w:date="2015-01-13T14:57:00Z">
              <w:tcPr>
                <w:tcW w:w="1620" w:type="dxa"/>
                <w:gridSpan w:val="2"/>
              </w:tcPr>
            </w:tcPrChange>
          </w:tcPr>
          <w:p w14:paraId="0C0DEAEF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81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 xml:space="preserve">What was the area of land sold? </w:t>
            </w:r>
          </w:p>
          <w:p w14:paraId="0CFA89C0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8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  <w:p w14:paraId="028343B3" w14:textId="77777777" w:rsidR="00C2483A" w:rsidRPr="00164D2F" w:rsidRDefault="00C2483A" w:rsidP="00850AE1">
            <w:pPr>
              <w:spacing w:after="0" w:line="240" w:lineRule="auto"/>
              <w:rPr>
                <w:i/>
                <w:sz w:val="20"/>
                <w:szCs w:val="20"/>
              </w:rPr>
              <w:pPrChange w:id="483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i/>
                <w:sz w:val="20"/>
                <w:szCs w:val="20"/>
              </w:rPr>
              <w:t>Units:</w:t>
            </w:r>
          </w:p>
          <w:p w14:paraId="00C8DF4E" w14:textId="77777777" w:rsidR="00C2483A" w:rsidRPr="00164D2F" w:rsidRDefault="00C2483A" w:rsidP="00850AE1">
            <w:pPr>
              <w:spacing w:after="0" w:line="240" w:lineRule="auto"/>
              <w:rPr>
                <w:i/>
                <w:sz w:val="20"/>
                <w:szCs w:val="20"/>
              </w:rPr>
              <w:pPrChange w:id="484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i/>
                <w:sz w:val="20"/>
                <w:szCs w:val="20"/>
              </w:rPr>
              <w:t>1=Lima</w:t>
            </w:r>
          </w:p>
          <w:p w14:paraId="352B6C6F" w14:textId="77777777" w:rsidR="00C2483A" w:rsidRPr="00164D2F" w:rsidRDefault="00C2483A" w:rsidP="00850AE1">
            <w:pPr>
              <w:spacing w:after="0" w:line="240" w:lineRule="auto"/>
              <w:ind w:left="450" w:hanging="450"/>
              <w:rPr>
                <w:i/>
                <w:sz w:val="20"/>
                <w:szCs w:val="20"/>
              </w:rPr>
              <w:pPrChange w:id="485" w:author="Aidan Boyd" w:date="2015-01-13T15:22:00Z">
                <w:pPr>
                  <w:framePr w:hSpace="180" w:wrap="around" w:vAnchor="text" w:hAnchor="margin" w:y="185"/>
                  <w:ind w:left="450" w:hanging="450"/>
                </w:pPr>
              </w:pPrChange>
            </w:pPr>
            <w:r w:rsidRPr="00164D2F">
              <w:rPr>
                <w:i/>
                <w:sz w:val="20"/>
                <w:szCs w:val="20"/>
              </w:rPr>
              <w:t>2=Acre</w:t>
            </w:r>
          </w:p>
          <w:p w14:paraId="5DEBB888" w14:textId="77777777" w:rsidR="00C2483A" w:rsidRPr="00164D2F" w:rsidRDefault="00C2483A" w:rsidP="00850AE1">
            <w:pPr>
              <w:spacing w:after="0" w:line="240" w:lineRule="auto"/>
              <w:rPr>
                <w:i/>
                <w:sz w:val="20"/>
                <w:szCs w:val="20"/>
              </w:rPr>
              <w:pPrChange w:id="486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i/>
                <w:sz w:val="20"/>
                <w:szCs w:val="20"/>
              </w:rPr>
              <w:t>3=Hectare</w:t>
            </w:r>
          </w:p>
          <w:p w14:paraId="37131AC7" w14:textId="77777777" w:rsidR="00C2483A" w:rsidRPr="00164D2F" w:rsidRDefault="00C2483A" w:rsidP="00850AE1">
            <w:pPr>
              <w:spacing w:after="0" w:line="240" w:lineRule="auto"/>
              <w:rPr>
                <w:i/>
                <w:sz w:val="20"/>
                <w:szCs w:val="20"/>
              </w:rPr>
              <w:pPrChange w:id="487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i/>
                <w:sz w:val="20"/>
                <w:szCs w:val="20"/>
              </w:rPr>
              <w:t>4=Square meter</w:t>
            </w:r>
          </w:p>
        </w:tc>
        <w:tc>
          <w:tcPr>
            <w:tcW w:w="1080" w:type="dxa"/>
            <w:tcPrChange w:id="488" w:author="Aidan Boyd" w:date="2015-01-13T14:57:00Z">
              <w:tcPr>
                <w:tcW w:w="1080" w:type="dxa"/>
              </w:tcPr>
            </w:tcPrChange>
          </w:tcPr>
          <w:p w14:paraId="72F70C85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489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 xml:space="preserve">Who purchased the land? </w:t>
            </w:r>
          </w:p>
        </w:tc>
        <w:tc>
          <w:tcPr>
            <w:tcW w:w="1710" w:type="dxa"/>
            <w:tcPrChange w:id="490" w:author="Aidan Boyd" w:date="2015-01-13T14:57:00Z">
              <w:tcPr>
                <w:tcW w:w="1710" w:type="dxa"/>
              </w:tcPr>
            </w:tcPrChange>
          </w:tcPr>
          <w:p w14:paraId="0AA84E6B" w14:textId="77777777" w:rsidR="00C2483A" w:rsidRDefault="00C2483A" w:rsidP="00850AE1">
            <w:pPr>
              <w:spacing w:after="0" w:line="240" w:lineRule="auto"/>
              <w:contextualSpacing/>
              <w:rPr>
                <w:b/>
                <w:color w:val="000000"/>
                <w:sz w:val="20"/>
                <w:szCs w:val="20"/>
                <w:lang w:eastAsia="zh-CN"/>
              </w:rPr>
              <w:pPrChange w:id="491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color w:val="000000"/>
                <w:sz w:val="20"/>
                <w:szCs w:val="20"/>
                <w:lang w:eastAsia="zh-CN"/>
              </w:rPr>
              <w:t>For what purpose was the land leased/purchased</w:t>
            </w:r>
            <w:r w:rsidRPr="00164D2F">
              <w:rPr>
                <w:b/>
                <w:color w:val="000000"/>
                <w:sz w:val="20"/>
                <w:szCs w:val="20"/>
                <w:lang w:eastAsia="zh-CN"/>
              </w:rPr>
              <w:t>?</w:t>
            </w:r>
          </w:p>
          <w:p w14:paraId="75D51B56" w14:textId="77777777" w:rsidR="00C2483A" w:rsidRDefault="00C2483A" w:rsidP="00850AE1">
            <w:pPr>
              <w:spacing w:after="0" w:line="240" w:lineRule="auto"/>
              <w:contextualSpacing/>
              <w:rPr>
                <w:b/>
                <w:color w:val="000000"/>
                <w:sz w:val="20"/>
                <w:szCs w:val="20"/>
                <w:lang w:eastAsia="zh-CN"/>
              </w:rPr>
              <w:pPrChange w:id="492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</w:p>
          <w:p w14:paraId="0B86A27D" w14:textId="77777777" w:rsidR="00C2483A" w:rsidRPr="00C2483A" w:rsidRDefault="00C2483A" w:rsidP="00850AE1">
            <w:pPr>
              <w:spacing w:after="0" w:line="240" w:lineRule="auto"/>
              <w:contextualSpacing/>
              <w:rPr>
                <w:b/>
                <w:color w:val="000000"/>
                <w:sz w:val="20"/>
                <w:szCs w:val="20"/>
                <w:lang w:eastAsia="zh-CN"/>
              </w:rPr>
              <w:pPrChange w:id="493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1=</w:t>
            </w:r>
            <w:r w:rsidRPr="00164D2F">
              <w:rPr>
                <w:sz w:val="20"/>
                <w:szCs w:val="20"/>
                <w:lang w:eastAsia="zh-CN"/>
              </w:rPr>
              <w:t>Agriculture</w:t>
            </w:r>
          </w:p>
          <w:p w14:paraId="47144CC8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4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2=</w:t>
            </w:r>
            <w:r w:rsidRPr="00164D2F">
              <w:rPr>
                <w:sz w:val="20"/>
                <w:szCs w:val="20"/>
                <w:lang w:eastAsia="zh-CN"/>
              </w:rPr>
              <w:t xml:space="preserve"> Mining</w:t>
            </w:r>
          </w:p>
          <w:p w14:paraId="70D27769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5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3=</w:t>
            </w:r>
            <w:r w:rsidRPr="00164D2F">
              <w:rPr>
                <w:sz w:val="20"/>
                <w:szCs w:val="20"/>
                <w:lang w:eastAsia="zh-CN"/>
              </w:rPr>
              <w:t>Timber</w:t>
            </w:r>
          </w:p>
          <w:p w14:paraId="553BE06B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6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4=</w:t>
            </w:r>
            <w:r w:rsidRPr="00164D2F">
              <w:rPr>
                <w:sz w:val="20"/>
                <w:szCs w:val="20"/>
                <w:lang w:eastAsia="zh-CN"/>
              </w:rPr>
              <w:t>Road</w:t>
            </w:r>
          </w:p>
          <w:p w14:paraId="751D4AA6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7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5=</w:t>
            </w:r>
            <w:r w:rsidRPr="00164D2F">
              <w:rPr>
                <w:sz w:val="20"/>
                <w:szCs w:val="20"/>
                <w:lang w:eastAsia="zh-CN"/>
              </w:rPr>
              <w:t xml:space="preserve">Market/town infrastructure </w:t>
            </w:r>
          </w:p>
          <w:p w14:paraId="7FC5C414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8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6=</w:t>
            </w:r>
            <w:r w:rsidRPr="00164D2F">
              <w:rPr>
                <w:sz w:val="20"/>
                <w:szCs w:val="20"/>
                <w:lang w:eastAsia="zh-CN"/>
              </w:rPr>
              <w:t>Building/infrastructure for a private company</w:t>
            </w:r>
          </w:p>
          <w:p w14:paraId="6100242E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499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7=</w:t>
            </w:r>
            <w:r w:rsidRPr="00164D2F">
              <w:rPr>
                <w:sz w:val="20"/>
                <w:szCs w:val="20"/>
                <w:lang w:eastAsia="zh-CN"/>
              </w:rPr>
              <w:t>School/health clinic</w:t>
            </w:r>
          </w:p>
          <w:p w14:paraId="5D78EEB9" w14:textId="77777777" w:rsidR="00C2483A" w:rsidRPr="00164D2F" w:rsidRDefault="00C2483A" w:rsidP="00850AE1">
            <w:pPr>
              <w:spacing w:after="0" w:line="240" w:lineRule="auto"/>
              <w:contextualSpacing/>
              <w:rPr>
                <w:sz w:val="20"/>
                <w:szCs w:val="20"/>
                <w:lang w:eastAsia="zh-CN"/>
              </w:rPr>
              <w:pPrChange w:id="500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sz w:val="20"/>
                <w:szCs w:val="20"/>
                <w:lang w:eastAsia="zh-CN"/>
              </w:rPr>
              <w:t>97=</w:t>
            </w:r>
            <w:r w:rsidRPr="00164D2F">
              <w:rPr>
                <w:sz w:val="20"/>
                <w:szCs w:val="20"/>
                <w:lang w:eastAsia="zh-CN"/>
              </w:rPr>
              <w:t xml:space="preserve">Other </w:t>
            </w:r>
          </w:p>
          <w:p w14:paraId="036B0C46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0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  <w:tcPrChange w:id="502" w:author="Aidan Boyd" w:date="2015-01-13T14:57:00Z">
              <w:tcPr>
                <w:tcW w:w="1440" w:type="dxa"/>
              </w:tcPr>
            </w:tcPrChange>
          </w:tcPr>
          <w:p w14:paraId="3CC27D79" w14:textId="77777777" w:rsidR="00C2483A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03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proofErr w:type="gramStart"/>
            <w:r w:rsidRPr="00164D2F">
              <w:rPr>
                <w:color w:val="000000"/>
                <w:sz w:val="20"/>
                <w:szCs w:val="20"/>
                <w:lang w:eastAsia="zh-CN"/>
              </w:rPr>
              <w:t>Were community members compensated</w:t>
            </w:r>
            <w:proofErr w:type="gramEnd"/>
            <w:r w:rsidRPr="00164D2F">
              <w:rPr>
                <w:color w:val="000000"/>
                <w:sz w:val="20"/>
                <w:szCs w:val="20"/>
                <w:lang w:eastAsia="zh-CN"/>
              </w:rPr>
              <w:t xml:space="preserve">? </w:t>
            </w:r>
          </w:p>
          <w:p w14:paraId="0C544C99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04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</w:p>
          <w:p w14:paraId="190B418E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05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color w:val="000000"/>
                <w:sz w:val="20"/>
                <w:szCs w:val="20"/>
                <w:lang w:eastAsia="zh-CN"/>
              </w:rPr>
              <w:t>0=</w:t>
            </w:r>
            <w:r w:rsidRPr="00164D2F">
              <w:rPr>
                <w:color w:val="000000"/>
                <w:sz w:val="20"/>
                <w:szCs w:val="20"/>
                <w:lang w:eastAsia="zh-CN"/>
              </w:rPr>
              <w:t>No</w:t>
            </w:r>
          </w:p>
          <w:p w14:paraId="5FDEB25C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06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color w:val="000000"/>
                <w:sz w:val="20"/>
                <w:szCs w:val="20"/>
                <w:lang w:eastAsia="zh-CN"/>
              </w:rPr>
              <w:t>1=</w:t>
            </w:r>
            <w:r w:rsidRPr="00164D2F">
              <w:rPr>
                <w:color w:val="000000"/>
                <w:sz w:val="20"/>
                <w:szCs w:val="20"/>
                <w:lang w:eastAsia="zh-CN"/>
              </w:rPr>
              <w:t>Yes</w:t>
            </w:r>
          </w:p>
          <w:p w14:paraId="7D6D6216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07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</w:p>
          <w:p w14:paraId="6858F10F" w14:textId="77777777" w:rsidR="00C2483A" w:rsidRPr="00164D2F" w:rsidRDefault="00C2483A" w:rsidP="00850AE1">
            <w:pPr>
              <w:spacing w:after="0" w:line="240" w:lineRule="auto"/>
              <w:contextualSpacing/>
              <w:rPr>
                <w:i/>
                <w:color w:val="000000"/>
                <w:sz w:val="20"/>
                <w:szCs w:val="20"/>
                <w:lang w:eastAsia="zh-CN"/>
              </w:rPr>
              <w:pPrChange w:id="508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i/>
                <w:color w:val="000000"/>
                <w:sz w:val="20"/>
                <w:szCs w:val="20"/>
                <w:lang w:eastAsia="zh-CN"/>
              </w:rPr>
              <w:t>If 0, skip to next instance of sale</w:t>
            </w:r>
          </w:p>
        </w:tc>
        <w:tc>
          <w:tcPr>
            <w:tcW w:w="1350" w:type="dxa"/>
            <w:shd w:val="clear" w:color="auto" w:fill="95B3D7" w:themeFill="accent1" w:themeFillTint="99"/>
            <w:tcPrChange w:id="509" w:author="Aidan Boyd" w:date="2015-01-13T14:57:00Z">
              <w:tcPr>
                <w:tcW w:w="1350" w:type="dxa"/>
              </w:tcPr>
            </w:tcPrChange>
          </w:tcPr>
          <w:p w14:paraId="3724AB16" w14:textId="77777777" w:rsidR="00C2483A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0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color w:val="000000"/>
                <w:sz w:val="20"/>
                <w:szCs w:val="20"/>
                <w:lang w:eastAsia="zh-CN"/>
              </w:rPr>
              <w:t>Was the compensation in cash?</w:t>
            </w:r>
          </w:p>
          <w:p w14:paraId="14C42E48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1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</w:p>
          <w:p w14:paraId="453037FA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2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color w:val="000000"/>
                <w:sz w:val="20"/>
                <w:szCs w:val="20"/>
                <w:lang w:eastAsia="zh-CN"/>
              </w:rPr>
              <w:t>0=</w:t>
            </w:r>
            <w:r w:rsidRPr="00164D2F">
              <w:rPr>
                <w:color w:val="000000"/>
                <w:sz w:val="20"/>
                <w:szCs w:val="20"/>
                <w:lang w:eastAsia="zh-CN"/>
              </w:rPr>
              <w:t>No</w:t>
            </w:r>
          </w:p>
          <w:p w14:paraId="65E05805" w14:textId="77777777" w:rsidR="00C2483A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3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>
              <w:rPr>
                <w:color w:val="000000"/>
                <w:sz w:val="20"/>
                <w:szCs w:val="20"/>
                <w:lang w:eastAsia="zh-CN"/>
              </w:rPr>
              <w:t>1=</w:t>
            </w:r>
            <w:r w:rsidRPr="00164D2F">
              <w:rPr>
                <w:color w:val="000000"/>
                <w:sz w:val="20"/>
                <w:szCs w:val="20"/>
                <w:lang w:eastAsia="zh-CN"/>
              </w:rPr>
              <w:t>Yes</w:t>
            </w:r>
          </w:p>
          <w:p w14:paraId="6A9DAEBA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4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</w:p>
          <w:p w14:paraId="3E44F986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5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i/>
                <w:color w:val="000000"/>
                <w:sz w:val="20"/>
                <w:szCs w:val="20"/>
                <w:lang w:eastAsia="zh-CN"/>
              </w:rPr>
              <w:t>If 0, skip to D.18</w:t>
            </w:r>
          </w:p>
        </w:tc>
        <w:tc>
          <w:tcPr>
            <w:tcW w:w="1350" w:type="dxa"/>
            <w:shd w:val="clear" w:color="auto" w:fill="95B3D7" w:themeFill="accent1" w:themeFillTint="99"/>
            <w:tcPrChange w:id="516" w:author="Aidan Boyd" w:date="2015-01-13T14:57:00Z">
              <w:tcPr>
                <w:tcW w:w="1350" w:type="dxa"/>
              </w:tcPr>
            </w:tcPrChange>
          </w:tcPr>
          <w:p w14:paraId="77256F5B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7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color w:val="000000"/>
                <w:sz w:val="20"/>
                <w:szCs w:val="20"/>
                <w:lang w:eastAsia="zh-CN"/>
              </w:rPr>
              <w:t>If the compensation was in cash, what was the amount in Kwacha?</w:t>
            </w:r>
          </w:p>
        </w:tc>
        <w:tc>
          <w:tcPr>
            <w:tcW w:w="1350" w:type="dxa"/>
            <w:shd w:val="clear" w:color="auto" w:fill="95B3D7" w:themeFill="accent1" w:themeFillTint="99"/>
            <w:tcPrChange w:id="518" w:author="Aidan Boyd" w:date="2015-01-13T14:57:00Z">
              <w:tcPr>
                <w:tcW w:w="1350" w:type="dxa"/>
              </w:tcPr>
            </w:tcPrChange>
          </w:tcPr>
          <w:p w14:paraId="722DE28D" w14:textId="77777777" w:rsidR="00C2483A" w:rsidRPr="00164D2F" w:rsidRDefault="00C2483A" w:rsidP="00850AE1">
            <w:pPr>
              <w:spacing w:after="0" w:line="240" w:lineRule="auto"/>
              <w:contextualSpacing/>
              <w:rPr>
                <w:color w:val="000000"/>
                <w:sz w:val="20"/>
                <w:szCs w:val="20"/>
                <w:lang w:eastAsia="zh-CN"/>
              </w:rPr>
              <w:pPrChange w:id="519" w:author="Aidan Boyd" w:date="2015-01-13T15:22:00Z">
                <w:pPr>
                  <w:framePr w:hSpace="180" w:wrap="around" w:vAnchor="text" w:hAnchor="margin" w:y="185"/>
                  <w:contextualSpacing/>
                </w:pPr>
              </w:pPrChange>
            </w:pPr>
            <w:r w:rsidRPr="00164D2F">
              <w:rPr>
                <w:color w:val="000000"/>
                <w:sz w:val="20"/>
                <w:szCs w:val="20"/>
                <w:lang w:eastAsia="zh-CN"/>
              </w:rPr>
              <w:t>If the compensation was not in cash, please describe the compensation</w:t>
            </w:r>
            <w:r>
              <w:rPr>
                <w:color w:val="000000"/>
                <w:sz w:val="20"/>
                <w:szCs w:val="20"/>
                <w:lang w:eastAsia="zh-CN"/>
              </w:rPr>
              <w:t>.</w:t>
            </w:r>
            <w:r w:rsidRPr="00164D2F">
              <w:rPr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C2483A" w:rsidRPr="00ED0911" w14:paraId="418059C9" w14:textId="77777777">
        <w:tc>
          <w:tcPr>
            <w:tcW w:w="468" w:type="dxa"/>
          </w:tcPr>
          <w:p w14:paraId="2B609550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530" w:type="dxa"/>
          </w:tcPr>
          <w:p w14:paraId="334CDD74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26D8783E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5989B8D7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23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Amount</w:t>
            </w:r>
          </w:p>
        </w:tc>
        <w:tc>
          <w:tcPr>
            <w:tcW w:w="630" w:type="dxa"/>
          </w:tcPr>
          <w:p w14:paraId="1384F38A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24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Unit</w:t>
            </w:r>
          </w:p>
        </w:tc>
        <w:tc>
          <w:tcPr>
            <w:tcW w:w="1080" w:type="dxa"/>
          </w:tcPr>
          <w:p w14:paraId="6E7FAA08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32AAD7E3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5F28F75B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41A63A5F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211A1FF6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2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0248E4DB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  <w:tr w:rsidR="00C2483A" w:rsidRPr="00ED0911" w14:paraId="5182A860" w14:textId="77777777">
        <w:tc>
          <w:tcPr>
            <w:tcW w:w="468" w:type="dxa"/>
          </w:tcPr>
          <w:p w14:paraId="74013EA6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31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</w:tcPr>
          <w:p w14:paraId="6ECD53D9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56169B40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3C4EC3FC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4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630" w:type="dxa"/>
          </w:tcPr>
          <w:p w14:paraId="34C17D4E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080" w:type="dxa"/>
          </w:tcPr>
          <w:p w14:paraId="7DF0DC3E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1C3E3E99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1AF421AA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22BC456F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3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2BC08286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135C284C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  <w:tr w:rsidR="00C2483A" w:rsidRPr="00ED0911" w14:paraId="7A24886C" w14:textId="77777777">
        <w:tc>
          <w:tcPr>
            <w:tcW w:w="468" w:type="dxa"/>
          </w:tcPr>
          <w:p w14:paraId="1C8250A1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42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4E5BFD97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3A1C602C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4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6DA25B69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630" w:type="dxa"/>
          </w:tcPr>
          <w:p w14:paraId="0899CCC6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080" w:type="dxa"/>
          </w:tcPr>
          <w:p w14:paraId="0F5184B3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455C866B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099D83FA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4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7ADCBDC5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5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0169385D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5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3CA3FCC3" w14:textId="77777777" w:rsidR="00C2483A" w:rsidRPr="00087F00" w:rsidRDefault="00C2483A" w:rsidP="00850AE1">
            <w:pPr>
              <w:spacing w:after="0" w:line="240" w:lineRule="auto"/>
              <w:rPr>
                <w:sz w:val="16"/>
                <w:szCs w:val="16"/>
              </w:rPr>
              <w:pPrChange w:id="55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  <w:tr w:rsidR="00C2483A" w:rsidRPr="00ED0911" w14:paraId="04FF6EE9" w14:textId="77777777">
        <w:tc>
          <w:tcPr>
            <w:tcW w:w="468" w:type="dxa"/>
          </w:tcPr>
          <w:p w14:paraId="66929CC1" w14:textId="77777777" w:rsidR="00C2483A" w:rsidRPr="00164D2F" w:rsidRDefault="00C2483A" w:rsidP="00850AE1">
            <w:pPr>
              <w:spacing w:after="0" w:line="240" w:lineRule="auto"/>
              <w:rPr>
                <w:sz w:val="20"/>
                <w:szCs w:val="20"/>
              </w:rPr>
              <w:pPrChange w:id="553" w:author="Aidan Boyd" w:date="2015-01-13T15:22:00Z">
                <w:pPr>
                  <w:framePr w:hSpace="180" w:wrap="around" w:vAnchor="text" w:hAnchor="margin" w:y="185"/>
                </w:pPr>
              </w:pPrChange>
            </w:pPr>
            <w:r w:rsidRPr="00164D2F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</w:tcPr>
          <w:p w14:paraId="21948C54" w14:textId="77777777" w:rsidR="00C2483A" w:rsidRPr="00ED0911" w:rsidRDefault="00C2483A" w:rsidP="00850AE1">
            <w:pPr>
              <w:spacing w:after="0" w:line="240" w:lineRule="auto"/>
              <w:pPrChange w:id="554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5AD841CA" w14:textId="77777777" w:rsidR="00C2483A" w:rsidRPr="00ED0911" w:rsidRDefault="00C2483A" w:rsidP="00850AE1">
            <w:pPr>
              <w:spacing w:after="0" w:line="240" w:lineRule="auto"/>
              <w:pPrChange w:id="55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3560C2F7" w14:textId="77777777" w:rsidR="00C2483A" w:rsidRPr="00ED0911" w:rsidRDefault="00C2483A" w:rsidP="00850AE1">
            <w:pPr>
              <w:spacing w:after="0" w:line="240" w:lineRule="auto"/>
              <w:pPrChange w:id="55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630" w:type="dxa"/>
          </w:tcPr>
          <w:p w14:paraId="5C245CBD" w14:textId="77777777" w:rsidR="00C2483A" w:rsidRPr="00ED0911" w:rsidRDefault="00C2483A" w:rsidP="00850AE1">
            <w:pPr>
              <w:spacing w:after="0" w:line="240" w:lineRule="auto"/>
              <w:pPrChange w:id="55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080" w:type="dxa"/>
          </w:tcPr>
          <w:p w14:paraId="7A06A4C9" w14:textId="77777777" w:rsidR="00C2483A" w:rsidRPr="00ED0911" w:rsidRDefault="00C2483A" w:rsidP="00850AE1">
            <w:pPr>
              <w:spacing w:after="0" w:line="240" w:lineRule="auto"/>
              <w:pPrChange w:id="55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6BECA2F6" w14:textId="77777777" w:rsidR="00C2483A" w:rsidRPr="00ED0911" w:rsidRDefault="00C2483A" w:rsidP="00850AE1">
            <w:pPr>
              <w:spacing w:after="0" w:line="240" w:lineRule="auto"/>
              <w:pPrChange w:id="55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70349F97" w14:textId="77777777" w:rsidR="00C2483A" w:rsidRPr="00ED0911" w:rsidRDefault="00C2483A" w:rsidP="00850AE1">
            <w:pPr>
              <w:spacing w:after="0" w:line="240" w:lineRule="auto"/>
              <w:pPrChange w:id="56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2DDB572C" w14:textId="77777777" w:rsidR="00C2483A" w:rsidRPr="00ED0911" w:rsidRDefault="00C2483A" w:rsidP="00850AE1">
            <w:pPr>
              <w:spacing w:after="0" w:line="240" w:lineRule="auto"/>
              <w:pPrChange w:id="56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52ABFB70" w14:textId="77777777" w:rsidR="00C2483A" w:rsidRPr="00ED0911" w:rsidRDefault="00C2483A" w:rsidP="00850AE1">
            <w:pPr>
              <w:spacing w:after="0" w:line="240" w:lineRule="auto"/>
              <w:pPrChange w:id="56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2AD9EA54" w14:textId="77777777" w:rsidR="00C2483A" w:rsidRPr="00ED0911" w:rsidRDefault="00C2483A" w:rsidP="00850AE1">
            <w:pPr>
              <w:spacing w:after="0" w:line="240" w:lineRule="auto"/>
              <w:pPrChange w:id="56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  <w:tr w:rsidR="002F141D" w:rsidRPr="00ED0911" w14:paraId="3276B8DF" w14:textId="77777777">
        <w:tc>
          <w:tcPr>
            <w:tcW w:w="468" w:type="dxa"/>
          </w:tcPr>
          <w:p w14:paraId="564EA4AE" w14:textId="77777777" w:rsidR="002F141D" w:rsidRPr="00164D2F" w:rsidRDefault="002F141D" w:rsidP="00850AE1">
            <w:pPr>
              <w:spacing w:after="0" w:line="240" w:lineRule="auto"/>
              <w:rPr>
                <w:sz w:val="20"/>
                <w:szCs w:val="20"/>
              </w:rPr>
              <w:pPrChange w:id="564" w:author="Aidan Boyd" w:date="2015-01-13T15:22:00Z">
                <w:pPr>
                  <w:framePr w:hSpace="180" w:wrap="around" w:vAnchor="text" w:hAnchor="margin" w:y="185"/>
                </w:pPr>
              </w:pPrChange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22107E5B" w14:textId="77777777" w:rsidR="002F141D" w:rsidRPr="00ED0911" w:rsidRDefault="002F141D" w:rsidP="00850AE1">
            <w:pPr>
              <w:spacing w:after="0" w:line="240" w:lineRule="auto"/>
              <w:pPrChange w:id="56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6DCC260C" w14:textId="77777777" w:rsidR="002F141D" w:rsidRPr="00ED0911" w:rsidRDefault="002F141D" w:rsidP="00850AE1">
            <w:pPr>
              <w:spacing w:after="0" w:line="240" w:lineRule="auto"/>
              <w:pPrChange w:id="56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4BDC9504" w14:textId="77777777" w:rsidR="002F141D" w:rsidRPr="00ED0911" w:rsidRDefault="002F141D" w:rsidP="00850AE1">
            <w:pPr>
              <w:spacing w:after="0" w:line="240" w:lineRule="auto"/>
              <w:pPrChange w:id="56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630" w:type="dxa"/>
          </w:tcPr>
          <w:p w14:paraId="684DA1A1" w14:textId="77777777" w:rsidR="002F141D" w:rsidRPr="00ED0911" w:rsidRDefault="002F141D" w:rsidP="00850AE1">
            <w:pPr>
              <w:spacing w:after="0" w:line="240" w:lineRule="auto"/>
              <w:pPrChange w:id="56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080" w:type="dxa"/>
          </w:tcPr>
          <w:p w14:paraId="053E7BE7" w14:textId="77777777" w:rsidR="002F141D" w:rsidRPr="00ED0911" w:rsidRDefault="002F141D" w:rsidP="00850AE1">
            <w:pPr>
              <w:spacing w:after="0" w:line="240" w:lineRule="auto"/>
              <w:pPrChange w:id="56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4923FB4C" w14:textId="77777777" w:rsidR="002F141D" w:rsidRPr="00ED0911" w:rsidRDefault="002F141D" w:rsidP="00850AE1">
            <w:pPr>
              <w:spacing w:after="0" w:line="240" w:lineRule="auto"/>
              <w:pPrChange w:id="57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046C7D29" w14:textId="77777777" w:rsidR="002F141D" w:rsidRPr="00ED0911" w:rsidRDefault="002F141D" w:rsidP="00850AE1">
            <w:pPr>
              <w:spacing w:after="0" w:line="240" w:lineRule="auto"/>
              <w:pPrChange w:id="57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510A4C9C" w14:textId="77777777" w:rsidR="002F141D" w:rsidRPr="00ED0911" w:rsidRDefault="002F141D" w:rsidP="00850AE1">
            <w:pPr>
              <w:spacing w:after="0" w:line="240" w:lineRule="auto"/>
              <w:pPrChange w:id="57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1329D7CA" w14:textId="77777777" w:rsidR="002F141D" w:rsidRPr="00ED0911" w:rsidRDefault="002F141D" w:rsidP="00850AE1">
            <w:pPr>
              <w:spacing w:after="0" w:line="240" w:lineRule="auto"/>
              <w:pPrChange w:id="57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47480F10" w14:textId="77777777" w:rsidR="002F141D" w:rsidRPr="00ED0911" w:rsidRDefault="002F141D" w:rsidP="00850AE1">
            <w:pPr>
              <w:spacing w:after="0" w:line="240" w:lineRule="auto"/>
              <w:pPrChange w:id="574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  <w:tr w:rsidR="002F141D" w:rsidRPr="00ED0911" w14:paraId="25CED0A7" w14:textId="77777777">
        <w:tc>
          <w:tcPr>
            <w:tcW w:w="468" w:type="dxa"/>
          </w:tcPr>
          <w:p w14:paraId="0F9F179C" w14:textId="77777777" w:rsidR="002F141D" w:rsidRPr="00164D2F" w:rsidRDefault="002F141D" w:rsidP="00850AE1">
            <w:pPr>
              <w:spacing w:after="0" w:line="240" w:lineRule="auto"/>
              <w:rPr>
                <w:sz w:val="20"/>
                <w:szCs w:val="20"/>
              </w:rPr>
              <w:pPrChange w:id="575" w:author="Aidan Boyd" w:date="2015-01-13T15:22:00Z">
                <w:pPr>
                  <w:framePr w:hSpace="180" w:wrap="around" w:vAnchor="text" w:hAnchor="margin" w:y="185"/>
                </w:pPr>
              </w:pPrChange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30" w:type="dxa"/>
          </w:tcPr>
          <w:p w14:paraId="655971EB" w14:textId="77777777" w:rsidR="002F141D" w:rsidRPr="00ED0911" w:rsidRDefault="002F141D" w:rsidP="00850AE1">
            <w:pPr>
              <w:spacing w:after="0" w:line="240" w:lineRule="auto"/>
              <w:pPrChange w:id="576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337431B1" w14:textId="77777777" w:rsidR="002F141D" w:rsidRPr="00ED0911" w:rsidRDefault="002F141D" w:rsidP="00850AE1">
            <w:pPr>
              <w:spacing w:after="0" w:line="240" w:lineRule="auto"/>
              <w:pPrChange w:id="577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990" w:type="dxa"/>
          </w:tcPr>
          <w:p w14:paraId="0BA32DAB" w14:textId="77777777" w:rsidR="002F141D" w:rsidRPr="00ED0911" w:rsidRDefault="002F141D" w:rsidP="00850AE1">
            <w:pPr>
              <w:spacing w:after="0" w:line="240" w:lineRule="auto"/>
              <w:pPrChange w:id="578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630" w:type="dxa"/>
          </w:tcPr>
          <w:p w14:paraId="0E1BAED9" w14:textId="77777777" w:rsidR="002F141D" w:rsidRPr="00ED0911" w:rsidRDefault="002F141D" w:rsidP="00850AE1">
            <w:pPr>
              <w:spacing w:after="0" w:line="240" w:lineRule="auto"/>
              <w:pPrChange w:id="579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080" w:type="dxa"/>
          </w:tcPr>
          <w:p w14:paraId="570F775F" w14:textId="77777777" w:rsidR="002F141D" w:rsidRPr="00ED0911" w:rsidRDefault="002F141D" w:rsidP="00850AE1">
            <w:pPr>
              <w:spacing w:after="0" w:line="240" w:lineRule="auto"/>
              <w:pPrChange w:id="580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710" w:type="dxa"/>
          </w:tcPr>
          <w:p w14:paraId="07636EBA" w14:textId="77777777" w:rsidR="002F141D" w:rsidRPr="00ED0911" w:rsidRDefault="002F141D" w:rsidP="00850AE1">
            <w:pPr>
              <w:spacing w:after="0" w:line="240" w:lineRule="auto"/>
              <w:pPrChange w:id="581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440" w:type="dxa"/>
          </w:tcPr>
          <w:p w14:paraId="0C9B88AD" w14:textId="77777777" w:rsidR="002F141D" w:rsidRPr="00ED0911" w:rsidRDefault="002F141D" w:rsidP="00850AE1">
            <w:pPr>
              <w:spacing w:after="0" w:line="240" w:lineRule="auto"/>
              <w:pPrChange w:id="582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45D703AE" w14:textId="77777777" w:rsidR="002F141D" w:rsidRPr="00ED0911" w:rsidRDefault="002F141D" w:rsidP="00850AE1">
            <w:pPr>
              <w:spacing w:after="0" w:line="240" w:lineRule="auto"/>
              <w:pPrChange w:id="583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64B4F1D7" w14:textId="77777777" w:rsidR="002F141D" w:rsidRPr="00ED0911" w:rsidRDefault="002F141D" w:rsidP="00850AE1">
            <w:pPr>
              <w:spacing w:after="0" w:line="240" w:lineRule="auto"/>
              <w:pPrChange w:id="584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  <w:tc>
          <w:tcPr>
            <w:tcW w:w="1350" w:type="dxa"/>
          </w:tcPr>
          <w:p w14:paraId="0CAEB7D3" w14:textId="77777777" w:rsidR="002F141D" w:rsidRPr="00ED0911" w:rsidRDefault="002F141D" w:rsidP="00850AE1">
            <w:pPr>
              <w:spacing w:after="0" w:line="240" w:lineRule="auto"/>
              <w:pPrChange w:id="585" w:author="Aidan Boyd" w:date="2015-01-13T15:22:00Z">
                <w:pPr>
                  <w:framePr w:hSpace="180" w:wrap="around" w:vAnchor="text" w:hAnchor="margin" w:y="185"/>
                </w:pPr>
              </w:pPrChange>
            </w:pPr>
          </w:p>
        </w:tc>
      </w:tr>
    </w:tbl>
    <w:p w14:paraId="0A275696" w14:textId="77777777" w:rsidR="00164D2F" w:rsidRDefault="00164D2F" w:rsidP="00850AE1">
      <w:pPr>
        <w:spacing w:after="0" w:line="240" w:lineRule="auto"/>
        <w:rPr>
          <w:b/>
          <w:i/>
        </w:rPr>
        <w:pPrChange w:id="586" w:author="Aidan Boyd" w:date="2015-01-13T15:22:00Z">
          <w:pPr/>
        </w:pPrChange>
      </w:pPr>
    </w:p>
    <w:p w14:paraId="223169A6" w14:textId="77777777" w:rsidR="00164D2F" w:rsidRDefault="00164D2F" w:rsidP="00850AE1">
      <w:pPr>
        <w:spacing w:after="0" w:line="240" w:lineRule="auto"/>
        <w:rPr>
          <w:b/>
          <w:i/>
        </w:rPr>
        <w:pPrChange w:id="587" w:author="Aidan Boyd" w:date="2015-01-13T15:22:00Z">
          <w:pPr/>
        </w:pPrChange>
      </w:pPr>
    </w:p>
    <w:p w14:paraId="5CAEBEC6" w14:textId="77777777" w:rsidR="00164D2F" w:rsidRDefault="00164D2F" w:rsidP="00850AE1">
      <w:pPr>
        <w:spacing w:after="0" w:line="240" w:lineRule="auto"/>
        <w:rPr>
          <w:b/>
          <w:i/>
        </w:rPr>
        <w:pPrChange w:id="588" w:author="Aidan Boyd" w:date="2015-01-13T15:22:00Z">
          <w:pPr/>
        </w:pPrChange>
      </w:pPr>
    </w:p>
    <w:p w14:paraId="36D997FC" w14:textId="77777777" w:rsidR="00164D2F" w:rsidRDefault="00164D2F" w:rsidP="00850AE1">
      <w:pPr>
        <w:spacing w:after="0" w:line="240" w:lineRule="auto"/>
        <w:rPr>
          <w:b/>
          <w:i/>
        </w:rPr>
        <w:pPrChange w:id="589" w:author="Aidan Boyd" w:date="2015-01-13T15:22:00Z">
          <w:pPr/>
        </w:pPrChange>
      </w:pPr>
    </w:p>
    <w:p w14:paraId="54A86128" w14:textId="77777777" w:rsidR="00164D2F" w:rsidRDefault="00164D2F" w:rsidP="00850AE1">
      <w:pPr>
        <w:spacing w:after="0" w:line="240" w:lineRule="auto"/>
        <w:rPr>
          <w:b/>
          <w:i/>
        </w:rPr>
        <w:pPrChange w:id="590" w:author="Aidan Boyd" w:date="2015-01-13T15:22:00Z">
          <w:pPr/>
        </w:pPrChange>
      </w:pPr>
    </w:p>
    <w:p w14:paraId="5AA427BA" w14:textId="77777777" w:rsidR="00164D2F" w:rsidRDefault="00164D2F" w:rsidP="00850AE1">
      <w:pPr>
        <w:spacing w:after="0" w:line="240" w:lineRule="auto"/>
        <w:rPr>
          <w:b/>
          <w:i/>
        </w:rPr>
        <w:pPrChange w:id="591" w:author="Aidan Boyd" w:date="2015-01-13T15:22:00Z">
          <w:pPr/>
        </w:pPrChange>
      </w:pPr>
    </w:p>
    <w:p w14:paraId="6694EF7F" w14:textId="77777777" w:rsidR="00164D2F" w:rsidRDefault="00164D2F" w:rsidP="00850AE1">
      <w:pPr>
        <w:spacing w:after="0" w:line="240" w:lineRule="auto"/>
        <w:rPr>
          <w:b/>
          <w:i/>
        </w:rPr>
        <w:pPrChange w:id="592" w:author="Aidan Boyd" w:date="2015-01-13T15:22:00Z">
          <w:pPr/>
        </w:pPrChange>
      </w:pPr>
    </w:p>
    <w:p w14:paraId="7AB4CEAC" w14:textId="77777777" w:rsidR="00164D2F" w:rsidRDefault="00164D2F" w:rsidP="00850AE1">
      <w:pPr>
        <w:spacing w:after="0" w:line="240" w:lineRule="auto"/>
        <w:rPr>
          <w:b/>
          <w:i/>
        </w:rPr>
        <w:pPrChange w:id="593" w:author="Aidan Boyd" w:date="2015-01-13T15:22:00Z">
          <w:pPr/>
        </w:pPrChange>
      </w:pPr>
    </w:p>
    <w:p w14:paraId="0569A023" w14:textId="77777777" w:rsidR="00164D2F" w:rsidRDefault="00164D2F" w:rsidP="00850AE1">
      <w:pPr>
        <w:spacing w:after="0" w:line="240" w:lineRule="auto"/>
        <w:rPr>
          <w:b/>
          <w:i/>
        </w:rPr>
        <w:pPrChange w:id="594" w:author="Aidan Boyd" w:date="2015-01-13T15:22:00Z">
          <w:pPr/>
        </w:pPrChange>
      </w:pPr>
    </w:p>
    <w:p w14:paraId="403117BC" w14:textId="77777777" w:rsidR="00164D2F" w:rsidRDefault="00164D2F" w:rsidP="00850AE1">
      <w:pPr>
        <w:spacing w:after="0" w:line="240" w:lineRule="auto"/>
        <w:rPr>
          <w:b/>
          <w:i/>
        </w:rPr>
        <w:pPrChange w:id="595" w:author="Aidan Boyd" w:date="2015-01-13T15:22:00Z">
          <w:pPr/>
        </w:pPrChange>
      </w:pPr>
    </w:p>
    <w:p w14:paraId="366869E7" w14:textId="77777777" w:rsidR="00164D2F" w:rsidRDefault="00164D2F" w:rsidP="00850AE1">
      <w:pPr>
        <w:spacing w:after="0" w:line="240" w:lineRule="auto"/>
        <w:rPr>
          <w:b/>
          <w:i/>
        </w:rPr>
        <w:pPrChange w:id="596" w:author="Aidan Boyd" w:date="2015-01-13T15:22:00Z">
          <w:pPr/>
        </w:pPrChange>
      </w:pPr>
    </w:p>
    <w:p w14:paraId="5EB39E41" w14:textId="77777777" w:rsidR="00164D2F" w:rsidRDefault="00164D2F" w:rsidP="00850AE1">
      <w:pPr>
        <w:spacing w:after="0" w:line="240" w:lineRule="auto"/>
        <w:rPr>
          <w:b/>
          <w:i/>
        </w:rPr>
        <w:pPrChange w:id="597" w:author="Aidan Boyd" w:date="2015-01-13T15:22:00Z">
          <w:pPr/>
        </w:pPrChange>
      </w:pPr>
    </w:p>
    <w:p w14:paraId="2BCB0D90" w14:textId="77777777" w:rsidR="00164D2F" w:rsidRDefault="00164D2F" w:rsidP="00850AE1">
      <w:pPr>
        <w:spacing w:after="0" w:line="240" w:lineRule="auto"/>
        <w:rPr>
          <w:b/>
          <w:i/>
        </w:rPr>
        <w:pPrChange w:id="598" w:author="Aidan Boyd" w:date="2015-01-13T15:22:00Z">
          <w:pPr/>
        </w:pPrChange>
      </w:pPr>
    </w:p>
    <w:p w14:paraId="27D42102" w14:textId="77777777" w:rsidR="00164D2F" w:rsidRDefault="00164D2F" w:rsidP="00850AE1">
      <w:pPr>
        <w:spacing w:after="0" w:line="240" w:lineRule="auto"/>
        <w:rPr>
          <w:b/>
          <w:i/>
        </w:rPr>
        <w:pPrChange w:id="599" w:author="Aidan Boyd" w:date="2015-01-13T15:22:00Z">
          <w:pPr/>
        </w:pPrChange>
      </w:pPr>
    </w:p>
    <w:p w14:paraId="10031F73" w14:textId="77777777" w:rsidR="00164D2F" w:rsidRDefault="00164D2F" w:rsidP="00850AE1">
      <w:pPr>
        <w:spacing w:after="0" w:line="240" w:lineRule="auto"/>
        <w:rPr>
          <w:b/>
          <w:i/>
        </w:rPr>
        <w:pPrChange w:id="600" w:author="Aidan Boyd" w:date="2015-01-13T15:22:00Z">
          <w:pPr/>
        </w:pPrChange>
      </w:pPr>
    </w:p>
    <w:p w14:paraId="62DA2A75" w14:textId="77777777" w:rsidR="00164D2F" w:rsidRDefault="00164D2F" w:rsidP="00850AE1">
      <w:pPr>
        <w:spacing w:after="0" w:line="240" w:lineRule="auto"/>
        <w:rPr>
          <w:b/>
          <w:i/>
        </w:rPr>
        <w:pPrChange w:id="601" w:author="Aidan Boyd" w:date="2015-01-13T15:22:00Z">
          <w:pPr/>
        </w:pPrChange>
      </w:pPr>
    </w:p>
    <w:p w14:paraId="669BC6BC" w14:textId="77777777" w:rsidR="00164D2F" w:rsidRDefault="00164D2F" w:rsidP="00850AE1">
      <w:pPr>
        <w:spacing w:after="0" w:line="240" w:lineRule="auto"/>
        <w:rPr>
          <w:b/>
          <w:i/>
        </w:rPr>
        <w:pPrChange w:id="602" w:author="Aidan Boyd" w:date="2015-01-13T15:22:00Z">
          <w:pPr/>
        </w:pPrChange>
      </w:pPr>
    </w:p>
    <w:p w14:paraId="0123FA49" w14:textId="77777777" w:rsidR="00164D2F" w:rsidRDefault="00164D2F" w:rsidP="00850AE1">
      <w:pPr>
        <w:spacing w:after="0" w:line="240" w:lineRule="auto"/>
        <w:rPr>
          <w:b/>
          <w:i/>
        </w:rPr>
        <w:pPrChange w:id="603" w:author="Aidan Boyd" w:date="2015-01-13T15:22:00Z">
          <w:pPr/>
        </w:pPrChange>
      </w:pPr>
    </w:p>
    <w:p w14:paraId="5C4569C8" w14:textId="77777777" w:rsidR="00164D2F" w:rsidRDefault="00164D2F" w:rsidP="00850AE1">
      <w:pPr>
        <w:spacing w:after="0" w:line="240" w:lineRule="auto"/>
        <w:rPr>
          <w:b/>
          <w:i/>
        </w:rPr>
        <w:pPrChange w:id="604" w:author="Aidan Boyd" w:date="2015-01-13T15:22:00Z">
          <w:pPr/>
        </w:pPrChange>
      </w:pPr>
    </w:p>
    <w:p w14:paraId="6DF7FE63" w14:textId="77777777" w:rsidR="00164D2F" w:rsidRDefault="00164D2F" w:rsidP="00850AE1">
      <w:pPr>
        <w:spacing w:after="0" w:line="240" w:lineRule="auto"/>
        <w:rPr>
          <w:b/>
          <w:i/>
        </w:rPr>
        <w:pPrChange w:id="605" w:author="Aidan Boyd" w:date="2015-01-13T15:22:00Z">
          <w:pPr/>
        </w:pPrChange>
      </w:pPr>
    </w:p>
    <w:p w14:paraId="5DE71460" w14:textId="77777777" w:rsidR="00164D2F" w:rsidRDefault="00164D2F" w:rsidP="00850AE1">
      <w:pPr>
        <w:spacing w:after="0" w:line="240" w:lineRule="auto"/>
        <w:rPr>
          <w:b/>
          <w:i/>
        </w:rPr>
        <w:pPrChange w:id="606" w:author="Aidan Boyd" w:date="2015-01-13T15:22:00Z">
          <w:pPr/>
        </w:pPrChange>
      </w:pPr>
    </w:p>
    <w:p w14:paraId="05057CD2" w14:textId="77777777" w:rsidR="00164D2F" w:rsidRDefault="00164D2F" w:rsidP="00850AE1">
      <w:pPr>
        <w:spacing w:after="0" w:line="240" w:lineRule="auto"/>
        <w:rPr>
          <w:b/>
          <w:i/>
        </w:rPr>
        <w:pPrChange w:id="607" w:author="Aidan Boyd" w:date="2015-01-13T15:22:00Z">
          <w:pPr/>
        </w:pPrChange>
      </w:pPr>
    </w:p>
    <w:p w14:paraId="3E9244E1" w14:textId="77777777" w:rsidR="00164D2F" w:rsidRDefault="00164D2F" w:rsidP="00850AE1">
      <w:pPr>
        <w:spacing w:after="0" w:line="240" w:lineRule="auto"/>
        <w:rPr>
          <w:b/>
          <w:i/>
        </w:rPr>
        <w:pPrChange w:id="608" w:author="Aidan Boyd" w:date="2015-01-13T15:22:00Z">
          <w:pPr/>
        </w:pPrChange>
      </w:pPr>
    </w:p>
    <w:p w14:paraId="0C69353F" w14:textId="77777777" w:rsidR="00164D2F" w:rsidRDefault="00164D2F" w:rsidP="00850AE1">
      <w:pPr>
        <w:spacing w:after="0" w:line="240" w:lineRule="auto"/>
        <w:rPr>
          <w:b/>
          <w:i/>
        </w:rPr>
        <w:pPrChange w:id="609" w:author="Aidan Boyd" w:date="2015-01-13T15:22:00Z">
          <w:pPr/>
        </w:pPrChange>
      </w:pPr>
    </w:p>
    <w:p w14:paraId="3B2C6CA2" w14:textId="77777777" w:rsidR="00164D2F" w:rsidRDefault="00164D2F" w:rsidP="00850AE1">
      <w:pPr>
        <w:spacing w:after="0" w:line="240" w:lineRule="auto"/>
        <w:rPr>
          <w:b/>
          <w:i/>
        </w:rPr>
        <w:pPrChange w:id="610" w:author="Aidan Boyd" w:date="2015-01-13T15:22:00Z">
          <w:pPr/>
        </w:pPrChange>
      </w:pPr>
    </w:p>
    <w:p w14:paraId="325045EA" w14:textId="77777777" w:rsidR="00164D2F" w:rsidRDefault="00164D2F" w:rsidP="00850AE1">
      <w:pPr>
        <w:spacing w:after="0" w:line="240" w:lineRule="auto"/>
        <w:rPr>
          <w:b/>
          <w:i/>
        </w:rPr>
        <w:pPrChange w:id="611" w:author="Aidan Boyd" w:date="2015-01-13T15:22:00Z">
          <w:pPr/>
        </w:pPrChange>
      </w:pPr>
    </w:p>
    <w:p w14:paraId="4C96EB4A" w14:textId="77777777" w:rsidR="004677C2" w:rsidRPr="00ED0911" w:rsidRDefault="004677C2" w:rsidP="00850AE1">
      <w:pPr>
        <w:spacing w:after="0" w:line="240" w:lineRule="auto"/>
        <w:pPrChange w:id="612" w:author="Aidan Boyd" w:date="2015-01-13T15:22:00Z">
          <w:pPr/>
        </w:pPrChange>
      </w:pPr>
    </w:p>
    <w:p w14:paraId="54CD4215" w14:textId="77777777" w:rsidR="00164D2F" w:rsidRDefault="00164D2F" w:rsidP="00850AE1">
      <w:pPr>
        <w:spacing w:after="0" w:line="240" w:lineRule="auto"/>
        <w:contextualSpacing/>
        <w:rPr>
          <w:rFonts w:eastAsia="Times New Roman" w:cs="Times New Roman"/>
          <w:b/>
          <w:color w:val="000000"/>
        </w:rPr>
        <w:sectPr w:rsidR="00164D2F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  <w:pPrChange w:id="613" w:author="Aidan Boyd" w:date="2015-01-13T15:22:00Z">
          <w:pPr>
            <w:contextualSpacing/>
          </w:pPr>
        </w:pPrChange>
      </w:pPr>
    </w:p>
    <w:p w14:paraId="616D156A" w14:textId="77777777" w:rsidR="004677C2" w:rsidRPr="00ED0911" w:rsidRDefault="004677C2" w:rsidP="00850AE1">
      <w:pPr>
        <w:pStyle w:val="Heading3"/>
        <w:spacing w:line="240" w:lineRule="auto"/>
        <w:pPrChange w:id="614" w:author="Aidan Boyd" w:date="2015-01-13T15:22:00Z">
          <w:pPr>
            <w:contextualSpacing/>
          </w:pPr>
        </w:pPrChange>
      </w:pPr>
      <w:commentRangeStart w:id="615"/>
      <w:commentRangeStart w:id="616"/>
      <w:r w:rsidRPr="00ED0911">
        <w:lastRenderedPageBreak/>
        <w:t xml:space="preserve">E. GRIEVANCE MECHANISMS </w:t>
      </w:r>
      <w:commentRangeEnd w:id="615"/>
      <w:r w:rsidR="00CF3371">
        <w:rPr>
          <w:rStyle w:val="CommentReference"/>
        </w:rPr>
        <w:commentReference w:id="615"/>
      </w:r>
      <w:commentRangeEnd w:id="616"/>
      <w:r w:rsidR="00C135FE">
        <w:rPr>
          <w:rStyle w:val="CommentReference"/>
          <w:b w:val="0"/>
          <w:caps w:val="0"/>
          <w:color w:val="auto"/>
          <w:spacing w:val="0"/>
        </w:rPr>
        <w:commentReference w:id="616"/>
      </w:r>
    </w:p>
    <w:tbl>
      <w:tblPr>
        <w:tblW w:w="1099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95B3D7" w:themeFill="accent1" w:themeFillTint="99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617" w:author="Aidan Boyd" w:date="2015-01-13T14:41:00Z">
          <w:tblPr>
            <w:tblW w:w="10990" w:type="dxa"/>
            <w:tblInd w:w="-5" w:type="dxa"/>
            <w:tbl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8"/>
        <w:gridCol w:w="9092"/>
        <w:gridCol w:w="43"/>
        <w:gridCol w:w="1757"/>
        <w:tblGridChange w:id="618">
          <w:tblGrid>
            <w:gridCol w:w="98"/>
            <w:gridCol w:w="9092"/>
            <w:gridCol w:w="43"/>
            <w:gridCol w:w="1757"/>
          </w:tblGrid>
        </w:tblGridChange>
      </w:tblGrid>
      <w:tr w:rsidR="00ED0911" w:rsidRPr="00ED0911" w14:paraId="7210E30D" w14:textId="77777777" w:rsidTr="00750B58">
        <w:trPr>
          <w:trHeight w:val="20"/>
          <w:trPrChange w:id="619" w:author="Aidan Boyd" w:date="2015-01-13T14:41:00Z">
            <w:trPr>
              <w:trHeight w:val="20"/>
            </w:trPr>
          </w:trPrChange>
        </w:trPr>
        <w:tc>
          <w:tcPr>
            <w:tcW w:w="98" w:type="dxa"/>
            <w:tcBorders>
              <w:right w:val="single" w:sz="4" w:space="0" w:color="auto"/>
            </w:tcBorders>
            <w:shd w:val="clear" w:color="auto" w:fill="95B3D7" w:themeFill="accent1" w:themeFillTint="99"/>
            <w:tcPrChange w:id="620" w:author="Aidan Boyd" w:date="2015-01-13T14:41:00Z">
              <w:tcPr>
                <w:tcW w:w="98" w:type="dxa"/>
                <w:tcBorders>
                  <w:right w:val="single" w:sz="4" w:space="0" w:color="auto"/>
                </w:tcBorders>
              </w:tcPr>
            </w:tcPrChange>
          </w:tcPr>
          <w:p w14:paraId="30DB7207" w14:textId="77777777" w:rsidR="004677C2" w:rsidRPr="00ED0911" w:rsidRDefault="004677C2" w:rsidP="00850AE1">
            <w:pPr>
              <w:spacing w:after="0" w:line="240" w:lineRule="auto"/>
              <w:contextualSpacing/>
              <w:pPrChange w:id="62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left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622" w:author="Aidan Boyd" w:date="2015-01-13T14:41:00Z">
              <w:tcPr>
                <w:tcW w:w="9092" w:type="dxa"/>
                <w:tcBorders>
                  <w:left w:val="single" w:sz="4" w:space="0" w:color="auto"/>
                  <w:right w:val="single" w:sz="18" w:space="0" w:color="000000"/>
                </w:tcBorders>
              </w:tcPr>
            </w:tcPrChange>
          </w:tcPr>
          <w:p w14:paraId="6DB24D4F" w14:textId="77777777" w:rsidR="004677C2" w:rsidRPr="00ED0911" w:rsidRDefault="004677C2" w:rsidP="00850AE1">
            <w:pPr>
              <w:spacing w:after="0" w:line="240" w:lineRule="auto"/>
              <w:pPrChange w:id="623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E1. </w:t>
            </w:r>
            <w:r w:rsidRPr="00ED0911">
              <w:t xml:space="preserve">Is there a feedback and grievance mechanism locally available for communities for the granting of the forest concession/permit? </w:t>
            </w:r>
          </w:p>
          <w:p w14:paraId="6C4CB693" w14:textId="77777777" w:rsidR="00ED0911" w:rsidRPr="00ED0911" w:rsidRDefault="00ED0911" w:rsidP="00850AE1">
            <w:pPr>
              <w:spacing w:after="0" w:line="240" w:lineRule="auto"/>
              <w:pPrChange w:id="624" w:author="Aidan Boyd" w:date="2015-01-13T15:22:00Z">
                <w:pPr/>
              </w:pPrChange>
            </w:pPr>
          </w:p>
          <w:p w14:paraId="56050E60" w14:textId="77777777" w:rsidR="00ED0911" w:rsidRPr="00ED0911" w:rsidRDefault="00ED0911" w:rsidP="00850AE1">
            <w:pPr>
              <w:spacing w:after="0" w:line="240" w:lineRule="auto"/>
              <w:pPrChange w:id="625" w:author="Aidan Boyd" w:date="2015-01-13T15:22:00Z">
                <w:pPr/>
              </w:pPrChange>
            </w:pPr>
            <w:r w:rsidRPr="00ED0911">
              <w:t>0-No</w:t>
            </w:r>
          </w:p>
          <w:p w14:paraId="1B056526" w14:textId="77777777" w:rsidR="00ED0911" w:rsidRPr="00ED0911" w:rsidRDefault="00ED0911" w:rsidP="00850AE1">
            <w:pPr>
              <w:spacing w:after="0" w:line="240" w:lineRule="auto"/>
              <w:pPrChange w:id="626" w:author="Aidan Boyd" w:date="2015-01-13T15:22:00Z">
                <w:pPr/>
              </w:pPrChange>
            </w:pPr>
            <w:r w:rsidRPr="00ED0911">
              <w:t>1-Yes</w:t>
            </w:r>
          </w:p>
          <w:p w14:paraId="39062857" w14:textId="77777777" w:rsidR="00ED0911" w:rsidRPr="00ED0911" w:rsidRDefault="00ED0911" w:rsidP="00850AE1">
            <w:pPr>
              <w:spacing w:after="0" w:line="240" w:lineRule="auto"/>
              <w:pPrChange w:id="627" w:author="Aidan Boyd" w:date="2015-01-13T15:22:00Z">
                <w:pPr/>
              </w:pPrChange>
            </w:pPr>
            <w:r w:rsidRPr="00ED0911">
              <w:t>888-Don’t know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28" w:author="Aidan Boyd" w:date="2015-01-13T14:41:00Z">
              <w:tcPr>
                <w:tcW w:w="180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3C465AA9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29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(Code)</w:t>
            </w:r>
          </w:p>
        </w:tc>
      </w:tr>
      <w:tr w:rsidR="00ED0911" w:rsidRPr="00ED0911" w14:paraId="415E53FC" w14:textId="77777777" w:rsidTr="00750B58">
        <w:trPr>
          <w:trHeight w:val="20"/>
          <w:trPrChange w:id="630" w:author="Aidan Boyd" w:date="2015-01-13T14:41:00Z">
            <w:trPr>
              <w:trHeight w:val="20"/>
            </w:trPr>
          </w:trPrChange>
        </w:trPr>
        <w:tc>
          <w:tcPr>
            <w:tcW w:w="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631" w:author="Aidan Boyd" w:date="2015-01-13T14:41:00Z">
              <w:tcPr>
                <w:tcW w:w="98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0CE36BE0" w14:textId="77777777" w:rsidR="004677C2" w:rsidRPr="00ED0911" w:rsidRDefault="004677C2" w:rsidP="00850AE1">
            <w:pPr>
              <w:spacing w:after="0" w:line="240" w:lineRule="auto"/>
              <w:contextualSpacing/>
              <w:pPrChange w:id="63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33" w:author="Aidan Boyd" w:date="2015-01-13T14:41:00Z">
              <w:tcPr>
                <w:tcW w:w="909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0BAE377C" w14:textId="77777777" w:rsidR="00ED0911" w:rsidRPr="00ED0911" w:rsidRDefault="004677C2" w:rsidP="00850AE1">
            <w:pPr>
              <w:spacing w:after="0" w:line="240" w:lineRule="auto"/>
              <w:pPrChange w:id="634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E2. </w:t>
            </w:r>
            <w:r w:rsidR="00ED0911" w:rsidRPr="00ED0911">
              <w:t xml:space="preserve">Can you describe the process for </w:t>
            </w:r>
            <w:proofErr w:type="gramStart"/>
            <w:r w:rsidR="00ED0911" w:rsidRPr="00ED0911">
              <w:t>me</w:t>
            </w:r>
            <w:proofErr w:type="gramEnd"/>
            <w:r w:rsidR="00ED0911" w:rsidRPr="00ED0911">
              <w:t xml:space="preserve">? </w:t>
            </w:r>
          </w:p>
          <w:p w14:paraId="359351FC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3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36" w:author="Aidan Boyd" w:date="2015-01-13T14:41:00Z">
              <w:tcPr>
                <w:tcW w:w="180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6FBD0464" w14:textId="77777777" w:rsidR="004677C2" w:rsidRPr="00ED0911" w:rsidRDefault="00ED0911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37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</w:t>
            </w:r>
            <w:r w:rsidR="004677C2" w:rsidRPr="00ED0911">
              <w:rPr>
                <w:i/>
                <w:color w:val="A6A6A6" w:themeColor="background1" w:themeShade="A6"/>
              </w:rPr>
              <w:t>)</w:t>
            </w:r>
          </w:p>
        </w:tc>
      </w:tr>
      <w:tr w:rsidR="00ED0911" w:rsidRPr="00ED0911" w14:paraId="3BECFE8C" w14:textId="77777777" w:rsidTr="00750B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PrExChange w:id="638" w:author="Aidan Boyd" w:date="2015-01-13T14:41:00Z">
            <w:tblPrEx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20"/>
          <w:trPrChange w:id="639" w:author="Aidan Boyd" w:date="2015-01-13T14:41:00Z">
            <w:trPr>
              <w:trHeight w:val="20"/>
            </w:trPr>
          </w:trPrChange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640" w:author="Aidan Boyd" w:date="2015-01-13T14:41:00Z">
              <w:tcPr>
                <w:tcW w:w="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5AC8B480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4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42" w:author="Aidan Boyd" w:date="2015-01-13T14:41:00Z">
              <w:tcPr>
                <w:tcW w:w="909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60C1770D" w14:textId="77777777" w:rsidR="004677C2" w:rsidRPr="00ED0911" w:rsidRDefault="00ED0911" w:rsidP="00850AE1">
            <w:pPr>
              <w:spacing w:after="0" w:line="240" w:lineRule="auto"/>
              <w:contextualSpacing/>
              <w:rPr>
                <w:w w:val="105"/>
              </w:rPr>
              <w:pPrChange w:id="64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E3.</w:t>
            </w:r>
            <w:r w:rsidRPr="00ED0911">
              <w:t xml:space="preserve"> What organ is responsible for receiving and processing feedback requests and grievances?</w:t>
            </w: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44" w:author="Aidan Boyd" w:date="2015-01-13T14:41:00Z">
              <w:tcPr>
                <w:tcW w:w="180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790124C8" w14:textId="77777777" w:rsidR="004677C2" w:rsidRPr="00ED0911" w:rsidRDefault="00ED0911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45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(Text)</w:t>
            </w:r>
          </w:p>
        </w:tc>
      </w:tr>
      <w:tr w:rsidR="00ED0911" w:rsidRPr="00ED0911" w14:paraId="04AA4CA8" w14:textId="77777777" w:rsidTr="00750B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PrExChange w:id="646" w:author="Aidan Boyd" w:date="2015-01-13T14:41:00Z">
            <w:tblPrEx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20"/>
          <w:trPrChange w:id="647" w:author="Aidan Boyd" w:date="2015-01-13T14:41:00Z">
            <w:trPr>
              <w:trHeight w:val="20"/>
            </w:trPr>
          </w:trPrChange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648" w:author="Aidan Boyd" w:date="2015-01-13T14:41:00Z">
              <w:tcPr>
                <w:tcW w:w="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0DEE1E4C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4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50" w:author="Aidan Boyd" w:date="2015-01-13T14:41:00Z">
              <w:tcPr>
                <w:tcW w:w="909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030D107F" w14:textId="77777777" w:rsidR="00ED0911" w:rsidRPr="00ED0911" w:rsidRDefault="00ED0911" w:rsidP="00850AE1">
            <w:pPr>
              <w:spacing w:after="0" w:line="240" w:lineRule="auto"/>
              <w:pPrChange w:id="651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E4. </w:t>
            </w:r>
            <w:r w:rsidRPr="00ED0911">
              <w:t xml:space="preserve">Has your community ever presented a grievance to this body? </w:t>
            </w:r>
          </w:p>
          <w:p w14:paraId="273E852C" w14:textId="77777777" w:rsidR="00ED0911" w:rsidRPr="00ED0911" w:rsidRDefault="00ED0911" w:rsidP="00850AE1">
            <w:pPr>
              <w:spacing w:after="0" w:line="240" w:lineRule="auto"/>
              <w:pPrChange w:id="652" w:author="Aidan Boyd" w:date="2015-01-13T15:22:00Z">
                <w:pPr/>
              </w:pPrChange>
            </w:pPr>
            <w:r w:rsidRPr="00ED0911">
              <w:t>0-No</w:t>
            </w:r>
          </w:p>
          <w:p w14:paraId="2487A2D5" w14:textId="77777777" w:rsidR="00ED0911" w:rsidRPr="00ED0911" w:rsidRDefault="00ED0911" w:rsidP="00850AE1">
            <w:pPr>
              <w:spacing w:after="0" w:line="240" w:lineRule="auto"/>
              <w:pPrChange w:id="653" w:author="Aidan Boyd" w:date="2015-01-13T15:22:00Z">
                <w:pPr/>
              </w:pPrChange>
            </w:pPr>
            <w:r w:rsidRPr="00ED0911">
              <w:t>1-Yes</w:t>
            </w:r>
          </w:p>
          <w:p w14:paraId="027E988E" w14:textId="77777777" w:rsidR="00ED0911" w:rsidRPr="00ED0911" w:rsidRDefault="00ED0911" w:rsidP="00850AE1">
            <w:pPr>
              <w:spacing w:after="0" w:line="240" w:lineRule="auto"/>
              <w:pPrChange w:id="654" w:author="Aidan Boyd" w:date="2015-01-13T15:22:00Z">
                <w:pPr/>
              </w:pPrChange>
            </w:pPr>
            <w:r w:rsidRPr="00ED0911">
              <w:t>888-Don’t know</w:t>
            </w:r>
          </w:p>
          <w:p w14:paraId="4DAF2486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5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56" w:author="Aidan Boyd" w:date="2015-01-13T14:41:00Z">
              <w:tcPr>
                <w:tcW w:w="180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53191793" w14:textId="77777777" w:rsidR="004677C2" w:rsidRPr="00ED0911" w:rsidRDefault="00ED0911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57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(Code)</w:t>
            </w:r>
          </w:p>
        </w:tc>
      </w:tr>
      <w:tr w:rsidR="00ED0911" w:rsidRPr="00ED0911" w14:paraId="078C5AE7" w14:textId="77777777" w:rsidTr="00750B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PrExChange w:id="658" w:author="Aidan Boyd" w:date="2015-01-13T14:41:00Z">
            <w:tblPrEx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20"/>
          <w:trPrChange w:id="659" w:author="Aidan Boyd" w:date="2015-01-13T14:41:00Z">
            <w:trPr>
              <w:trHeight w:val="20"/>
            </w:trPr>
          </w:trPrChange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660" w:author="Aidan Boyd" w:date="2015-01-13T14:41:00Z">
              <w:tcPr>
                <w:tcW w:w="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144B6BE0" w14:textId="77777777" w:rsidR="004677C2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66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95B3D7" w:themeFill="accent1" w:themeFillTint="99"/>
            <w:tcPrChange w:id="662" w:author="Aidan Boyd" w:date="2015-01-13T14:41:00Z">
              <w:tcPr>
                <w:tcW w:w="909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000000"/>
                </w:tcBorders>
              </w:tcPr>
            </w:tcPrChange>
          </w:tcPr>
          <w:p w14:paraId="2C76359C" w14:textId="77777777" w:rsidR="00ED0911" w:rsidRPr="00ED0911" w:rsidRDefault="00ED0911" w:rsidP="00850AE1">
            <w:pPr>
              <w:spacing w:after="0" w:line="240" w:lineRule="auto"/>
              <w:pPrChange w:id="663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E5. </w:t>
            </w:r>
            <w:r w:rsidRPr="00ED0911">
              <w:t xml:space="preserve">What was your grievance about? </w:t>
            </w:r>
          </w:p>
          <w:p w14:paraId="4DF37537" w14:textId="77777777" w:rsidR="00ED0911" w:rsidRPr="00ED0911" w:rsidRDefault="00ED0911" w:rsidP="00850AE1">
            <w:pPr>
              <w:spacing w:after="0" w:line="240" w:lineRule="auto"/>
              <w:pPrChange w:id="664" w:author="Aidan Boyd" w:date="2015-01-13T15:22:00Z">
                <w:pPr/>
              </w:pPrChange>
            </w:pPr>
          </w:p>
          <w:p w14:paraId="0FE4AD21" w14:textId="77777777" w:rsidR="00ED0911" w:rsidRPr="00ED0911" w:rsidRDefault="00ED0911" w:rsidP="00850AE1">
            <w:pPr>
              <w:spacing w:after="0" w:line="240" w:lineRule="auto"/>
              <w:rPr>
                <w:i/>
              </w:rPr>
              <w:pPrChange w:id="665" w:author="Aidan Boyd" w:date="2015-01-13T15:22:00Z">
                <w:pPr/>
              </w:pPrChange>
            </w:pPr>
            <w:r w:rsidRPr="00ED0911">
              <w:rPr>
                <w:i/>
              </w:rPr>
              <w:t xml:space="preserve">Select all that apply </w:t>
            </w:r>
          </w:p>
          <w:p w14:paraId="52D27EEA" w14:textId="77777777" w:rsidR="00ED0911" w:rsidRPr="00ED0911" w:rsidRDefault="00ED0911" w:rsidP="00850AE1">
            <w:pPr>
              <w:spacing w:after="0" w:line="240" w:lineRule="auto"/>
              <w:rPr>
                <w:i/>
              </w:rPr>
              <w:pPrChange w:id="666" w:author="Aidan Boyd" w:date="2015-01-13T15:22:00Z">
                <w:pPr/>
              </w:pPrChange>
            </w:pPr>
          </w:p>
          <w:p w14:paraId="705BAC20" w14:textId="77777777" w:rsidR="00ED0911" w:rsidRPr="00ED0911" w:rsidRDefault="00ED0911" w:rsidP="00850AE1">
            <w:pPr>
              <w:spacing w:after="0" w:line="240" w:lineRule="auto"/>
              <w:pPrChange w:id="667" w:author="Aidan Boyd" w:date="2015-01-13T15:22:00Z">
                <w:pPr/>
              </w:pPrChange>
            </w:pPr>
            <w:r w:rsidRPr="00ED0911">
              <w:t xml:space="preserve">1-Loss of access to land </w:t>
            </w:r>
          </w:p>
          <w:p w14:paraId="07E72EA8" w14:textId="77777777" w:rsidR="00ED0911" w:rsidRPr="00ED0911" w:rsidRDefault="00ED0911" w:rsidP="00850AE1">
            <w:pPr>
              <w:spacing w:after="0" w:line="240" w:lineRule="auto"/>
              <w:pPrChange w:id="668" w:author="Aidan Boyd" w:date="2015-01-13T15:22:00Z">
                <w:pPr/>
              </w:pPrChange>
            </w:pPr>
            <w:r w:rsidRPr="00ED0911">
              <w:t>2- Loss of resource access</w:t>
            </w:r>
          </w:p>
          <w:p w14:paraId="4AF58D37" w14:textId="77777777" w:rsidR="00ED0911" w:rsidRPr="00ED0911" w:rsidRDefault="00ED0911" w:rsidP="00850AE1">
            <w:pPr>
              <w:spacing w:after="0" w:line="240" w:lineRule="auto"/>
              <w:pPrChange w:id="669" w:author="Aidan Boyd" w:date="2015-01-13T15:22:00Z">
                <w:pPr/>
              </w:pPrChange>
            </w:pPr>
            <w:r w:rsidRPr="00ED0911">
              <w:t>3- Unfair compensation for loss of land or forest resources</w:t>
            </w:r>
          </w:p>
          <w:p w14:paraId="49375AEF" w14:textId="77777777" w:rsidR="00ED0911" w:rsidRPr="00ED0911" w:rsidRDefault="00ED0911" w:rsidP="00850AE1">
            <w:pPr>
              <w:spacing w:after="0" w:line="240" w:lineRule="auto"/>
              <w:pPrChange w:id="670" w:author="Aidan Boyd" w:date="2015-01-13T15:22:00Z">
                <w:pPr/>
              </w:pPrChange>
            </w:pPr>
            <w:r w:rsidRPr="00ED0911">
              <w:t xml:space="preserve">4- Damage to land </w:t>
            </w:r>
          </w:p>
          <w:p w14:paraId="6BA86880" w14:textId="77777777" w:rsidR="00ED0911" w:rsidRPr="00ED0911" w:rsidRDefault="00ED0911" w:rsidP="00850AE1">
            <w:pPr>
              <w:spacing w:after="0" w:line="240" w:lineRule="auto"/>
              <w:pPrChange w:id="671" w:author="Aidan Boyd" w:date="2015-01-13T15:22:00Z">
                <w:pPr/>
              </w:pPrChange>
            </w:pPr>
            <w:r w:rsidRPr="00ED0911">
              <w:t xml:space="preserve">5 – Damage to forest resources </w:t>
            </w:r>
          </w:p>
          <w:p w14:paraId="36BDE2FF" w14:textId="77777777" w:rsidR="00ED0911" w:rsidRPr="00ED0911" w:rsidRDefault="00ED0911" w:rsidP="00850AE1">
            <w:pPr>
              <w:spacing w:after="0" w:line="240" w:lineRule="auto"/>
              <w:pPrChange w:id="672" w:author="Aidan Boyd" w:date="2015-01-13T15:22:00Z">
                <w:pPr/>
              </w:pPrChange>
            </w:pPr>
            <w:r w:rsidRPr="00ED0911">
              <w:t xml:space="preserve">6- Water pollution </w:t>
            </w:r>
          </w:p>
          <w:p w14:paraId="2DBA2B14" w14:textId="77777777" w:rsidR="00ED0911" w:rsidRPr="00ED0911" w:rsidRDefault="00ED0911" w:rsidP="00850AE1">
            <w:pPr>
              <w:spacing w:after="0" w:line="240" w:lineRule="auto"/>
              <w:pPrChange w:id="673" w:author="Aidan Boyd" w:date="2015-01-13T15:22:00Z">
                <w:pPr/>
              </w:pPrChange>
            </w:pPr>
            <w:r w:rsidRPr="00ED0911">
              <w:t xml:space="preserve">7 – Unfair distribution of compensation </w:t>
            </w:r>
          </w:p>
          <w:p w14:paraId="5A135AF5" w14:textId="77777777" w:rsidR="00ED0911" w:rsidRPr="00ED0911" w:rsidRDefault="00ED0911" w:rsidP="00850AE1">
            <w:pPr>
              <w:spacing w:after="0" w:line="240" w:lineRule="auto"/>
              <w:pPrChange w:id="674" w:author="Aidan Boyd" w:date="2015-01-13T15:22:00Z">
                <w:pPr/>
              </w:pPrChange>
            </w:pPr>
            <w:r w:rsidRPr="00ED0911">
              <w:t xml:space="preserve">8 – Breach of contract (not receiving the promised compensation/jobs/infrastructure) </w:t>
            </w:r>
          </w:p>
          <w:p w14:paraId="339547CA" w14:textId="77777777" w:rsidR="004677C2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67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3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76" w:author="Aidan Boyd" w:date="2015-01-13T14:41:00Z">
              <w:tcPr>
                <w:tcW w:w="43" w:type="dxa"/>
                <w:tcBorders>
                  <w:top w:val="single" w:sz="4" w:space="0" w:color="000000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00EFE19C" w14:textId="77777777" w:rsidR="00ED0911" w:rsidRPr="00ED0911" w:rsidRDefault="00ED0911" w:rsidP="00850AE1">
            <w:pPr>
              <w:spacing w:after="0" w:line="240" w:lineRule="auto"/>
              <w:contextualSpacing/>
              <w:pPrChange w:id="677" w:author="Aidan Boyd" w:date="2015-01-13T15:22:00Z">
                <w:pPr>
                  <w:contextualSpacing/>
                </w:pPr>
              </w:pPrChange>
            </w:pPr>
          </w:p>
          <w:p w14:paraId="0DAECD41" w14:textId="77777777" w:rsidR="004677C2" w:rsidRPr="00ED0911" w:rsidRDefault="004677C2" w:rsidP="00850AE1">
            <w:pPr>
              <w:spacing w:after="0" w:line="240" w:lineRule="auto"/>
              <w:contextualSpacing/>
              <w:pPrChange w:id="67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75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79" w:author="Aidan Boyd" w:date="2015-01-13T14:41:00Z">
              <w:tcPr>
                <w:tcW w:w="1757" w:type="dxa"/>
                <w:tcBorders>
                  <w:top w:val="single" w:sz="18" w:space="0" w:color="000000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0604F735" w14:textId="77777777" w:rsidR="004677C2" w:rsidRPr="00ED0911" w:rsidRDefault="004677C2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68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ED0911" w:rsidRPr="00ED0911" w14:paraId="7BE04417" w14:textId="77777777" w:rsidTr="00750B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PrExChange w:id="681" w:author="Aidan Boyd" w:date="2015-01-13T14:41:00Z">
            <w:tblPrEx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1483"/>
          <w:trPrChange w:id="682" w:author="Aidan Boyd" w:date="2015-01-13T14:41:00Z">
            <w:trPr>
              <w:trHeight w:val="1483"/>
            </w:trPr>
          </w:trPrChange>
        </w:trPr>
        <w:tc>
          <w:tcPr>
            <w:tcW w:w="9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683" w:author="Aidan Boyd" w:date="2015-01-13T14:41:00Z">
              <w:tcPr>
                <w:tcW w:w="9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2E87F2F3" w14:textId="77777777" w:rsidR="004677C2" w:rsidRPr="00ED0911" w:rsidRDefault="004677C2" w:rsidP="00850AE1">
            <w:pPr>
              <w:spacing w:after="0" w:line="240" w:lineRule="auto"/>
              <w:contextualSpacing/>
              <w:rPr>
                <w:w w:val="105"/>
              </w:rPr>
              <w:pPrChange w:id="68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685" w:author="Aidan Boyd" w:date="2015-01-13T14:41:00Z">
              <w:tcPr>
                <w:tcW w:w="9092" w:type="dxa"/>
                <w:tcBorders>
                  <w:top w:val="single" w:sz="4" w:space="0" w:color="000000"/>
                  <w:left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308017C0" w14:textId="77777777" w:rsidR="00ED0911" w:rsidRPr="00ED0911" w:rsidRDefault="00ED0911" w:rsidP="00850AE1">
            <w:pPr>
              <w:spacing w:after="0" w:line="240" w:lineRule="auto"/>
              <w:pPrChange w:id="686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w w:val="105"/>
              </w:rPr>
              <w:t xml:space="preserve">E6. </w:t>
            </w:r>
            <w:r w:rsidRPr="00ED0911">
              <w:t xml:space="preserve">Overall, how satisfied are you with the process? </w:t>
            </w:r>
          </w:p>
          <w:p w14:paraId="3D1BFD2D" w14:textId="77777777" w:rsidR="00ED0911" w:rsidRPr="00ED0911" w:rsidRDefault="00ED0911" w:rsidP="00850AE1">
            <w:pPr>
              <w:spacing w:after="0" w:line="240" w:lineRule="auto"/>
              <w:pPrChange w:id="687" w:author="Aidan Boyd" w:date="2015-01-13T15:22:00Z">
                <w:pPr/>
              </w:pPrChange>
            </w:pPr>
            <w:r w:rsidRPr="00ED0911">
              <w:t>1-Very satisfied</w:t>
            </w:r>
          </w:p>
          <w:p w14:paraId="75CC7010" w14:textId="77777777" w:rsidR="00ED0911" w:rsidRPr="00ED0911" w:rsidRDefault="00ED0911" w:rsidP="00850AE1">
            <w:pPr>
              <w:spacing w:after="0" w:line="240" w:lineRule="auto"/>
              <w:pPrChange w:id="688" w:author="Aidan Boyd" w:date="2015-01-13T15:22:00Z">
                <w:pPr/>
              </w:pPrChange>
            </w:pPr>
            <w:r w:rsidRPr="00ED0911">
              <w:t>2-A little satisfied</w:t>
            </w:r>
          </w:p>
          <w:p w14:paraId="3EF40DB3" w14:textId="77777777" w:rsidR="00ED0911" w:rsidRPr="00ED0911" w:rsidRDefault="00ED0911" w:rsidP="00850AE1">
            <w:pPr>
              <w:spacing w:after="0" w:line="240" w:lineRule="auto"/>
              <w:pPrChange w:id="689" w:author="Aidan Boyd" w:date="2015-01-13T15:22:00Z">
                <w:pPr/>
              </w:pPrChange>
            </w:pPr>
            <w:r w:rsidRPr="00ED0911">
              <w:t>3-Neither satisfied nor dissatisfied</w:t>
            </w:r>
          </w:p>
          <w:p w14:paraId="33BE577B" w14:textId="77777777" w:rsidR="00ED0911" w:rsidRPr="00ED0911" w:rsidRDefault="00ED0911" w:rsidP="00850AE1">
            <w:pPr>
              <w:spacing w:after="0" w:line="240" w:lineRule="auto"/>
              <w:pPrChange w:id="690" w:author="Aidan Boyd" w:date="2015-01-13T15:22:00Z">
                <w:pPr/>
              </w:pPrChange>
            </w:pPr>
            <w:r w:rsidRPr="00ED0911">
              <w:t xml:space="preserve">4. A little dissatisfied </w:t>
            </w:r>
          </w:p>
          <w:p w14:paraId="282EE027" w14:textId="77777777" w:rsidR="004677C2" w:rsidRPr="00ED0911" w:rsidRDefault="00ED0911" w:rsidP="00850AE1">
            <w:pPr>
              <w:spacing w:after="0" w:line="240" w:lineRule="auto"/>
              <w:pPrChange w:id="691" w:author="Aidan Boyd" w:date="2015-01-13T15:22:00Z">
                <w:pPr/>
              </w:pPrChange>
            </w:pPr>
            <w:r w:rsidRPr="00ED0911">
              <w:t xml:space="preserve">5. Very dissatisfied </w:t>
            </w:r>
          </w:p>
          <w:p w14:paraId="295A032C" w14:textId="77777777" w:rsidR="00ED0911" w:rsidRPr="00ED0911" w:rsidRDefault="00ED0911" w:rsidP="00850AE1">
            <w:pPr>
              <w:spacing w:after="0" w:line="240" w:lineRule="auto"/>
              <w:rPr>
                <w:w w:val="105"/>
              </w:rPr>
              <w:pPrChange w:id="692" w:author="Aidan Boyd" w:date="2015-01-13T15:22:00Z">
                <w:pPr/>
              </w:pPrChange>
            </w:pPr>
          </w:p>
        </w:tc>
        <w:tc>
          <w:tcPr>
            <w:tcW w:w="180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693" w:author="Aidan Boyd" w:date="2015-01-13T14:41:00Z">
              <w:tcPr>
                <w:tcW w:w="1800" w:type="dxa"/>
                <w:gridSpan w:val="2"/>
                <w:tcBorders>
                  <w:top w:val="single" w:sz="18" w:space="0" w:color="000000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7D388200" w14:textId="77777777" w:rsidR="004677C2" w:rsidRPr="00ED0911" w:rsidRDefault="00ED0911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694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(Code)</w:t>
            </w:r>
          </w:p>
        </w:tc>
      </w:tr>
      <w:tr w:rsidR="00ED0911" w:rsidRPr="00ED0911" w14:paraId="6EFCE089" w14:textId="77777777" w:rsidTr="00750B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PrExChange w:id="695" w:author="Aidan Boyd" w:date="2015-01-13T14:41:00Z">
            <w:tblPrEx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Ex>
          </w:tblPrExChange>
        </w:tblPrEx>
        <w:trPr>
          <w:trHeight w:val="596"/>
          <w:trPrChange w:id="696" w:author="Aidan Boyd" w:date="2015-01-13T14:41:00Z">
            <w:trPr>
              <w:trHeight w:val="596"/>
            </w:trPr>
          </w:trPrChange>
        </w:trPr>
        <w:tc>
          <w:tcPr>
            <w:tcW w:w="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697" w:author="Aidan Boyd" w:date="2015-01-13T14:41:00Z">
              <w:tcPr>
                <w:tcW w:w="98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</w:tcPr>
            </w:tcPrChange>
          </w:tcPr>
          <w:p w14:paraId="65A11D90" w14:textId="77777777" w:rsidR="00ED0911" w:rsidRPr="00ED0911" w:rsidRDefault="00ED0911" w:rsidP="00850AE1">
            <w:pPr>
              <w:spacing w:after="0" w:line="240" w:lineRule="auto"/>
              <w:contextualSpacing/>
              <w:rPr>
                <w:w w:val="105"/>
              </w:rPr>
              <w:pPrChange w:id="69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909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699" w:author="Aidan Boyd" w:date="2015-01-13T14:41:00Z">
              <w:tcPr>
                <w:tcW w:w="9092" w:type="dxa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70F81D36" w14:textId="77777777" w:rsidR="00ED0911" w:rsidRPr="00ED0911" w:rsidRDefault="00ED0911" w:rsidP="00850AE1">
            <w:pPr>
              <w:spacing w:after="0" w:line="240" w:lineRule="auto"/>
              <w:pPrChange w:id="700" w:author="Aidan Boyd" w:date="2015-01-13T15:22:00Z">
                <w:pPr/>
              </w:pPrChange>
            </w:pPr>
            <w:r w:rsidRPr="00ED0911">
              <w:t xml:space="preserve">E7. In your opinion, how fair is the decision-making process? </w:t>
            </w:r>
          </w:p>
          <w:p w14:paraId="7985A324" w14:textId="77777777" w:rsidR="00ED0911" w:rsidRPr="00ED0911" w:rsidRDefault="00ED0911" w:rsidP="00850AE1">
            <w:pPr>
              <w:spacing w:after="0" w:line="240" w:lineRule="auto"/>
              <w:pPrChange w:id="701" w:author="Aidan Boyd" w:date="2015-01-13T15:22:00Z">
                <w:pPr/>
              </w:pPrChange>
            </w:pPr>
            <w:r w:rsidRPr="00ED0911">
              <w:t>1. Very fair</w:t>
            </w:r>
          </w:p>
          <w:p w14:paraId="16D0861B" w14:textId="77777777" w:rsidR="00ED0911" w:rsidRPr="00ED0911" w:rsidRDefault="00ED0911" w:rsidP="00850AE1">
            <w:pPr>
              <w:spacing w:after="0" w:line="240" w:lineRule="auto"/>
              <w:pPrChange w:id="702" w:author="Aidan Boyd" w:date="2015-01-13T15:22:00Z">
                <w:pPr/>
              </w:pPrChange>
            </w:pPr>
            <w:r w:rsidRPr="00ED0911">
              <w:t>2. Fair</w:t>
            </w:r>
          </w:p>
          <w:p w14:paraId="58B56E2F" w14:textId="77777777" w:rsidR="00ED0911" w:rsidRPr="00ED0911" w:rsidRDefault="00ED0911" w:rsidP="00850AE1">
            <w:pPr>
              <w:spacing w:after="0" w:line="240" w:lineRule="auto"/>
              <w:pPrChange w:id="703" w:author="Aidan Boyd" w:date="2015-01-13T15:22:00Z">
                <w:pPr/>
              </w:pPrChange>
            </w:pPr>
            <w:r w:rsidRPr="00ED0911">
              <w:t>3. Neutral</w:t>
            </w:r>
          </w:p>
          <w:p w14:paraId="4350D9A4" w14:textId="77777777" w:rsidR="00ED0911" w:rsidRPr="00ED0911" w:rsidRDefault="00ED0911" w:rsidP="00850AE1">
            <w:pPr>
              <w:spacing w:after="0" w:line="240" w:lineRule="auto"/>
              <w:pPrChange w:id="704" w:author="Aidan Boyd" w:date="2015-01-13T15:22:00Z">
                <w:pPr/>
              </w:pPrChange>
            </w:pPr>
            <w:r w:rsidRPr="00ED0911">
              <w:t>4. Unfair</w:t>
            </w:r>
          </w:p>
          <w:p w14:paraId="0FBA36E2" w14:textId="77777777" w:rsidR="00ED0911" w:rsidRPr="00ED0911" w:rsidRDefault="00ED0911" w:rsidP="00850AE1">
            <w:pPr>
              <w:spacing w:after="0" w:line="240" w:lineRule="auto"/>
              <w:pPrChange w:id="705" w:author="Aidan Boyd" w:date="2015-01-13T15:22:00Z">
                <w:pPr/>
              </w:pPrChange>
            </w:pPr>
            <w:r w:rsidRPr="00ED0911">
              <w:t>5. Very unfair</w:t>
            </w:r>
          </w:p>
          <w:p w14:paraId="75D82875" w14:textId="77777777" w:rsidR="00ED0911" w:rsidRPr="00ED0911" w:rsidRDefault="00ED0911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706" w:author="Aidan Boyd" w:date="2015-01-13T15:22:00Z">
                <w:pPr/>
              </w:pPrChange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707" w:author="Aidan Boyd" w:date="2015-01-13T14:41:00Z">
              <w:tcPr>
                <w:tcW w:w="1800" w:type="dxa"/>
                <w:gridSpan w:val="2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0094FEBA" w14:textId="77777777" w:rsidR="00ED0911" w:rsidRPr="00ED0911" w:rsidRDefault="00ED0911" w:rsidP="00850AE1">
            <w:pPr>
              <w:spacing w:after="0" w:line="240" w:lineRule="auto"/>
              <w:contextualSpacing/>
              <w:rPr>
                <w:i/>
                <w:color w:val="A6A6A6" w:themeColor="background1" w:themeShade="A6"/>
              </w:rPr>
              <w:pPrChange w:id="708" w:author="Aidan Boyd" w:date="2015-01-13T15:22:00Z">
                <w:pPr>
                  <w:contextualSpacing/>
                </w:pPr>
              </w:pPrChange>
            </w:pPr>
            <w:r w:rsidRPr="00ED0911">
              <w:rPr>
                <w:i/>
                <w:color w:val="A6A6A6" w:themeColor="background1" w:themeShade="A6"/>
              </w:rPr>
              <w:t>(Code)</w:t>
            </w:r>
          </w:p>
        </w:tc>
      </w:tr>
    </w:tbl>
    <w:p w14:paraId="763EE619" w14:textId="77777777" w:rsidR="004677C2" w:rsidRPr="00ED0911" w:rsidRDefault="004677C2" w:rsidP="00850AE1">
      <w:pPr>
        <w:spacing w:after="0" w:line="240" w:lineRule="auto"/>
        <w:contextualSpacing/>
        <w:rPr>
          <w:rFonts w:eastAsia="Times New Roman" w:cs="Times New Roman"/>
          <w:b/>
          <w:color w:val="000000"/>
        </w:rPr>
        <w:pPrChange w:id="709" w:author="Aidan Boyd" w:date="2015-01-13T15:22:00Z">
          <w:pPr>
            <w:contextualSpacing/>
          </w:pPr>
        </w:pPrChange>
      </w:pPr>
    </w:p>
    <w:p w14:paraId="660E3BE6" w14:textId="77777777" w:rsidR="004A0DC1" w:rsidRPr="00ED0911" w:rsidRDefault="004A0DC1" w:rsidP="00850AE1">
      <w:pPr>
        <w:spacing w:after="0" w:line="240" w:lineRule="auto"/>
        <w:contextualSpacing/>
        <w:rPr>
          <w:b/>
          <w:color w:val="000000"/>
        </w:rPr>
        <w:pPrChange w:id="710" w:author="Aidan Boyd" w:date="2015-01-13T15:22:00Z">
          <w:pPr>
            <w:contextualSpacing/>
          </w:pPr>
        </w:pPrChange>
      </w:pPr>
    </w:p>
    <w:p w14:paraId="4B1CD945" w14:textId="77777777" w:rsidR="003B002F" w:rsidRPr="00ED0911" w:rsidRDefault="004677C2" w:rsidP="00850AE1">
      <w:pPr>
        <w:pStyle w:val="Heading3"/>
        <w:spacing w:line="240" w:lineRule="auto"/>
        <w:pPrChange w:id="711" w:author="Aidan Boyd" w:date="2015-01-13T15:22:00Z">
          <w:pPr>
            <w:contextualSpacing/>
          </w:pPr>
        </w:pPrChange>
      </w:pPr>
      <w:commentRangeStart w:id="712"/>
      <w:commentRangeStart w:id="713"/>
      <w:r w:rsidRPr="00ED0911">
        <w:t>F</w:t>
      </w:r>
      <w:r w:rsidR="003B002F" w:rsidRPr="00ED0911">
        <w:t xml:space="preserve">. </w:t>
      </w:r>
      <w:r w:rsidR="008D7AC7">
        <w:t xml:space="preserve">TENURE SECURITY </w:t>
      </w:r>
      <w:r w:rsidR="003B002F" w:rsidRPr="00ED0911">
        <w:t xml:space="preserve"> </w:t>
      </w:r>
      <w:commentRangeEnd w:id="712"/>
      <w:r w:rsidR="00515ADD">
        <w:rPr>
          <w:rStyle w:val="CommentReference"/>
        </w:rPr>
        <w:commentReference w:id="712"/>
      </w:r>
      <w:commentRangeEnd w:id="713"/>
      <w:r w:rsidR="00C135FE">
        <w:rPr>
          <w:rStyle w:val="CommentReference"/>
          <w:b w:val="0"/>
          <w:caps w:val="0"/>
          <w:color w:val="auto"/>
          <w:spacing w:val="0"/>
        </w:rPr>
        <w:commentReference w:id="713"/>
      </w:r>
    </w:p>
    <w:p w14:paraId="2CC8096E" w14:textId="77777777" w:rsidR="00AC500F" w:rsidRPr="00ED0911" w:rsidRDefault="00AC500F" w:rsidP="00850AE1">
      <w:pPr>
        <w:spacing w:after="0" w:line="240" w:lineRule="auto"/>
        <w:contextualSpacing/>
        <w:rPr>
          <w:b/>
          <w:color w:val="000000"/>
        </w:rPr>
        <w:pPrChange w:id="714" w:author="Aidan Boyd" w:date="2015-01-13T15:22:00Z">
          <w:pPr>
            <w:contextualSpacing/>
          </w:pPr>
        </w:pPrChange>
      </w:pPr>
      <w:r w:rsidRPr="00ED0911">
        <w:rPr>
          <w:b/>
          <w:color w:val="000000"/>
        </w:rPr>
        <w:t xml:space="preserve">Now </w:t>
      </w:r>
      <w:proofErr w:type="gramStart"/>
      <w:r w:rsidRPr="00ED0911">
        <w:rPr>
          <w:b/>
          <w:color w:val="000000"/>
        </w:rPr>
        <w:t>I</w:t>
      </w:r>
      <w:proofErr w:type="gramEnd"/>
      <w:r w:rsidRPr="00ED0911">
        <w:rPr>
          <w:b/>
          <w:color w:val="000000"/>
        </w:rPr>
        <w:t xml:space="preserve"> am going ask you some questions about events that could happen in your village. Please tell </w:t>
      </w:r>
      <w:proofErr w:type="gramStart"/>
      <w:r w:rsidRPr="00ED0911">
        <w:rPr>
          <w:b/>
          <w:color w:val="000000"/>
        </w:rPr>
        <w:t>me</w:t>
      </w:r>
      <w:proofErr w:type="gramEnd"/>
      <w:r w:rsidRPr="00ED0911">
        <w:rPr>
          <w:b/>
          <w:color w:val="000000"/>
        </w:rPr>
        <w:t xml:space="preserve"> how likely you think the following events are.</w:t>
      </w:r>
    </w:p>
    <w:tbl>
      <w:tblPr>
        <w:tblW w:w="109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5580"/>
        <w:gridCol w:w="3678"/>
        <w:gridCol w:w="1632"/>
        <w:tblGridChange w:id="715">
          <w:tblGrid>
            <w:gridCol w:w="100"/>
            <w:gridCol w:w="5580"/>
            <w:gridCol w:w="3678"/>
            <w:gridCol w:w="1632"/>
          </w:tblGrid>
        </w:tblGridChange>
      </w:tblGrid>
      <w:tr w:rsidR="00AC500F" w:rsidRPr="00ED0911" w14:paraId="0E9E2EAC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80E1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1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2E8E4" w14:textId="77777777" w:rsidR="00AC500F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17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F1. </w:t>
            </w:r>
            <w:r w:rsidR="005E6116" w:rsidRPr="00ED0911">
              <w:rPr>
                <w:color w:val="000000"/>
              </w:rPr>
              <w:t>How likely is it that elites</w:t>
            </w:r>
            <w:r w:rsidR="00AC500F" w:rsidRPr="00ED0911">
              <w:rPr>
                <w:color w:val="000000"/>
              </w:rPr>
              <w:t xml:space="preserve"> </w:t>
            </w:r>
            <w:r w:rsidR="005E6116" w:rsidRPr="00ED0911">
              <w:rPr>
                <w:color w:val="000000"/>
              </w:rPr>
              <w:t xml:space="preserve">from </w:t>
            </w:r>
            <w:commentRangeStart w:id="718"/>
            <w:r w:rsidR="005E6116" w:rsidRPr="00ED0911">
              <w:rPr>
                <w:color w:val="000000"/>
              </w:rPr>
              <w:t xml:space="preserve">outside of the community </w:t>
            </w:r>
            <w:commentRangeEnd w:id="718"/>
            <w:r w:rsidR="00515ADD">
              <w:rPr>
                <w:rStyle w:val="CommentReference"/>
              </w:rPr>
              <w:commentReference w:id="718"/>
            </w:r>
            <w:r w:rsidR="00AC500F" w:rsidRPr="00ED0911">
              <w:rPr>
                <w:color w:val="000000"/>
              </w:rPr>
              <w:t xml:space="preserve">will take some of the customary forest land used by your </w:t>
            </w:r>
            <w:r w:rsidR="00AC500F" w:rsidRPr="00ED0911">
              <w:rPr>
                <w:color w:val="000000"/>
              </w:rPr>
              <w:lastRenderedPageBreak/>
              <w:t>village without authorization from the community in the next 1 to 3 years</w:t>
            </w:r>
            <w:proofErr w:type="gramStart"/>
            <w:r w:rsidR="00AC500F" w:rsidRPr="00ED0911">
              <w:rPr>
                <w:color w:val="000000"/>
              </w:rPr>
              <w:t xml:space="preserve">?   </w:t>
            </w:r>
            <w:proofErr w:type="gramEnd"/>
            <w:r w:rsidR="00AC500F" w:rsidRPr="00ED0911">
              <w:rPr>
                <w:b/>
                <w:color w:val="000000"/>
              </w:rPr>
              <w:t>(helite1)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ED52A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1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lastRenderedPageBreak/>
              <w:t>1=Impossible/would never happen</w:t>
            </w:r>
          </w:p>
          <w:p w14:paraId="5289037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D56156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lastRenderedPageBreak/>
              <w:t xml:space="preserve">3=Unlikely  </w:t>
            </w:r>
          </w:p>
          <w:p w14:paraId="1A7F632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40C00D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B886BD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B9D814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476465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2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6875F3A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i/>
                <w:w w:val="105"/>
              </w:rPr>
              <w:pPrChange w:id="72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119C1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72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C500F" w:rsidRPr="00ED0911" w14:paraId="5C3FA36E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129D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2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E0CA5" w14:textId="77777777" w:rsidR="00AC500F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30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F2. </w:t>
            </w:r>
            <w:r w:rsidR="00AC500F" w:rsidRPr="00ED0911">
              <w:rPr>
                <w:color w:val="000000"/>
              </w:rPr>
              <w:t>How likel</w:t>
            </w:r>
            <w:r w:rsidR="005E6116" w:rsidRPr="00ED0911">
              <w:rPr>
                <w:color w:val="000000"/>
              </w:rPr>
              <w:t xml:space="preserve">y </w:t>
            </w:r>
            <w:proofErr w:type="gramStart"/>
            <w:r w:rsidR="005E6116" w:rsidRPr="00ED0911">
              <w:rPr>
                <w:color w:val="000000"/>
              </w:rPr>
              <w:t>is it</w:t>
            </w:r>
            <w:proofErr w:type="gramEnd"/>
            <w:r w:rsidR="005E6116" w:rsidRPr="00ED0911">
              <w:rPr>
                <w:color w:val="000000"/>
              </w:rPr>
              <w:t xml:space="preserve"> that elites from outside of the community </w:t>
            </w:r>
            <w:r w:rsidR="00AC500F" w:rsidRPr="00ED0911">
              <w:rPr>
                <w:color w:val="000000"/>
              </w:rPr>
              <w:t xml:space="preserve">will take some of the customary forest land used by your village without authorization from the community more than 3 years into the future? </w:t>
            </w:r>
            <w:r w:rsidR="00AC500F" w:rsidRPr="00ED0911">
              <w:rPr>
                <w:b/>
                <w:color w:val="000000"/>
              </w:rPr>
              <w:t>(helite3)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017E7F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02BAAC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6643744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44D0956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11010A9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000A2E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6375E2B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3C8750E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2E36D61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3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C081C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74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66FF3FE7" w14:textId="77777777">
        <w:trPr>
          <w:trHeight w:val="20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A1A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4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DE8231" w14:textId="77777777" w:rsidR="00AC500F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42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F3. </w:t>
            </w:r>
            <w:r w:rsidR="00AC500F" w:rsidRPr="00ED0911">
              <w:rPr>
                <w:color w:val="000000"/>
              </w:rPr>
              <w:t xml:space="preserve">How likely is it that a chief will sell or give away customary forestland used by this village for investment purposes in the next 1-3 years without authorization from the community? </w:t>
            </w:r>
            <w:r w:rsidR="00AC500F" w:rsidRPr="00ED0911">
              <w:rPr>
                <w:b/>
                <w:color w:val="000000"/>
              </w:rPr>
              <w:t>(hchiefsell1)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B35706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7C273BF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349DC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6596429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85B6D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34C4D02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7D71D41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4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12E2361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0B430CE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535C0E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7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77BDE56D" w14:textId="77777777">
        <w:trPr>
          <w:trHeight w:val="2225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3714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5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B5ECF38" w14:textId="77777777" w:rsidR="00AC500F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54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F4. </w:t>
            </w:r>
            <w:r w:rsidR="00AC500F" w:rsidRPr="00ED0911">
              <w:rPr>
                <w:color w:val="000000"/>
              </w:rPr>
              <w:t>How likely is it that a chief will sell or give away the customary forestland used by this village for investment purposes more than 3 years into the future without authorization from the community?</w:t>
            </w:r>
            <w:r w:rsidR="00AC500F" w:rsidRPr="00ED0911">
              <w:t xml:space="preserve"> </w:t>
            </w:r>
            <w:r w:rsidR="00AC500F" w:rsidRPr="00ED0911">
              <w:rPr>
                <w:b/>
              </w:rPr>
              <w:t>(</w:t>
            </w:r>
            <w:r w:rsidR="00AC500F" w:rsidRPr="00ED0911">
              <w:rPr>
                <w:b/>
                <w:color w:val="000000"/>
              </w:rPr>
              <w:t>hchiefsell3)</w:t>
            </w:r>
          </w:p>
        </w:tc>
        <w:tc>
          <w:tcPr>
            <w:tcW w:w="36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F408A4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4A05DE6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5E32AF2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9761D7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235473A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5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79E6CF2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26A6B99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652A408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20F9514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  <w:p w14:paraId="17AF13E4" w14:textId="77777777" w:rsidR="005E6116" w:rsidRPr="00ED0911" w:rsidRDefault="005E6116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6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29ACD2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76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739EE" w:rsidRPr="00ED0911" w14:paraId="6C17EC79" w14:textId="77777777" w:rsidTr="002D3426">
        <w:tblPrEx>
          <w:tblW w:w="10990" w:type="dxa"/>
          <w:tblInd w:w="-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766" w:author="Aidan Boyd" w:date="2015-01-13T15:01:00Z">
            <w:tblPrEx>
              <w:tblW w:w="10990" w:type="dxa"/>
              <w:tblInd w:w="-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1876"/>
          <w:trPrChange w:id="767" w:author="Aidan Boyd" w:date="2015-01-13T15:01:00Z">
            <w:trPr>
              <w:trHeight w:val="1876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PrChange w:id="768" w:author="Aidan Boyd" w:date="2015-01-13T15:0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</w:tcPrChange>
          </w:tcPr>
          <w:p w14:paraId="4B177BA3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6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770" w:author="Aidan Boyd" w:date="2015-01-13T15:01:00Z">
              <w:tcPr>
                <w:tcW w:w="558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</w:tcPr>
            </w:tcPrChange>
          </w:tcPr>
          <w:p w14:paraId="5EEEEB90" w14:textId="77777777" w:rsidR="009739EE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71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F5. </w:t>
            </w:r>
            <w:r w:rsidR="009739EE" w:rsidRPr="00ED0911">
              <w:rPr>
                <w:color w:val="000000"/>
              </w:rPr>
              <w:t xml:space="preserve">How likely is </w:t>
            </w:r>
            <w:r w:rsidR="008D4159" w:rsidRPr="00ED0911">
              <w:rPr>
                <w:color w:val="000000"/>
              </w:rPr>
              <w:t xml:space="preserve">it that </w:t>
            </w:r>
            <w:commentRangeStart w:id="772"/>
            <w:r w:rsidR="008D4159" w:rsidRPr="00ED0911">
              <w:rPr>
                <w:color w:val="000000"/>
              </w:rPr>
              <w:t>wealthy or powerful families within the community</w:t>
            </w:r>
            <w:commentRangeEnd w:id="772"/>
            <w:r w:rsidR="004041DE">
              <w:rPr>
                <w:rStyle w:val="CommentReference"/>
              </w:rPr>
              <w:commentReference w:id="772"/>
            </w:r>
            <w:r w:rsidR="008D4159" w:rsidRPr="00ED0911">
              <w:rPr>
                <w:color w:val="000000"/>
              </w:rPr>
              <w:t xml:space="preserve"> will inappropriately use customary forest land </w:t>
            </w:r>
            <w:r w:rsidR="009739EE" w:rsidRPr="00ED0911">
              <w:rPr>
                <w:color w:val="000000"/>
              </w:rPr>
              <w:t>without authorization from the community</w:t>
            </w:r>
            <w:r w:rsidR="008D4159" w:rsidRPr="00ED0911">
              <w:rPr>
                <w:color w:val="000000"/>
              </w:rPr>
              <w:t xml:space="preserve"> in the next 1-2 years</w:t>
            </w:r>
            <w:r w:rsidR="009739EE" w:rsidRPr="00ED0911">
              <w:rPr>
                <w:color w:val="000000"/>
              </w:rPr>
              <w:t xml:space="preserve">? </w:t>
            </w:r>
            <w:r w:rsidR="008D4159" w:rsidRPr="00ED0911">
              <w:rPr>
                <w:b/>
                <w:color w:val="000000"/>
              </w:rPr>
              <w:t>(landgrab</w:t>
            </w:r>
            <w:r w:rsidR="00AF425E" w:rsidRPr="00ED0911">
              <w:rPr>
                <w:b/>
                <w:color w:val="000000"/>
              </w:rPr>
              <w:t>1</w:t>
            </w:r>
            <w:r w:rsidR="009739EE" w:rsidRPr="00ED0911">
              <w:rPr>
                <w:b/>
                <w:color w:val="000000"/>
              </w:rPr>
              <w:t>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773" w:author="Aidan Boyd" w:date="2015-01-13T15:01:00Z">
              <w:tcPr>
                <w:tcW w:w="3678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0ECFDADE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570C2B2C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8E11D7D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3F350A78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70DF7110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470159FD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7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19E61D66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8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2C028768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8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781160D8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8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783" w:author="Aidan Boyd" w:date="2015-01-13T15:01:00Z">
              <w:tcPr>
                <w:tcW w:w="1632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4DBD23EC" w14:textId="77777777" w:rsidR="009739EE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784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9739EE" w:rsidRPr="00ED0911" w14:paraId="7B1E2233" w14:textId="77777777" w:rsidTr="002D3426">
        <w:tblPrEx>
          <w:tblW w:w="10990" w:type="dxa"/>
          <w:tblInd w:w="-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785" w:author="Aidan Boyd" w:date="2015-01-13T15:01:00Z">
            <w:tblPrEx>
              <w:tblW w:w="10990" w:type="dxa"/>
              <w:tblInd w:w="-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1440"/>
          <w:trPrChange w:id="786" w:author="Aidan Boyd" w:date="2015-01-13T15:01:00Z">
            <w:trPr>
              <w:trHeight w:val="1440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87" w:author="Aidan Boyd" w:date="2015-01-13T15:01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CD7D2B1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78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95B3D7" w:themeFill="accent1" w:themeFillTint="99"/>
            <w:tcPrChange w:id="789" w:author="Aidan Boyd" w:date="2015-01-13T15:01:00Z">
              <w:tcPr>
                <w:tcW w:w="558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</w:tcBorders>
              </w:tcPr>
            </w:tcPrChange>
          </w:tcPr>
          <w:p w14:paraId="2EBAD081" w14:textId="77777777" w:rsidR="009739EE" w:rsidRPr="00ED0911" w:rsidRDefault="004677C2" w:rsidP="00850AE1">
            <w:pPr>
              <w:spacing w:after="0" w:line="240" w:lineRule="auto"/>
              <w:contextualSpacing/>
              <w:rPr>
                <w:color w:val="000000"/>
              </w:rPr>
              <w:pPrChange w:id="790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/>
              </w:rPr>
              <w:t xml:space="preserve">F6. </w:t>
            </w:r>
            <w:r w:rsidR="008D4159" w:rsidRPr="00ED0911">
              <w:rPr>
                <w:color w:val="000000"/>
              </w:rPr>
              <w:t>How likely is it that wealthy or powerful families within the community will inappropriately use customary forest land without authorization from the community</w:t>
            </w:r>
            <w:r w:rsidR="00AF425E" w:rsidRPr="00ED0911">
              <w:rPr>
                <w:color w:val="000000"/>
              </w:rPr>
              <w:t xml:space="preserve"> more than three years into the future</w:t>
            </w:r>
            <w:r w:rsidR="008D4159" w:rsidRPr="00ED0911">
              <w:rPr>
                <w:color w:val="000000"/>
              </w:rPr>
              <w:t>?</w:t>
            </w:r>
            <w:r w:rsidR="00AF425E" w:rsidRPr="00ED0911">
              <w:rPr>
                <w:color w:val="000000"/>
              </w:rPr>
              <w:t xml:space="preserve"> (landgrab3)</w:t>
            </w:r>
          </w:p>
        </w:tc>
        <w:tc>
          <w:tcPr>
            <w:tcW w:w="36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791" w:author="Aidan Boyd" w:date="2015-01-13T15:01:00Z">
              <w:tcPr>
                <w:tcW w:w="3678" w:type="dxa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</w:tcPr>
            </w:tcPrChange>
          </w:tcPr>
          <w:p w14:paraId="4FDDB69C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1=Impossible/would never happen</w:t>
            </w:r>
          </w:p>
          <w:p w14:paraId="07B35F09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2=Highly Unlikely</w:t>
            </w:r>
          </w:p>
          <w:p w14:paraId="07518004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3=Unlikely  </w:t>
            </w:r>
          </w:p>
          <w:p w14:paraId="5CA8BF37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4=Unsure/Don't know</w:t>
            </w:r>
          </w:p>
          <w:p w14:paraId="50BC8FCC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5=Likely</w:t>
            </w:r>
          </w:p>
          <w:p w14:paraId="6CE577BF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6=Highly Likely </w:t>
            </w:r>
          </w:p>
          <w:p w14:paraId="3A2FD725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7=Happening right now </w:t>
            </w:r>
          </w:p>
          <w:p w14:paraId="585D6A8D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79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888=Don't know</w:t>
            </w:r>
          </w:p>
          <w:p w14:paraId="12CD8156" w14:textId="77777777" w:rsidR="009739EE" w:rsidRPr="00ED0911" w:rsidRDefault="009739EE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80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801" w:author="Aidan Boyd" w:date="2015-01-13T15:01:00Z">
              <w:tcPr>
                <w:tcW w:w="1632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</w:tcPr>
            </w:tcPrChange>
          </w:tcPr>
          <w:p w14:paraId="70E7791C" w14:textId="77777777" w:rsidR="009739EE" w:rsidRPr="00ED0911" w:rsidRDefault="005A47F3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02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E13089F" w14:textId="77777777" w:rsidR="00B97E12" w:rsidRPr="00ED0911" w:rsidRDefault="00B97E12" w:rsidP="00850AE1">
      <w:pPr>
        <w:spacing w:after="0" w:line="240" w:lineRule="auto"/>
        <w:rPr>
          <w:b/>
          <w:i/>
          <w:u w:val="single"/>
        </w:rPr>
        <w:pPrChange w:id="803" w:author="Aidan Boyd" w:date="2015-01-13T15:22:00Z">
          <w:pPr/>
        </w:pPrChange>
      </w:pPr>
    </w:p>
    <w:p w14:paraId="4B3E8C9C" w14:textId="77777777" w:rsidR="003512AA" w:rsidRPr="00ED0911" w:rsidRDefault="003512AA" w:rsidP="00850AE1">
      <w:pPr>
        <w:spacing w:after="0" w:line="240" w:lineRule="auto"/>
        <w:rPr>
          <w:b/>
          <w:i/>
          <w:u w:val="single"/>
        </w:rPr>
        <w:pPrChange w:id="804" w:author="Aidan Boyd" w:date="2015-01-13T15:22:00Z">
          <w:pPr/>
        </w:pPrChange>
      </w:pPr>
    </w:p>
    <w:p w14:paraId="39A51623" w14:textId="77777777" w:rsidR="002F141D" w:rsidRDefault="002F141D" w:rsidP="00850AE1">
      <w:pPr>
        <w:spacing w:after="0" w:line="240" w:lineRule="auto"/>
        <w:rPr>
          <w:b/>
          <w:color w:val="000000" w:themeColor="text1"/>
        </w:rPr>
        <w:pPrChange w:id="805" w:author="Aidan Boyd" w:date="2015-01-13T15:22:00Z">
          <w:pPr/>
        </w:pPrChange>
      </w:pPr>
    </w:p>
    <w:p w14:paraId="0D4F11E9" w14:textId="77777777" w:rsidR="002F141D" w:rsidRDefault="002F141D" w:rsidP="00850AE1">
      <w:pPr>
        <w:spacing w:after="0" w:line="240" w:lineRule="auto"/>
        <w:rPr>
          <w:b/>
          <w:color w:val="000000" w:themeColor="text1"/>
        </w:rPr>
        <w:pPrChange w:id="806" w:author="Aidan Boyd" w:date="2015-01-13T15:22:00Z">
          <w:pPr/>
        </w:pPrChange>
      </w:pPr>
    </w:p>
    <w:p w14:paraId="2D6EDF47" w14:textId="77777777" w:rsidR="002F141D" w:rsidRDefault="002F141D" w:rsidP="00850AE1">
      <w:pPr>
        <w:spacing w:after="0" w:line="240" w:lineRule="auto"/>
        <w:rPr>
          <w:b/>
          <w:color w:val="000000" w:themeColor="text1"/>
        </w:rPr>
        <w:pPrChange w:id="807" w:author="Aidan Boyd" w:date="2015-01-13T15:22:00Z">
          <w:pPr/>
        </w:pPrChange>
      </w:pPr>
    </w:p>
    <w:p w14:paraId="11787326" w14:textId="77777777" w:rsidR="00E73625" w:rsidRPr="00ED0911" w:rsidRDefault="004677C2" w:rsidP="00850AE1">
      <w:pPr>
        <w:pStyle w:val="Heading3"/>
        <w:spacing w:line="240" w:lineRule="auto"/>
        <w:pPrChange w:id="808" w:author="Aidan Boyd" w:date="2015-01-13T15:22:00Z">
          <w:pPr/>
        </w:pPrChange>
      </w:pPr>
      <w:commentRangeStart w:id="809"/>
      <w:r w:rsidRPr="00ED0911">
        <w:t xml:space="preserve">G. </w:t>
      </w:r>
      <w:r w:rsidR="005E6116" w:rsidRPr="00ED0911">
        <w:t>LAND</w:t>
      </w:r>
      <w:r w:rsidR="00E73625" w:rsidRPr="00ED0911">
        <w:t xml:space="preserve"> MANAGEMENT AND GOVERNANCE</w:t>
      </w:r>
      <w:commentRangeEnd w:id="809"/>
      <w:r w:rsidR="0021784E">
        <w:rPr>
          <w:rStyle w:val="CommentReference"/>
        </w:rPr>
        <w:commentReference w:id="809"/>
      </w:r>
    </w:p>
    <w:p w14:paraId="54E62FCD" w14:textId="77777777" w:rsidR="002F141D" w:rsidRDefault="00E73625" w:rsidP="00850AE1">
      <w:pPr>
        <w:spacing w:after="0" w:line="240" w:lineRule="auto"/>
        <w:rPr>
          <w:color w:val="000000" w:themeColor="text1"/>
        </w:rPr>
        <w:pPrChange w:id="810" w:author="Aidan Boyd" w:date="2015-01-13T15:22:00Z">
          <w:pPr/>
        </w:pPrChange>
      </w:pPr>
      <w:r w:rsidRPr="00ED0911">
        <w:rPr>
          <w:color w:val="000000" w:themeColor="text1"/>
        </w:rPr>
        <w:t xml:space="preserve">Now </w:t>
      </w:r>
      <w:proofErr w:type="gramStart"/>
      <w:r w:rsidRPr="00ED0911">
        <w:rPr>
          <w:color w:val="000000" w:themeColor="text1"/>
        </w:rPr>
        <w:t>I</w:t>
      </w:r>
      <w:proofErr w:type="gramEnd"/>
      <w:r w:rsidRPr="00ED0911">
        <w:rPr>
          <w:color w:val="000000" w:themeColor="text1"/>
        </w:rPr>
        <w:t xml:space="preserve"> would like to ask you some questions</w:t>
      </w:r>
      <w:r w:rsidR="00BA14CC" w:rsidRPr="00ED0911">
        <w:rPr>
          <w:color w:val="000000" w:themeColor="text1"/>
        </w:rPr>
        <w:t xml:space="preserve"> about the management of land</w:t>
      </w:r>
      <w:r w:rsidRPr="00ED0911">
        <w:rPr>
          <w:color w:val="000000" w:themeColor="text1"/>
        </w:rPr>
        <w:t xml:space="preserve"> used by your community. </w:t>
      </w:r>
    </w:p>
    <w:p w14:paraId="1DC4B1C1" w14:textId="77777777" w:rsidR="002F141D" w:rsidRDefault="002F141D" w:rsidP="00850AE1">
      <w:pPr>
        <w:spacing w:after="0" w:line="240" w:lineRule="auto"/>
        <w:rPr>
          <w:color w:val="000000" w:themeColor="text1"/>
        </w:rPr>
        <w:pPrChange w:id="811" w:author="Aidan Boyd" w:date="2015-01-13T15:22:00Z">
          <w:pPr/>
        </w:pPrChange>
      </w:pPr>
    </w:p>
    <w:tbl>
      <w:tblPr>
        <w:tblW w:w="10117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"/>
        <w:gridCol w:w="4956"/>
        <w:gridCol w:w="3594"/>
        <w:gridCol w:w="1467"/>
        <w:tblGridChange w:id="812">
          <w:tblGrid>
            <w:gridCol w:w="100"/>
            <w:gridCol w:w="4956"/>
            <w:gridCol w:w="3594"/>
            <w:gridCol w:w="1467"/>
          </w:tblGrid>
        </w:tblGridChange>
      </w:tblGrid>
      <w:tr w:rsidR="002F141D" w:rsidRPr="00ED0911" w14:paraId="31C17440" w14:textId="77777777">
        <w:trPr>
          <w:trHeight w:val="972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E3EA45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1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B9F1289" w14:textId="275FCEAF" w:rsidR="002F141D" w:rsidRPr="00ED0911" w:rsidRDefault="002F141D" w:rsidP="00850AE1">
            <w:pPr>
              <w:spacing w:after="0" w:line="240" w:lineRule="auto"/>
              <w:contextualSpacing/>
              <w:rPr>
                <w:color w:val="000000"/>
              </w:rPr>
              <w:pPrChange w:id="814" w:author="Aidan Boyd" w:date="2015-01-13T15:22:00Z">
                <w:pPr>
                  <w:contextualSpacing/>
                </w:pPr>
              </w:pPrChange>
            </w:pPr>
            <w:r>
              <w:rPr>
                <w:color w:val="000000" w:themeColor="text1"/>
              </w:rPr>
              <w:t xml:space="preserve">G1. </w:t>
            </w:r>
            <w:r w:rsidRPr="00ED0911">
              <w:rPr>
                <w:color w:val="000000" w:themeColor="text1"/>
              </w:rPr>
              <w:t>Who is primarily responsible for making rules about what community members can and cannot do on forest land/wooded areas</w:t>
            </w:r>
            <w:r w:rsidR="007639C6">
              <w:rPr>
                <w:color w:val="000000" w:themeColor="text1"/>
              </w:rPr>
              <w:t xml:space="preserve"> near</w:t>
            </w:r>
            <w:r w:rsidRPr="00ED0911">
              <w:rPr>
                <w:color w:val="000000" w:themeColor="text1"/>
              </w:rPr>
              <w:t>?</w:t>
            </w:r>
            <w:r w:rsidRPr="00ED0911">
              <w:rPr>
                <w:color w:val="000000"/>
              </w:rPr>
              <w:t xml:space="preserve"> </w:t>
            </w:r>
          </w:p>
        </w:tc>
        <w:tc>
          <w:tcPr>
            <w:tcW w:w="359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096F7D3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1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1=Headman</w:t>
            </w:r>
          </w:p>
          <w:p w14:paraId="2AAE1C44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1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2=Induna</w:t>
            </w:r>
          </w:p>
          <w:p w14:paraId="747F2289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1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3=Chief</w:t>
            </w:r>
          </w:p>
          <w:p w14:paraId="4C5CC6B3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1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4=Elders</w:t>
            </w:r>
          </w:p>
          <w:p w14:paraId="1E3F8E48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1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5=Community Resource Board</w:t>
            </w:r>
          </w:p>
          <w:p w14:paraId="07421E0D" w14:textId="1E23561D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2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6=</w:t>
            </w:r>
            <w:r w:rsidR="00D43ED3">
              <w:rPr>
                <w:rFonts w:eastAsia="Calibri" w:cs="Times New Roman"/>
              </w:rPr>
              <w:t xml:space="preserve">Elected officials </w:t>
            </w:r>
          </w:p>
          <w:p w14:paraId="0E878D8D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82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7=DFO</w:t>
            </w:r>
          </w:p>
          <w:p w14:paraId="014E0FE0" w14:textId="77777777" w:rsidR="002F141D" w:rsidRPr="00ED0911" w:rsidRDefault="002F141D" w:rsidP="00850AE1">
            <w:pPr>
              <w:spacing w:after="0" w:line="240" w:lineRule="auto"/>
              <w:contextualSpacing/>
              <w:pPrChange w:id="82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97=Other, please specify</w:t>
            </w:r>
          </w:p>
        </w:tc>
        <w:tc>
          <w:tcPr>
            <w:tcW w:w="14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C3B9F3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2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25C045F5" w14:textId="77777777">
        <w:trPr>
          <w:trHeight w:val="983"/>
        </w:trPr>
        <w:tc>
          <w:tcPr>
            <w:tcW w:w="1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595797A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2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326224AF" w14:textId="77777777" w:rsidR="002F141D" w:rsidRPr="00ED0911" w:rsidRDefault="002F141D" w:rsidP="00850AE1">
            <w:pPr>
              <w:spacing w:after="0" w:line="240" w:lineRule="auto"/>
              <w:contextualSpacing/>
              <w:rPr>
                <w:color w:val="000000"/>
              </w:rPr>
              <w:pPrChange w:id="825" w:author="Aidan Boyd" w:date="2015-01-13T15:22:00Z">
                <w:pPr>
                  <w:contextualSpacing/>
                </w:pPr>
              </w:pPrChange>
            </w:pPr>
            <w:r>
              <w:t xml:space="preserve">G2. </w:t>
            </w:r>
            <w:r w:rsidRPr="00ED0911">
              <w:t xml:space="preserve">Has the decision-making body changed in the last three years? </w:t>
            </w:r>
          </w:p>
        </w:tc>
        <w:tc>
          <w:tcPr>
            <w:tcW w:w="359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A262A2F" w14:textId="77777777" w:rsidR="002F141D" w:rsidRPr="00ED0911" w:rsidRDefault="002F141D" w:rsidP="00850AE1">
            <w:pPr>
              <w:spacing w:after="0" w:line="240" w:lineRule="auto"/>
              <w:contextualSpacing/>
              <w:pPrChange w:id="826" w:author="Aidan Boyd" w:date="2015-01-13T15:22:00Z">
                <w:pPr>
                  <w:contextualSpacing/>
                </w:pPr>
              </w:pPrChange>
            </w:pPr>
            <w:r w:rsidRPr="00ED0911">
              <w:t>0=No</w:t>
            </w:r>
          </w:p>
          <w:p w14:paraId="252D3A66" w14:textId="77777777" w:rsidR="002F141D" w:rsidRPr="00ED0911" w:rsidRDefault="002F141D" w:rsidP="00850AE1">
            <w:pPr>
              <w:spacing w:after="0" w:line="240" w:lineRule="auto"/>
              <w:contextualSpacing/>
              <w:pPrChange w:id="827" w:author="Aidan Boyd" w:date="2015-01-13T15:22:00Z">
                <w:pPr>
                  <w:contextualSpacing/>
                </w:pPr>
              </w:pPrChange>
            </w:pPr>
            <w:r w:rsidRPr="00ED0911">
              <w:t xml:space="preserve">1=Yes </w:t>
            </w:r>
          </w:p>
          <w:p w14:paraId="53260F21" w14:textId="77777777" w:rsidR="002F141D" w:rsidRPr="00ED0911" w:rsidRDefault="002F141D" w:rsidP="00850AE1">
            <w:pPr>
              <w:spacing w:after="0" w:line="240" w:lineRule="auto"/>
              <w:contextualSpacing/>
              <w:pPrChange w:id="828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61F480A" w14:textId="77777777" w:rsidR="002F141D" w:rsidRPr="00ED0911" w:rsidRDefault="002F141D" w:rsidP="00850AE1">
            <w:pPr>
              <w:spacing w:after="0" w:line="240" w:lineRule="auto"/>
              <w:contextualSpacing/>
              <w:pPrChange w:id="829" w:author="Aidan Boyd" w:date="2015-01-13T15:22:00Z">
                <w:pPr>
                  <w:contextualSpacing/>
                </w:pPr>
              </w:pPrChange>
            </w:pPr>
            <w:r w:rsidRPr="00ED0911">
              <w:t>999=Prefer not to respond</w:t>
            </w:r>
          </w:p>
        </w:tc>
        <w:tc>
          <w:tcPr>
            <w:tcW w:w="1467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91BACC8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3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3A69EE89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487E8D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3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2BCA0D" w14:textId="2188C6A6" w:rsidR="002F141D" w:rsidRPr="00ED0911" w:rsidRDefault="002F141D" w:rsidP="00850AE1">
            <w:pPr>
              <w:spacing w:after="0" w:line="240" w:lineRule="auto"/>
              <w:rPr>
                <w:color w:val="000000" w:themeColor="text1"/>
              </w:rPr>
              <w:pPrChange w:id="832" w:author="Aidan Boyd" w:date="2015-01-13T15:22:00Z">
                <w:pPr/>
              </w:pPrChange>
            </w:pPr>
            <w:r>
              <w:t xml:space="preserve">G3. </w:t>
            </w:r>
            <w:r w:rsidRPr="00ED0911">
              <w:t xml:space="preserve">What </w:t>
            </w:r>
            <w:proofErr w:type="gramStart"/>
            <w:r w:rsidRPr="00ED0911">
              <w:t xml:space="preserve">are the main </w:t>
            </w:r>
            <w:r w:rsidRPr="00ED0911">
              <w:rPr>
                <w:b/>
              </w:rPr>
              <w:t>village</w:t>
            </w:r>
            <w:proofErr w:type="gramEnd"/>
            <w:r w:rsidRPr="00ED0911">
              <w:t xml:space="preserve"> decision-making bodies regarding forest management</w:t>
            </w:r>
            <w:r w:rsidR="007639C6">
              <w:t xml:space="preserve"> issues in this village</w:t>
            </w:r>
            <w:r w:rsidRPr="00ED0911">
              <w:t xml:space="preserve">? </w:t>
            </w:r>
          </w:p>
          <w:p w14:paraId="7EF344F6" w14:textId="77777777" w:rsidR="002F141D" w:rsidRPr="00ED0911" w:rsidRDefault="002F141D" w:rsidP="00850AE1">
            <w:pPr>
              <w:spacing w:after="0" w:line="240" w:lineRule="auto"/>
              <w:contextualSpacing/>
              <w:rPr>
                <w:color w:val="000000"/>
              </w:rPr>
              <w:pPrChange w:id="83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5A99551" w14:textId="77777777" w:rsidR="002F141D" w:rsidRPr="00ED0911" w:rsidRDefault="002F141D" w:rsidP="00850AE1">
            <w:pPr>
              <w:spacing w:after="0" w:line="240" w:lineRule="auto"/>
              <w:contextualSpacing/>
              <w:pPrChange w:id="834" w:author="Aidan Boyd" w:date="2015-01-13T15:22:00Z">
                <w:pPr>
                  <w:contextualSpacing/>
                </w:pPr>
              </w:pPrChange>
            </w:pPr>
            <w:r w:rsidRPr="00ED0911">
              <w:t>1=chief</w:t>
            </w:r>
          </w:p>
          <w:p w14:paraId="65D21951" w14:textId="77777777" w:rsidR="002F141D" w:rsidRPr="00ED0911" w:rsidRDefault="002F141D" w:rsidP="00850AE1">
            <w:pPr>
              <w:spacing w:after="0" w:line="240" w:lineRule="auto"/>
              <w:contextualSpacing/>
              <w:pPrChange w:id="835" w:author="Aidan Boyd" w:date="2015-01-13T15:22:00Z">
                <w:pPr>
                  <w:contextualSpacing/>
                </w:pPr>
              </w:pPrChange>
            </w:pPr>
            <w:r w:rsidRPr="00ED0911">
              <w:t>2=village council/committee/association (please specify)</w:t>
            </w:r>
          </w:p>
          <w:p w14:paraId="482230E9" w14:textId="77777777" w:rsidR="002F141D" w:rsidRPr="00ED0911" w:rsidRDefault="002F141D" w:rsidP="00850AE1">
            <w:pPr>
              <w:spacing w:after="0" w:line="240" w:lineRule="auto"/>
              <w:contextualSpacing/>
              <w:pPrChange w:id="836" w:author="Aidan Boyd" w:date="2015-01-13T15:22:00Z">
                <w:pPr>
                  <w:contextualSpacing/>
                </w:pPr>
              </w:pPrChange>
            </w:pPr>
            <w:r w:rsidRPr="00ED0911">
              <w:t>3=forest user group, (please specify)</w:t>
            </w:r>
          </w:p>
          <w:p w14:paraId="62BB377B" w14:textId="77777777" w:rsidR="002F141D" w:rsidRPr="00ED0911" w:rsidRDefault="002F141D" w:rsidP="00850AE1">
            <w:pPr>
              <w:spacing w:after="0" w:line="240" w:lineRule="auto"/>
              <w:contextualSpacing/>
              <w:pPrChange w:id="837" w:author="Aidan Boyd" w:date="2015-01-13T15:22:00Z">
                <w:pPr>
                  <w:contextualSpacing/>
                </w:pPr>
              </w:pPrChange>
            </w:pPr>
            <w:r w:rsidRPr="00ED0911">
              <w:t xml:space="preserve">4=community resource boards, </w:t>
            </w:r>
          </w:p>
          <w:p w14:paraId="434C458C" w14:textId="77777777" w:rsidR="002F141D" w:rsidRPr="00ED0911" w:rsidRDefault="002F141D" w:rsidP="00850AE1">
            <w:pPr>
              <w:spacing w:after="0" w:line="240" w:lineRule="auto"/>
              <w:contextualSpacing/>
              <w:pPrChange w:id="838" w:author="Aidan Boyd" w:date="2015-01-13T15:22:00Z">
                <w:pPr>
                  <w:contextualSpacing/>
                </w:pPr>
              </w:pPrChange>
            </w:pPr>
            <w:r w:rsidRPr="00ED0911">
              <w:t>5=elders/council of elders</w:t>
            </w:r>
          </w:p>
          <w:p w14:paraId="6014D9DC" w14:textId="77777777" w:rsidR="002F141D" w:rsidRDefault="002F141D" w:rsidP="00850AE1">
            <w:pPr>
              <w:spacing w:after="0" w:line="240" w:lineRule="auto"/>
              <w:contextualSpacing/>
              <w:pPrChange w:id="839" w:author="Aidan Boyd" w:date="2015-01-13T15:22:00Z">
                <w:pPr>
                  <w:contextualSpacing/>
                </w:pPr>
              </w:pPrChange>
            </w:pPr>
            <w:r w:rsidRPr="00ED0911">
              <w:t>6=Headperson</w:t>
            </w:r>
          </w:p>
          <w:p w14:paraId="1AF6AA23" w14:textId="77777777" w:rsidR="002F141D" w:rsidRPr="00ED0911" w:rsidRDefault="002F141D" w:rsidP="00850AE1">
            <w:pPr>
              <w:spacing w:after="0" w:line="240" w:lineRule="auto"/>
              <w:contextualSpacing/>
              <w:pPrChange w:id="840" w:author="Aidan Boyd" w:date="2015-01-13T15:22:00Z">
                <w:pPr>
                  <w:contextualSpacing/>
                </w:pPr>
              </w:pPrChange>
            </w:pPr>
            <w:r w:rsidRPr="00ED0911">
              <w:t xml:space="preserve">97=Other, please specify </w:t>
            </w:r>
          </w:p>
          <w:p w14:paraId="03E9B2B2" w14:textId="77777777" w:rsidR="002F141D" w:rsidRPr="00ED0911" w:rsidRDefault="002F141D" w:rsidP="00850AE1">
            <w:pPr>
              <w:spacing w:after="0" w:line="240" w:lineRule="auto"/>
              <w:contextualSpacing/>
              <w:pPrChange w:id="84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779100F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4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42951125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CF0C481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4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F4E53" w14:textId="54413C96" w:rsidR="002F141D" w:rsidRPr="00ED0911" w:rsidRDefault="002F141D" w:rsidP="00850AE1">
            <w:pPr>
              <w:spacing w:after="0" w:line="240" w:lineRule="auto"/>
              <w:pPrChange w:id="844" w:author="Aidan Boyd" w:date="2015-01-13T15:22:00Z">
                <w:pPr/>
              </w:pPrChange>
            </w:pPr>
            <w:r>
              <w:t xml:space="preserve">G4. </w:t>
            </w:r>
            <w:r w:rsidRPr="00ED0911">
              <w:t xml:space="preserve">Which of these is the most important for decision making regarding forest management? </w:t>
            </w:r>
          </w:p>
          <w:p w14:paraId="5F5C883D" w14:textId="77777777" w:rsidR="002F141D" w:rsidRDefault="002F141D" w:rsidP="00850AE1">
            <w:pPr>
              <w:spacing w:after="0" w:line="240" w:lineRule="auto"/>
              <w:pPrChange w:id="845" w:author="Aidan Boyd" w:date="2015-01-13T15:22:00Z">
                <w:pPr/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E36DF0" w14:textId="77777777" w:rsidR="002F141D" w:rsidRPr="00ED0911" w:rsidRDefault="002F141D" w:rsidP="00850AE1">
            <w:pPr>
              <w:spacing w:after="0" w:line="240" w:lineRule="auto"/>
              <w:contextualSpacing/>
              <w:pPrChange w:id="846" w:author="Aidan Boyd" w:date="2015-01-13T15:22:00Z">
                <w:pPr>
                  <w:contextualSpacing/>
                </w:pPr>
              </w:pPrChange>
            </w:pPr>
            <w:r w:rsidRPr="00ED0911">
              <w:t>1=chief</w:t>
            </w:r>
          </w:p>
          <w:p w14:paraId="5EFD91F6" w14:textId="77777777" w:rsidR="002F141D" w:rsidRPr="00ED0911" w:rsidRDefault="002F141D" w:rsidP="00850AE1">
            <w:pPr>
              <w:spacing w:after="0" w:line="240" w:lineRule="auto"/>
              <w:contextualSpacing/>
              <w:pPrChange w:id="847" w:author="Aidan Boyd" w:date="2015-01-13T15:22:00Z">
                <w:pPr>
                  <w:contextualSpacing/>
                </w:pPr>
              </w:pPrChange>
            </w:pPr>
            <w:r w:rsidRPr="00ED0911">
              <w:t>2=village council/committee/association (please specify)</w:t>
            </w:r>
          </w:p>
          <w:p w14:paraId="40D57B49" w14:textId="77777777" w:rsidR="002F141D" w:rsidRPr="00ED0911" w:rsidRDefault="002F141D" w:rsidP="00850AE1">
            <w:pPr>
              <w:spacing w:after="0" w:line="240" w:lineRule="auto"/>
              <w:contextualSpacing/>
              <w:pPrChange w:id="848" w:author="Aidan Boyd" w:date="2015-01-13T15:22:00Z">
                <w:pPr>
                  <w:contextualSpacing/>
                </w:pPr>
              </w:pPrChange>
            </w:pPr>
            <w:r w:rsidRPr="00ED0911">
              <w:t>3=forest user group, (please specify)</w:t>
            </w:r>
          </w:p>
          <w:p w14:paraId="58E76F18" w14:textId="77777777" w:rsidR="002F141D" w:rsidRPr="00ED0911" w:rsidRDefault="002F141D" w:rsidP="00850AE1">
            <w:pPr>
              <w:spacing w:after="0" w:line="240" w:lineRule="auto"/>
              <w:contextualSpacing/>
              <w:pPrChange w:id="849" w:author="Aidan Boyd" w:date="2015-01-13T15:22:00Z">
                <w:pPr>
                  <w:contextualSpacing/>
                </w:pPr>
              </w:pPrChange>
            </w:pPr>
            <w:r w:rsidRPr="00ED0911">
              <w:t xml:space="preserve">4=community resource boards, </w:t>
            </w:r>
          </w:p>
          <w:p w14:paraId="419DC1D0" w14:textId="77777777" w:rsidR="002F141D" w:rsidRPr="00ED0911" w:rsidRDefault="002F141D" w:rsidP="00850AE1">
            <w:pPr>
              <w:spacing w:after="0" w:line="240" w:lineRule="auto"/>
              <w:contextualSpacing/>
              <w:pPrChange w:id="850" w:author="Aidan Boyd" w:date="2015-01-13T15:22:00Z">
                <w:pPr>
                  <w:contextualSpacing/>
                </w:pPr>
              </w:pPrChange>
            </w:pPr>
            <w:r w:rsidRPr="00ED0911">
              <w:t>5=elders/council of elders</w:t>
            </w:r>
          </w:p>
          <w:p w14:paraId="5C211716" w14:textId="77777777" w:rsidR="002F141D" w:rsidRDefault="002F141D" w:rsidP="00850AE1">
            <w:pPr>
              <w:spacing w:after="0" w:line="240" w:lineRule="auto"/>
              <w:contextualSpacing/>
              <w:pPrChange w:id="851" w:author="Aidan Boyd" w:date="2015-01-13T15:22:00Z">
                <w:pPr>
                  <w:contextualSpacing/>
                </w:pPr>
              </w:pPrChange>
            </w:pPr>
            <w:r w:rsidRPr="00ED0911">
              <w:t>6=Headperson</w:t>
            </w:r>
          </w:p>
          <w:p w14:paraId="4CAB66C8" w14:textId="6692F519" w:rsidR="00D43ED3" w:rsidRPr="00ED0911" w:rsidRDefault="00D43ED3" w:rsidP="00850AE1">
            <w:pPr>
              <w:spacing w:after="0" w:line="240" w:lineRule="auto"/>
              <w:contextualSpacing/>
              <w:pPrChange w:id="852" w:author="Aidan Boyd" w:date="2015-01-13T15:22:00Z">
                <w:pPr>
                  <w:contextualSpacing/>
                </w:pPr>
              </w:pPrChange>
            </w:pPr>
            <w:r>
              <w:t>7=Elected officials</w:t>
            </w:r>
          </w:p>
          <w:p w14:paraId="7C7F8E9D" w14:textId="77777777" w:rsidR="002F141D" w:rsidRPr="00ED0911" w:rsidRDefault="002F141D" w:rsidP="00850AE1">
            <w:pPr>
              <w:spacing w:after="0" w:line="240" w:lineRule="auto"/>
              <w:contextualSpacing/>
              <w:pPrChange w:id="853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48F2541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54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5BB958D5" w14:textId="77777777" w:rsidTr="002D3426">
        <w:tblPrEx>
          <w:tblW w:w="10117" w:type="dxa"/>
          <w:tblInd w:w="-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855" w:author="Aidan Boyd" w:date="2015-01-13T15:03:00Z">
            <w:tblPrEx>
              <w:tblW w:w="10117" w:type="dxa"/>
              <w:tblInd w:w="-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1115"/>
          <w:trPrChange w:id="856" w:author="Aidan Boyd" w:date="2015-01-13T15:03:00Z">
            <w:trPr>
              <w:trHeight w:val="1115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857" w:author="Aidan Boyd" w:date="2015-01-13T15:03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6BBF8CCF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5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859" w:author="Aidan Boyd" w:date="2015-01-13T15:03:00Z">
              <w:tcPr>
                <w:tcW w:w="49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2E89CF45" w14:textId="77777777" w:rsidR="002F141D" w:rsidRDefault="002F141D" w:rsidP="00850AE1">
            <w:pPr>
              <w:spacing w:after="0" w:line="240" w:lineRule="auto"/>
              <w:pPrChange w:id="860" w:author="Aidan Boyd" w:date="2015-01-13T15:22:00Z">
                <w:pPr/>
              </w:pPrChange>
            </w:pPr>
            <w:r>
              <w:t xml:space="preserve">G5. </w:t>
            </w:r>
            <w:r w:rsidRPr="00ED0911">
              <w:t>Has the decision-making body changed in the last three years?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861" w:author="Aidan Boyd" w:date="2015-01-13T15:03:00Z">
              <w:tcPr>
                <w:tcW w:w="3594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77E15D75" w14:textId="77777777" w:rsidR="002F141D" w:rsidRPr="002F141D" w:rsidRDefault="002F141D" w:rsidP="00850AE1">
            <w:pPr>
              <w:spacing w:after="0" w:line="240" w:lineRule="auto"/>
              <w:contextualSpacing/>
              <w:pPrChange w:id="862" w:author="Aidan Boyd" w:date="2015-01-13T15:22:00Z">
                <w:pPr>
                  <w:contextualSpacing/>
                </w:pPr>
              </w:pPrChange>
            </w:pPr>
            <w:r w:rsidRPr="002F141D">
              <w:t>0=No</w:t>
            </w:r>
          </w:p>
          <w:p w14:paraId="1BCB5814" w14:textId="77777777" w:rsidR="002F141D" w:rsidRPr="002F141D" w:rsidRDefault="002F141D" w:rsidP="00850AE1">
            <w:pPr>
              <w:spacing w:after="0" w:line="240" w:lineRule="auto"/>
              <w:contextualSpacing/>
              <w:pPrChange w:id="863" w:author="Aidan Boyd" w:date="2015-01-13T15:22:00Z">
                <w:pPr>
                  <w:contextualSpacing/>
                </w:pPr>
              </w:pPrChange>
            </w:pPr>
            <w:r w:rsidRPr="002F141D">
              <w:t xml:space="preserve">1=Yes </w:t>
            </w:r>
          </w:p>
          <w:p w14:paraId="62FEB36E" w14:textId="77777777" w:rsidR="002F141D" w:rsidRPr="002F141D" w:rsidRDefault="002F141D" w:rsidP="00850AE1">
            <w:pPr>
              <w:spacing w:after="0" w:line="240" w:lineRule="auto"/>
              <w:contextualSpacing/>
              <w:pPrChange w:id="864" w:author="Aidan Boyd" w:date="2015-01-13T15:22:00Z">
                <w:pPr>
                  <w:contextualSpacing/>
                </w:pPr>
              </w:pPrChange>
            </w:pPr>
            <w:r w:rsidRPr="002F141D">
              <w:t>888=Don’t know</w:t>
            </w:r>
          </w:p>
          <w:p w14:paraId="60367DB1" w14:textId="77777777" w:rsidR="002F141D" w:rsidRPr="00ED0911" w:rsidRDefault="002F141D" w:rsidP="00850AE1">
            <w:pPr>
              <w:spacing w:after="0" w:line="240" w:lineRule="auto"/>
              <w:contextualSpacing/>
              <w:pPrChange w:id="865" w:author="Aidan Boyd" w:date="2015-01-13T15:22:00Z">
                <w:pPr>
                  <w:contextualSpacing/>
                </w:pPr>
              </w:pPrChange>
            </w:pPr>
            <w:r w:rsidRPr="002F141D"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866" w:author="Aidan Boyd" w:date="2015-01-13T15:03:00Z">
              <w:tcPr>
                <w:tcW w:w="146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2580DD5F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6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5B98196D" w14:textId="77777777" w:rsidTr="002D3426">
        <w:tblPrEx>
          <w:tblW w:w="10117" w:type="dxa"/>
          <w:tblInd w:w="-5" w:type="dxa"/>
          <w:tblLayout w:type="fixed"/>
          <w:tblCellMar>
            <w:left w:w="0" w:type="dxa"/>
            <w:right w:w="0" w:type="dxa"/>
          </w:tblCellMar>
          <w:tblLook w:val="0000" w:firstRow="0" w:lastRow="0" w:firstColumn="0" w:lastColumn="0" w:noHBand="0" w:noVBand="0"/>
          <w:tblPrExChange w:id="868" w:author="Aidan Boyd" w:date="2015-01-13T15:03:00Z">
            <w:tblPrEx>
              <w:tblW w:w="10117" w:type="dxa"/>
              <w:tblInd w:w="-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trHeight w:val="1115"/>
          <w:trPrChange w:id="869" w:author="Aidan Boyd" w:date="2015-01-13T15:03:00Z">
            <w:trPr>
              <w:trHeight w:val="1115"/>
            </w:trPr>
          </w:trPrChange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tcPrChange w:id="870" w:author="Aidan Boyd" w:date="2015-01-13T15:03:00Z">
              <w:tcPr>
                <w:tcW w:w="10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91BC9E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7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95B3D7" w:themeFill="accent1" w:themeFillTint="99"/>
            <w:tcPrChange w:id="872" w:author="Aidan Boyd" w:date="2015-01-13T15:03:00Z">
              <w:tcPr>
                <w:tcW w:w="495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</w:tcBorders>
              </w:tcPr>
            </w:tcPrChange>
          </w:tcPr>
          <w:p w14:paraId="21FDE00D" w14:textId="77777777" w:rsidR="002F141D" w:rsidRDefault="002F141D" w:rsidP="00850AE1">
            <w:pPr>
              <w:spacing w:after="0" w:line="240" w:lineRule="auto"/>
              <w:pPrChange w:id="873" w:author="Aidan Boyd" w:date="2015-01-13T15:22:00Z">
                <w:pPr/>
              </w:pPrChange>
            </w:pPr>
            <w:r>
              <w:t xml:space="preserve">G6. </w:t>
            </w:r>
            <w:r w:rsidRPr="00ED0911">
              <w:t xml:space="preserve">When </w:t>
            </w:r>
            <w:proofErr w:type="gramStart"/>
            <w:r w:rsidRPr="00ED0911">
              <w:t>was this body formed</w:t>
            </w:r>
            <w:proofErr w:type="gramEnd"/>
            <w:r w:rsidRPr="00ED0911">
              <w:t>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874" w:author="Aidan Boyd" w:date="2015-01-13T15:03:00Z">
              <w:tcPr>
                <w:tcW w:w="3594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238926DF" w14:textId="77777777" w:rsidR="002F141D" w:rsidRPr="00ED0911" w:rsidRDefault="002F141D" w:rsidP="00850AE1">
            <w:pPr>
              <w:spacing w:after="0" w:line="240" w:lineRule="auto"/>
              <w:contextualSpacing/>
              <w:pPrChange w:id="875" w:author="Aidan Boyd" w:date="2015-01-13T15:22:00Z">
                <w:pPr>
                  <w:contextualSpacing/>
                </w:pPr>
              </w:pPrChange>
            </w:pPr>
            <w:r w:rsidRPr="00ED0911">
              <w:t>1=In the last 3 years</w:t>
            </w:r>
          </w:p>
          <w:p w14:paraId="5FA4EBD0" w14:textId="77777777" w:rsidR="002F141D" w:rsidRPr="00ED0911" w:rsidRDefault="002F141D" w:rsidP="00850AE1">
            <w:pPr>
              <w:spacing w:after="0" w:line="240" w:lineRule="auto"/>
              <w:contextualSpacing/>
              <w:pPrChange w:id="876" w:author="Aidan Boyd" w:date="2015-01-13T15:22:00Z">
                <w:pPr>
                  <w:contextualSpacing/>
                </w:pPr>
              </w:pPrChange>
            </w:pPr>
            <w:r w:rsidRPr="00ED0911">
              <w:t>2=4-10 years ago</w:t>
            </w:r>
          </w:p>
          <w:p w14:paraId="54F76A3F" w14:textId="77777777" w:rsidR="002F141D" w:rsidRPr="00ED0911" w:rsidRDefault="002F141D" w:rsidP="00850AE1">
            <w:pPr>
              <w:spacing w:after="0" w:line="240" w:lineRule="auto"/>
              <w:contextualSpacing/>
              <w:pPrChange w:id="877" w:author="Aidan Boyd" w:date="2015-01-13T15:22:00Z">
                <w:pPr>
                  <w:contextualSpacing/>
                </w:pPr>
              </w:pPrChange>
            </w:pPr>
            <w:r w:rsidRPr="00ED0911">
              <w:t>3=11 years ago or more</w:t>
            </w:r>
          </w:p>
          <w:p w14:paraId="32B3CB01" w14:textId="77777777" w:rsidR="002F141D" w:rsidRPr="002F141D" w:rsidRDefault="002F141D" w:rsidP="00850AE1">
            <w:pPr>
              <w:spacing w:after="0" w:line="240" w:lineRule="auto"/>
              <w:contextualSpacing/>
              <w:pPrChange w:id="878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879" w:author="Aidan Boyd" w:date="2015-01-13T15:03:00Z">
              <w:tcPr>
                <w:tcW w:w="1467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</w:tcPr>
            </w:tcPrChange>
          </w:tcPr>
          <w:p w14:paraId="367FB038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80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7C3D8A69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145691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8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49EF10" w14:textId="77777777" w:rsidR="002F141D" w:rsidRPr="00ED0911" w:rsidRDefault="002F141D" w:rsidP="00850AE1">
            <w:pPr>
              <w:shd w:val="clear" w:color="auto" w:fill="FFFFFF"/>
              <w:spacing w:after="0" w:line="240" w:lineRule="auto"/>
              <w:contextualSpacing/>
              <w:pPrChange w:id="882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r>
              <w:t xml:space="preserve">G7. </w:t>
            </w:r>
            <w:r w:rsidRPr="00ED0911">
              <w:t>How often does the body meet?</w:t>
            </w:r>
          </w:p>
          <w:p w14:paraId="3765125A" w14:textId="77777777" w:rsidR="002F141D" w:rsidRDefault="002F141D" w:rsidP="00850AE1">
            <w:pPr>
              <w:spacing w:after="0" w:line="240" w:lineRule="auto"/>
              <w:pPrChange w:id="883" w:author="Aidan Boyd" w:date="2015-01-13T15:22:00Z">
                <w:pPr/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B7DE2DC" w14:textId="77777777" w:rsidR="002F141D" w:rsidRDefault="001B0EA4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84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1=</w:t>
            </w:r>
            <w:r w:rsidR="002F141D" w:rsidRPr="00ED0911">
              <w:t>Several times per month</w:t>
            </w:r>
          </w:p>
          <w:p w14:paraId="6774D56E" w14:textId="77777777" w:rsidR="002F141D" w:rsidRDefault="001B0EA4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85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2=</w:t>
            </w:r>
            <w:r w:rsidR="002F141D" w:rsidRPr="008D7AC7">
              <w:t>Once per month</w:t>
            </w:r>
          </w:p>
          <w:p w14:paraId="082CD00E" w14:textId="77777777" w:rsidR="002F141D" w:rsidRDefault="001B0EA4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86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3=</w:t>
            </w:r>
            <w:r w:rsidR="002F141D" w:rsidRPr="008D7AC7">
              <w:t>Once every couple months</w:t>
            </w:r>
          </w:p>
          <w:p w14:paraId="3A365C90" w14:textId="77777777" w:rsidR="001B0EA4" w:rsidRDefault="001B0EA4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87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4=Once per year</w:t>
            </w:r>
          </w:p>
          <w:p w14:paraId="5289D1FC" w14:textId="77777777" w:rsidR="002F141D" w:rsidRPr="002F141D" w:rsidRDefault="001B0EA4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88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5=</w:t>
            </w:r>
            <w:r w:rsidR="002F141D" w:rsidRPr="008D7AC7">
              <w:t>Less than once per year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C4989F1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89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09B0CB31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FF3D042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9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96665" w14:textId="77777777" w:rsidR="002F141D" w:rsidRDefault="002F141D" w:rsidP="00850AE1">
            <w:pPr>
              <w:shd w:val="clear" w:color="auto" w:fill="FFFFFF"/>
              <w:spacing w:after="0" w:line="240" w:lineRule="auto"/>
              <w:contextualSpacing/>
              <w:pPrChange w:id="891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r>
              <w:t xml:space="preserve">G8. </w:t>
            </w:r>
            <w:r w:rsidRPr="00ED0911">
              <w:t>When was the last time the body met</w:t>
            </w:r>
            <w:proofErr w:type="gramStart"/>
            <w:r w:rsidRPr="00ED0911">
              <w:t xml:space="preserve">?  </w:t>
            </w:r>
            <w:proofErr w:type="gramEnd"/>
            <w:r w:rsidRPr="00ED0911">
              <w:rPr>
                <w:i/>
              </w:rPr>
              <w:t>Specify month/year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D29F22D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892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D3C9F1C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93" w:author="Aidan Boyd" w:date="2015-01-13T15:22:00Z">
                <w:pPr>
                  <w:contextualSpacing/>
                </w:pPr>
              </w:pPrChange>
            </w:pPr>
          </w:p>
        </w:tc>
      </w:tr>
      <w:tr w:rsidR="002F141D" w:rsidRPr="00ED0911" w14:paraId="38BC7A8E" w14:textId="77777777">
        <w:trPr>
          <w:trHeight w:val="71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E6FDE5B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9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B234CF" w14:textId="77777777" w:rsidR="002F141D" w:rsidRDefault="002F141D" w:rsidP="00850AE1">
            <w:pPr>
              <w:shd w:val="clear" w:color="auto" w:fill="FFFFFF"/>
              <w:spacing w:after="0" w:line="240" w:lineRule="auto"/>
              <w:contextualSpacing/>
              <w:pPrChange w:id="895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r>
              <w:t xml:space="preserve">G9. </w:t>
            </w:r>
            <w:r w:rsidRPr="00ED0911">
              <w:t>How many</w:t>
            </w:r>
            <w:r w:rsidR="001B0EA4">
              <w:t xml:space="preserve"> members are on the committee?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3A0A451" w14:textId="77777777" w:rsidR="002F141D" w:rsidRPr="001B0EA4" w:rsidRDefault="002F141D" w:rsidP="00850AE1">
            <w:pPr>
              <w:shd w:val="clear" w:color="auto" w:fill="FFFFFF"/>
              <w:spacing w:after="0" w:line="240" w:lineRule="auto"/>
              <w:pPrChange w:id="896" w:author="Aidan Boyd" w:date="2015-01-13T15:22:00Z">
                <w:pPr>
                  <w:shd w:val="clear" w:color="auto" w:fill="FFFFFF"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4CC9D55" w14:textId="77777777" w:rsidR="002F141D" w:rsidRPr="00ED0911" w:rsidRDefault="001B0EA4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89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2F141D" w:rsidRPr="00ED0911" w14:paraId="6A3550C0" w14:textId="77777777">
        <w:trPr>
          <w:trHeight w:val="53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31B667AA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89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B3A293" w14:textId="77777777" w:rsidR="002F141D" w:rsidRDefault="002F141D" w:rsidP="00850AE1">
            <w:pPr>
              <w:shd w:val="clear" w:color="auto" w:fill="FFFFFF"/>
              <w:spacing w:after="0" w:line="240" w:lineRule="auto"/>
              <w:contextualSpacing/>
              <w:pPrChange w:id="899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r>
              <w:t xml:space="preserve">G10. </w:t>
            </w:r>
            <w:r w:rsidRPr="00ED0911">
              <w:t>How many members are under 35 years old?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F70B5A0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00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F474E6" w14:textId="77777777" w:rsidR="002F141D" w:rsidRPr="00ED0911" w:rsidRDefault="001B0EA4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01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2F141D" w:rsidRPr="00ED0911" w14:paraId="59438394" w14:textId="77777777">
        <w:trPr>
          <w:trHeight w:val="62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A67D49B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0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5405A5" w14:textId="77777777" w:rsidR="002F141D" w:rsidRPr="00ED0911" w:rsidRDefault="002F141D" w:rsidP="00850AE1">
            <w:pPr>
              <w:shd w:val="clear" w:color="auto" w:fill="FFFFFF"/>
              <w:spacing w:after="0" w:line="240" w:lineRule="auto"/>
              <w:contextualSpacing/>
              <w:pPrChange w:id="903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commentRangeStart w:id="904"/>
            <w:r>
              <w:t xml:space="preserve">G11. </w:t>
            </w:r>
            <w:r w:rsidRPr="00ED0911">
              <w:t xml:space="preserve">How many members are women? </w:t>
            </w:r>
            <w:commentRangeEnd w:id="904"/>
            <w:r w:rsidR="00D10442">
              <w:rPr>
                <w:rStyle w:val="CommentReference"/>
              </w:rPr>
              <w:commentReference w:id="904"/>
            </w:r>
          </w:p>
          <w:p w14:paraId="5E693B6B" w14:textId="77777777" w:rsidR="002F141D" w:rsidRDefault="002F141D" w:rsidP="00850AE1">
            <w:pPr>
              <w:shd w:val="clear" w:color="auto" w:fill="FFFFFF"/>
              <w:spacing w:after="0" w:line="240" w:lineRule="auto"/>
              <w:contextualSpacing/>
              <w:pPrChange w:id="905" w:author="Aidan Boyd" w:date="2015-01-13T15:22:00Z">
                <w:pPr>
                  <w:shd w:val="clear" w:color="auto" w:fill="FFFFFF"/>
                  <w:contextualSpacing/>
                </w:pPr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61965B8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06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7600243" w14:textId="77777777" w:rsidR="002F141D" w:rsidRPr="00ED0911" w:rsidRDefault="001B0EA4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0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2F141D" w:rsidRPr="00ED0911" w14:paraId="0E7F72D3" w14:textId="77777777">
        <w:trPr>
          <w:trHeight w:val="1520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E1BAA4C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0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60DDCE" w14:textId="77777777" w:rsidR="002F141D" w:rsidRPr="00ED0911" w:rsidRDefault="002F141D" w:rsidP="00850AE1">
            <w:pPr>
              <w:shd w:val="clear" w:color="auto" w:fill="FFFFFF"/>
              <w:spacing w:after="0" w:line="240" w:lineRule="auto"/>
              <w:contextualSpacing/>
              <w:pPrChange w:id="909" w:author="Aidan Boyd" w:date="2015-01-13T15:22:00Z">
                <w:pPr>
                  <w:shd w:val="clear" w:color="auto" w:fill="FFFFFF"/>
                  <w:contextualSpacing/>
                </w:pPr>
              </w:pPrChange>
            </w:pPr>
            <w:r>
              <w:t xml:space="preserve">G12. </w:t>
            </w:r>
            <w:r w:rsidRPr="00ED0911">
              <w:t xml:space="preserve">Who </w:t>
            </w:r>
            <w:proofErr w:type="gramStart"/>
            <w:r w:rsidRPr="00ED0911">
              <w:t>is invited</w:t>
            </w:r>
            <w:proofErr w:type="gramEnd"/>
            <w:r w:rsidRPr="00ED0911">
              <w:t xml:space="preserve"> to attend meetings? </w:t>
            </w:r>
          </w:p>
          <w:p w14:paraId="5D2A0A84" w14:textId="77777777" w:rsidR="002F141D" w:rsidRDefault="002F141D" w:rsidP="00850AE1">
            <w:pPr>
              <w:shd w:val="clear" w:color="auto" w:fill="FFFFFF"/>
              <w:spacing w:after="0" w:line="240" w:lineRule="auto"/>
              <w:ind w:left="360"/>
              <w:contextualSpacing/>
              <w:pPrChange w:id="910" w:author="Aidan Boyd" w:date="2015-01-13T15:22:00Z">
                <w:pPr>
                  <w:shd w:val="clear" w:color="auto" w:fill="FFFFFF"/>
                  <w:ind w:left="360"/>
                  <w:contextualSpacing/>
                </w:pPr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0E24C43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11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1=</w:t>
            </w:r>
            <w:r w:rsidRPr="002F141D">
              <w:t xml:space="preserve"> Entire village</w:t>
            </w:r>
          </w:p>
          <w:p w14:paraId="749465CD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12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2=</w:t>
            </w:r>
            <w:r w:rsidRPr="002F141D">
              <w:t xml:space="preserve"> All adults </w:t>
            </w:r>
          </w:p>
          <w:p w14:paraId="7C1263E7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13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3=</w:t>
            </w:r>
            <w:r w:rsidRPr="002F141D">
              <w:t xml:space="preserve"> All heads of household</w:t>
            </w:r>
          </w:p>
          <w:p w14:paraId="688F8DA0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14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>4=</w:t>
            </w:r>
            <w:r w:rsidRPr="002F141D">
              <w:t xml:space="preserve"> Members of the body</w:t>
            </w:r>
          </w:p>
          <w:p w14:paraId="663924F0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15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>
              <w:t xml:space="preserve">5= </w:t>
            </w:r>
            <w:r w:rsidR="001B0EA4">
              <w:t>Other (specify)</w:t>
            </w:r>
            <w:r>
              <w:t xml:space="preserve"> 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94B0805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1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7D816538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A64B54F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1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8C7B6F" w14:textId="77777777" w:rsidR="002F141D" w:rsidRPr="00ED0911" w:rsidRDefault="002F141D" w:rsidP="00850AE1">
            <w:pPr>
              <w:shd w:val="clear" w:color="auto" w:fill="FFFFFF"/>
              <w:spacing w:after="0" w:line="240" w:lineRule="auto"/>
              <w:ind w:left="69"/>
              <w:contextualSpacing/>
              <w:pPrChange w:id="918" w:author="Aidan Boyd" w:date="2015-01-13T15:22:00Z">
                <w:pPr>
                  <w:shd w:val="clear" w:color="auto" w:fill="FFFFFF"/>
                  <w:ind w:left="69"/>
                  <w:contextualSpacing/>
                </w:pPr>
              </w:pPrChange>
            </w:pPr>
            <w:r>
              <w:t xml:space="preserve">G13. </w:t>
            </w:r>
            <w:r w:rsidRPr="00ED0911">
              <w:t xml:space="preserve">Does the body have a written budget? </w:t>
            </w:r>
          </w:p>
          <w:p w14:paraId="6C67FBBB" w14:textId="77777777" w:rsidR="002F141D" w:rsidRDefault="002F141D" w:rsidP="00850AE1">
            <w:pPr>
              <w:shd w:val="clear" w:color="auto" w:fill="FFFFFF"/>
              <w:spacing w:after="0" w:line="240" w:lineRule="auto"/>
              <w:contextualSpacing/>
              <w:pPrChange w:id="919" w:author="Aidan Boyd" w:date="2015-01-13T15:22:00Z">
                <w:pPr>
                  <w:shd w:val="clear" w:color="auto" w:fill="FFFFFF"/>
                  <w:contextualSpacing/>
                </w:pPr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C312DCA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0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0=No</w:t>
            </w:r>
          </w:p>
          <w:p w14:paraId="35B69E23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1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 xml:space="preserve">1=Yes </w:t>
            </w:r>
          </w:p>
          <w:p w14:paraId="39DD7304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2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888=Don’t know</w:t>
            </w:r>
          </w:p>
          <w:p w14:paraId="7F92332C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3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C20D35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24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38F2C31F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81513AC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2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090EB" w14:textId="77777777" w:rsidR="002F141D" w:rsidRDefault="002F141D" w:rsidP="00850AE1">
            <w:pPr>
              <w:shd w:val="clear" w:color="auto" w:fill="FFFFFF"/>
              <w:spacing w:after="0" w:line="240" w:lineRule="auto"/>
              <w:ind w:left="69"/>
              <w:contextualSpacing/>
              <w:pPrChange w:id="926" w:author="Aidan Boyd" w:date="2015-01-13T15:22:00Z">
                <w:pPr>
                  <w:shd w:val="clear" w:color="auto" w:fill="FFFFFF"/>
                  <w:ind w:left="69"/>
                  <w:contextualSpacing/>
                </w:pPr>
              </w:pPrChange>
            </w:pPr>
            <w:r w:rsidRPr="002F141D">
              <w:t>G14. Is there a process for addressing community grievances about land and natural resource use through this group?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9E43C46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7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0=No</w:t>
            </w:r>
          </w:p>
          <w:p w14:paraId="33E9060C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8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 xml:space="preserve">1=Yes </w:t>
            </w:r>
          </w:p>
          <w:p w14:paraId="0D99D22E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29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888=Don’t know</w:t>
            </w:r>
          </w:p>
          <w:p w14:paraId="6120DDB0" w14:textId="77777777" w:rsid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30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2F141D"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4E5A4DE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31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6183D6C7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4345A5F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3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7BCDBE" w14:textId="77777777" w:rsidR="002F141D" w:rsidRPr="00ED0911" w:rsidRDefault="002F141D" w:rsidP="00850AE1">
            <w:pPr>
              <w:spacing w:after="0" w:line="240" w:lineRule="auto"/>
              <w:rPr>
                <w:rFonts w:cs="Arial"/>
                <w:color w:val="1A1A1A"/>
              </w:rPr>
              <w:pPrChange w:id="933" w:author="Aidan Boyd" w:date="2015-01-13T15:22:00Z">
                <w:pPr/>
              </w:pPrChange>
            </w:pPr>
            <w:commentRangeStart w:id="934"/>
            <w:r w:rsidRPr="00ED0911">
              <w:rPr>
                <w:rFonts w:cs="Arial"/>
                <w:color w:val="1A1A1A"/>
              </w:rPr>
              <w:t xml:space="preserve"> </w:t>
            </w:r>
            <w:r>
              <w:rPr>
                <w:color w:val="000000" w:themeColor="text1"/>
              </w:rPr>
              <w:t>G15. I</w:t>
            </w:r>
            <w:r w:rsidRPr="00ED0911">
              <w:rPr>
                <w:color w:val="000000" w:themeColor="text1"/>
              </w:rPr>
              <w:t>s there any land management plan in place in your community?</w:t>
            </w:r>
            <w:commentRangeEnd w:id="934"/>
            <w:r w:rsidR="00BF6761">
              <w:rPr>
                <w:rStyle w:val="CommentReference"/>
              </w:rPr>
              <w:commentReference w:id="934"/>
            </w:r>
          </w:p>
          <w:p w14:paraId="6390ED0E" w14:textId="77777777" w:rsidR="002F141D" w:rsidRPr="00ED0911" w:rsidRDefault="002F141D" w:rsidP="00850AE1">
            <w:pPr>
              <w:spacing w:after="0" w:line="240" w:lineRule="auto"/>
              <w:rPr>
                <w:rFonts w:cs="Arial"/>
                <w:color w:val="1A1A1A"/>
              </w:rPr>
              <w:pPrChange w:id="935" w:author="Aidan Boyd" w:date="2015-01-13T15:22:00Z">
                <w:pPr/>
              </w:pPrChange>
            </w:pPr>
          </w:p>
          <w:p w14:paraId="49E315D1" w14:textId="77777777" w:rsidR="002F141D" w:rsidRPr="002F141D" w:rsidRDefault="002F141D" w:rsidP="00850AE1">
            <w:pPr>
              <w:shd w:val="clear" w:color="auto" w:fill="FFFFFF"/>
              <w:spacing w:after="0" w:line="240" w:lineRule="auto"/>
              <w:ind w:left="69"/>
              <w:contextualSpacing/>
              <w:pPrChange w:id="936" w:author="Aidan Boyd" w:date="2015-01-13T15:22:00Z">
                <w:pPr>
                  <w:shd w:val="clear" w:color="auto" w:fill="FFFFFF"/>
                  <w:ind w:left="69"/>
                  <w:contextualSpacing/>
                </w:pPr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7C8C3B3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3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0=No</w:t>
            </w:r>
          </w:p>
          <w:p w14:paraId="5C087C86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3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4C9DF9FE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3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638C72E4" w14:textId="77777777" w:rsidR="002F141D" w:rsidRPr="002F141D" w:rsidRDefault="002F141D" w:rsidP="00850AE1">
            <w:pPr>
              <w:pStyle w:val="ListParagraph"/>
              <w:shd w:val="clear" w:color="auto" w:fill="FFFFFF"/>
              <w:spacing w:after="0" w:line="240" w:lineRule="auto"/>
              <w:ind w:left="18"/>
              <w:pPrChange w:id="940" w:author="Aidan Boyd" w:date="2015-01-13T15:22:00Z">
                <w:pPr>
                  <w:pStyle w:val="ListParagraph"/>
                  <w:shd w:val="clear" w:color="auto" w:fill="FFFFFF"/>
                  <w:ind w:left="18"/>
                </w:pPr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E208B11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41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2D75084A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6E3BC" w:themeFill="accent3" w:themeFillTint="66"/>
          </w:tcPr>
          <w:p w14:paraId="19D374B3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4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 w:themeFill="accent3" w:themeFillTint="66"/>
          </w:tcPr>
          <w:p w14:paraId="6030B9C9" w14:textId="77777777" w:rsidR="002F141D" w:rsidRPr="00ED0911" w:rsidRDefault="002F141D" w:rsidP="00850AE1">
            <w:pPr>
              <w:spacing w:after="0" w:line="240" w:lineRule="auto"/>
              <w:rPr>
                <w:rFonts w:cs="Arial"/>
                <w:i/>
                <w:color w:val="1A1A1A"/>
              </w:rPr>
              <w:pPrChange w:id="943" w:author="Aidan Boyd" w:date="2015-01-13T15:22:00Z">
                <w:pPr/>
              </w:pPrChange>
            </w:pPr>
            <w:r>
              <w:rPr>
                <w:rFonts w:cs="Arial"/>
                <w:color w:val="1A1A1A"/>
              </w:rPr>
              <w:t>G16</w:t>
            </w:r>
            <w:r w:rsidRPr="00CE03EA">
              <w:rPr>
                <w:rFonts w:cs="Arial"/>
                <w:color w:val="1A1A1A"/>
              </w:rPr>
              <w:t xml:space="preserve">. If yes, can you please describe this plan? </w:t>
            </w:r>
          </w:p>
          <w:p w14:paraId="48544E27" w14:textId="77777777" w:rsidR="002F141D" w:rsidRPr="00ED0911" w:rsidRDefault="002F141D" w:rsidP="00850AE1">
            <w:pPr>
              <w:spacing w:after="0" w:line="240" w:lineRule="auto"/>
              <w:rPr>
                <w:rFonts w:cs="Arial"/>
                <w:color w:val="1A1A1A"/>
              </w:rPr>
              <w:pPrChange w:id="944" w:author="Aidan Boyd" w:date="2015-01-13T15:22:00Z">
                <w:pPr/>
              </w:pPrChange>
            </w:pP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5470ADA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4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7178417B" w14:textId="77777777" w:rsidR="002F141D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4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(Text)</w:t>
            </w:r>
          </w:p>
        </w:tc>
      </w:tr>
      <w:tr w:rsidR="002F141D" w:rsidRPr="00ED0911" w14:paraId="569D4503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CBDB6A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4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AD7E3A" w14:textId="77777777" w:rsidR="002F141D" w:rsidRDefault="002F141D" w:rsidP="00850AE1">
            <w:pPr>
              <w:spacing w:after="0" w:line="240" w:lineRule="auto"/>
              <w:rPr>
                <w:rFonts w:cs="Arial"/>
                <w:color w:val="1A1A1A"/>
              </w:rPr>
              <w:pPrChange w:id="948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G17. </w:t>
            </w:r>
            <w:r w:rsidRPr="00ED0911">
              <w:rPr>
                <w:color w:val="000000" w:themeColor="text1"/>
              </w:rPr>
              <w:t>Who created the plan?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D02F57" w14:textId="77777777" w:rsidR="002F141D" w:rsidRPr="00ED0911" w:rsidRDefault="002F141D" w:rsidP="00850AE1">
            <w:pPr>
              <w:spacing w:after="0" w:line="240" w:lineRule="auto"/>
              <w:contextualSpacing/>
              <w:pPrChange w:id="949" w:author="Aidan Boyd" w:date="2015-01-13T15:22:00Z">
                <w:pPr>
                  <w:contextualSpacing/>
                </w:pPr>
              </w:pPrChange>
            </w:pPr>
            <w:r>
              <w:t>1=C</w:t>
            </w:r>
            <w:r w:rsidRPr="00ED0911">
              <w:t>hief</w:t>
            </w:r>
          </w:p>
          <w:p w14:paraId="4FB50641" w14:textId="77777777" w:rsidR="002F141D" w:rsidRPr="00ED0911" w:rsidRDefault="002F141D" w:rsidP="00850AE1">
            <w:pPr>
              <w:spacing w:after="0" w:line="240" w:lineRule="auto"/>
              <w:contextualSpacing/>
              <w:pPrChange w:id="950" w:author="Aidan Boyd" w:date="2015-01-13T15:22:00Z">
                <w:pPr>
                  <w:contextualSpacing/>
                </w:pPr>
              </w:pPrChange>
            </w:pPr>
            <w:r>
              <w:t>2=V</w:t>
            </w:r>
            <w:r w:rsidRPr="00ED0911">
              <w:t>illage council/committee/association (please specify)</w:t>
            </w:r>
          </w:p>
          <w:p w14:paraId="6EBDC9F2" w14:textId="77777777" w:rsidR="002F141D" w:rsidRPr="00ED0911" w:rsidRDefault="002F141D" w:rsidP="00850AE1">
            <w:pPr>
              <w:spacing w:after="0" w:line="240" w:lineRule="auto"/>
              <w:contextualSpacing/>
              <w:pPrChange w:id="951" w:author="Aidan Boyd" w:date="2015-01-13T15:22:00Z">
                <w:pPr>
                  <w:contextualSpacing/>
                </w:pPr>
              </w:pPrChange>
            </w:pPr>
            <w:r>
              <w:t>3=F</w:t>
            </w:r>
            <w:r w:rsidRPr="00ED0911">
              <w:t>orest user group, (please specify)</w:t>
            </w:r>
          </w:p>
          <w:p w14:paraId="01F93D0F" w14:textId="77777777" w:rsidR="002F141D" w:rsidRPr="00ED0911" w:rsidRDefault="002F141D" w:rsidP="00850AE1">
            <w:pPr>
              <w:spacing w:after="0" w:line="240" w:lineRule="auto"/>
              <w:contextualSpacing/>
              <w:pPrChange w:id="952" w:author="Aidan Boyd" w:date="2015-01-13T15:22:00Z">
                <w:pPr>
                  <w:contextualSpacing/>
                </w:pPr>
              </w:pPrChange>
            </w:pPr>
            <w:r w:rsidRPr="00ED0911">
              <w:t>4</w:t>
            </w:r>
            <w:r>
              <w:t>=C</w:t>
            </w:r>
            <w:r w:rsidRPr="00ED0911">
              <w:t xml:space="preserve">ommunity resource boards, </w:t>
            </w:r>
          </w:p>
          <w:p w14:paraId="51A80A8A" w14:textId="77777777" w:rsidR="002F141D" w:rsidRPr="00ED0911" w:rsidRDefault="002F141D" w:rsidP="00850AE1">
            <w:pPr>
              <w:spacing w:after="0" w:line="240" w:lineRule="auto"/>
              <w:contextualSpacing/>
              <w:pPrChange w:id="953" w:author="Aidan Boyd" w:date="2015-01-13T15:22:00Z">
                <w:pPr>
                  <w:contextualSpacing/>
                </w:pPr>
              </w:pPrChange>
            </w:pPr>
            <w:r>
              <w:t>5=E</w:t>
            </w:r>
            <w:r w:rsidRPr="00ED0911">
              <w:t>lders/council of elders</w:t>
            </w:r>
          </w:p>
          <w:p w14:paraId="36A942C7" w14:textId="77777777" w:rsidR="002F141D" w:rsidRDefault="002F141D" w:rsidP="00850AE1">
            <w:pPr>
              <w:spacing w:after="0" w:line="240" w:lineRule="auto"/>
              <w:contextualSpacing/>
              <w:pPrChange w:id="954" w:author="Aidan Boyd" w:date="2015-01-13T15:22:00Z">
                <w:pPr>
                  <w:contextualSpacing/>
                </w:pPr>
              </w:pPrChange>
            </w:pPr>
            <w:r w:rsidRPr="00ED0911">
              <w:t>6=Headperson</w:t>
            </w:r>
          </w:p>
          <w:p w14:paraId="2ED1B63F" w14:textId="3E495385" w:rsidR="00D43ED3" w:rsidRPr="00ED0911" w:rsidRDefault="00D43ED3" w:rsidP="00850AE1">
            <w:pPr>
              <w:spacing w:after="0" w:line="240" w:lineRule="auto"/>
              <w:contextualSpacing/>
              <w:pPrChange w:id="955" w:author="Aidan Boyd" w:date="2015-01-13T15:22:00Z">
                <w:pPr>
                  <w:contextualSpacing/>
                </w:pPr>
              </w:pPrChange>
            </w:pPr>
            <w:r>
              <w:t>7=Elected officials</w:t>
            </w:r>
          </w:p>
          <w:p w14:paraId="16739354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56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AE7B87B" w14:textId="77777777" w:rsidR="002F141D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5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5B5FF096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D6784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5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2293495" w14:textId="77777777" w:rsidR="002F141D" w:rsidRDefault="002F141D" w:rsidP="00850AE1">
            <w:pPr>
              <w:spacing w:after="0" w:line="240" w:lineRule="auto"/>
              <w:rPr>
                <w:rFonts w:cs="Arial"/>
                <w:color w:val="1A1A1A"/>
              </w:rPr>
              <w:pPrChange w:id="959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G18. </w:t>
            </w:r>
            <w:r w:rsidRPr="00ED0911">
              <w:rPr>
                <w:color w:val="000000" w:themeColor="text1"/>
              </w:rPr>
              <w:t xml:space="preserve">When </w:t>
            </w:r>
            <w:proofErr w:type="gramStart"/>
            <w:r w:rsidRPr="00ED0911">
              <w:rPr>
                <w:color w:val="000000" w:themeColor="text1"/>
              </w:rPr>
              <w:t>was the plan created</w:t>
            </w:r>
            <w:proofErr w:type="gramEnd"/>
            <w:r w:rsidRPr="00ED0911">
              <w:rPr>
                <w:color w:val="000000" w:themeColor="text1"/>
              </w:rPr>
              <w:t xml:space="preserve">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1D2F4C0" w14:textId="77777777" w:rsidR="002F141D" w:rsidRPr="008D7AC7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0" w:author="Aidan Boyd" w:date="2015-01-13T15:22:00Z">
                <w:pPr>
                  <w:contextualSpacing/>
                </w:pPr>
              </w:pPrChange>
            </w:pPr>
            <w:r w:rsidRPr="008D7AC7">
              <w:rPr>
                <w:rFonts w:eastAsia="Calibri" w:cs="Times New Roman"/>
              </w:rPr>
              <w:t>1=In the past 3 years</w:t>
            </w:r>
          </w:p>
          <w:p w14:paraId="15041B35" w14:textId="77777777" w:rsidR="002F141D" w:rsidRPr="008D7AC7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1" w:author="Aidan Boyd" w:date="2015-01-13T15:22:00Z">
                <w:pPr>
                  <w:contextualSpacing/>
                </w:pPr>
              </w:pPrChange>
            </w:pPr>
            <w:r w:rsidRPr="008D7AC7">
              <w:rPr>
                <w:rFonts w:eastAsia="Calibri" w:cs="Times New Roman"/>
              </w:rPr>
              <w:t>2=4-10 years ago</w:t>
            </w:r>
          </w:p>
          <w:p w14:paraId="5994863B" w14:textId="77777777" w:rsidR="002F141D" w:rsidRPr="008D7AC7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2" w:author="Aidan Boyd" w:date="2015-01-13T15:22:00Z">
                <w:pPr>
                  <w:contextualSpacing/>
                </w:pPr>
              </w:pPrChange>
            </w:pPr>
            <w:r w:rsidRPr="008D7AC7">
              <w:rPr>
                <w:rFonts w:eastAsia="Calibri" w:cs="Times New Roman"/>
              </w:rPr>
              <w:t>3=More than 10 years ago</w:t>
            </w:r>
          </w:p>
          <w:p w14:paraId="31EE70AD" w14:textId="77777777" w:rsidR="002F141D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color w:val="A6A6A6"/>
              </w:rPr>
              <w:pPrChange w:id="963" w:author="Aidan Boyd" w:date="2015-01-13T15:22:00Z">
                <w:pPr>
                  <w:contextualSpacing/>
                </w:pPr>
              </w:pPrChange>
            </w:pPr>
            <w:r w:rsidRPr="008D7AC7">
              <w:rPr>
                <w:rFonts w:eastAsia="Calibri" w:cs="Times New Roman"/>
              </w:rPr>
              <w:t>888=Don’t know</w:t>
            </w:r>
            <w:r w:rsidRPr="00ED0911">
              <w:rPr>
                <w:rFonts w:eastAsia="Calibri" w:cs="Times New Roman"/>
                <w:color w:val="A6A6A6"/>
              </w:rPr>
              <w:t xml:space="preserve"> </w:t>
            </w:r>
          </w:p>
          <w:p w14:paraId="23656C0D" w14:textId="77777777" w:rsidR="001B0EA4" w:rsidRPr="00ED0911" w:rsidRDefault="001B0EA4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4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04EEE1FA" w14:textId="77777777" w:rsidR="002F141D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6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2F141D" w:rsidRPr="00ED0911" w14:paraId="3AF18A06" w14:textId="77777777">
        <w:trPr>
          <w:trHeight w:val="1115"/>
        </w:trPr>
        <w:tc>
          <w:tcPr>
            <w:tcW w:w="1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0A9D9040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w w:val="105"/>
              </w:rPr>
              <w:pPrChange w:id="96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49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14:paraId="59B38DFD" w14:textId="77777777" w:rsidR="002F141D" w:rsidRDefault="002F141D" w:rsidP="00850AE1">
            <w:pPr>
              <w:spacing w:after="0" w:line="240" w:lineRule="auto"/>
              <w:rPr>
                <w:color w:val="000000" w:themeColor="text1"/>
              </w:rPr>
              <w:pPrChange w:id="967" w:author="Aidan Boyd" w:date="2015-01-13T15:22:00Z">
                <w:pPr/>
              </w:pPrChange>
            </w:pPr>
            <w:r>
              <w:rPr>
                <w:color w:val="000000" w:themeColor="text1"/>
              </w:rPr>
              <w:t>G19.</w:t>
            </w:r>
            <w:r w:rsidRPr="00ED0911">
              <w:rPr>
                <w:color w:val="000000" w:themeColor="text1"/>
              </w:rPr>
              <w:t xml:space="preserve">Was the community involved in the development of the plan? </w:t>
            </w:r>
          </w:p>
        </w:tc>
        <w:tc>
          <w:tcPr>
            <w:tcW w:w="359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585AF93A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0=No</w:t>
            </w:r>
          </w:p>
          <w:p w14:paraId="35180980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6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76314EC2" w14:textId="77777777" w:rsidR="002F141D" w:rsidRPr="00ED0911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7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5CA771D2" w14:textId="77777777" w:rsidR="002F141D" w:rsidRPr="008D7AC7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97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1EC65D2F" w14:textId="77777777" w:rsidR="002F141D" w:rsidRDefault="002F141D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972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F48D9A0" w14:textId="77777777" w:rsidR="00E73625" w:rsidRPr="00ED0911" w:rsidRDefault="00E73625" w:rsidP="00850AE1">
      <w:pPr>
        <w:spacing w:after="0" w:line="240" w:lineRule="auto"/>
        <w:rPr>
          <w:color w:val="000000" w:themeColor="text1"/>
        </w:rPr>
        <w:pPrChange w:id="973" w:author="Aidan Boyd" w:date="2015-01-13T15:22:00Z">
          <w:pPr/>
        </w:pPrChange>
      </w:pPr>
    </w:p>
    <w:p w14:paraId="08D1B9FA" w14:textId="77777777" w:rsidR="00E73625" w:rsidRPr="00ED0911" w:rsidRDefault="00E73625" w:rsidP="00850AE1">
      <w:pPr>
        <w:spacing w:after="0" w:line="240" w:lineRule="auto"/>
        <w:rPr>
          <w:b/>
          <w:color w:val="000000" w:themeColor="text1"/>
        </w:rPr>
        <w:pPrChange w:id="974" w:author="Aidan Boyd" w:date="2015-01-13T15:22:00Z">
          <w:pPr/>
        </w:pPrChange>
      </w:pPr>
    </w:p>
    <w:p w14:paraId="70D8600B" w14:textId="77777777" w:rsidR="00E73625" w:rsidRPr="00ED0911" w:rsidRDefault="00E73625" w:rsidP="00850AE1">
      <w:pPr>
        <w:spacing w:after="0" w:line="240" w:lineRule="auto"/>
        <w:rPr>
          <w:b/>
          <w:color w:val="000000" w:themeColor="text1"/>
        </w:rPr>
        <w:pPrChange w:id="975" w:author="Aidan Boyd" w:date="2015-01-13T15:22:00Z">
          <w:pPr/>
        </w:pPrChange>
      </w:pPr>
    </w:p>
    <w:p w14:paraId="37E976FD" w14:textId="77777777" w:rsidR="00AF425E" w:rsidRPr="00ED0911" w:rsidRDefault="00AF425E" w:rsidP="00850AE1">
      <w:pPr>
        <w:spacing w:after="0" w:line="240" w:lineRule="auto"/>
        <w:pPrChange w:id="976" w:author="Aidan Boyd" w:date="2015-01-13T15:22:00Z">
          <w:pPr/>
        </w:pPrChange>
      </w:pPr>
    </w:p>
    <w:p w14:paraId="12869E75" w14:textId="77777777" w:rsidR="001B0EA4" w:rsidRDefault="001B0EA4" w:rsidP="00850AE1">
      <w:pPr>
        <w:spacing w:after="0" w:line="240" w:lineRule="auto"/>
        <w:rPr>
          <w:b/>
          <w:color w:val="000000" w:themeColor="text1"/>
        </w:rPr>
        <w:pPrChange w:id="977" w:author="Aidan Boyd" w:date="2015-01-13T15:22:00Z">
          <w:pPr/>
        </w:pPrChange>
      </w:pPr>
    </w:p>
    <w:p w14:paraId="51799A1D" w14:textId="77777777" w:rsidR="001B0EA4" w:rsidRDefault="001B0EA4" w:rsidP="00850AE1">
      <w:pPr>
        <w:spacing w:after="0" w:line="240" w:lineRule="auto"/>
        <w:rPr>
          <w:b/>
          <w:color w:val="000000" w:themeColor="text1"/>
        </w:rPr>
        <w:pPrChange w:id="978" w:author="Aidan Boyd" w:date="2015-01-13T15:22:00Z">
          <w:pPr/>
        </w:pPrChange>
      </w:pPr>
    </w:p>
    <w:p w14:paraId="411A196F" w14:textId="77777777" w:rsidR="00E73625" w:rsidRPr="00ED0911" w:rsidRDefault="008D7AC7" w:rsidP="00850AE1">
      <w:pPr>
        <w:pStyle w:val="Heading3"/>
        <w:spacing w:line="240" w:lineRule="auto"/>
        <w:pPrChange w:id="979" w:author="Aidan Boyd" w:date="2015-01-13T15:22:00Z">
          <w:pPr/>
        </w:pPrChange>
      </w:pPr>
      <w:commentRangeStart w:id="980"/>
      <w:r>
        <w:t xml:space="preserve">H. FOREST ACCESS </w:t>
      </w:r>
      <w:commentRangeEnd w:id="980"/>
      <w:r w:rsidR="0064245C">
        <w:rPr>
          <w:rStyle w:val="CommentReference"/>
        </w:rPr>
        <w:commentReference w:id="980"/>
      </w:r>
    </w:p>
    <w:tbl>
      <w:tblPr>
        <w:tblW w:w="107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8730"/>
        <w:gridCol w:w="78"/>
        <w:gridCol w:w="1632"/>
        <w:gridCol w:w="90"/>
        <w:tblGridChange w:id="981">
          <w:tblGrid>
            <w:gridCol w:w="214"/>
            <w:gridCol w:w="8730"/>
            <w:gridCol w:w="78"/>
            <w:gridCol w:w="1632"/>
            <w:gridCol w:w="90"/>
          </w:tblGrid>
        </w:tblGridChange>
      </w:tblGrid>
      <w:tr w:rsidR="008D7AC7" w:rsidRPr="00ED0911" w14:paraId="1B276719" w14:textId="77777777" w:rsidTr="00D43ED3">
        <w:trPr>
          <w:trHeight w:val="20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4E9B6E" w14:textId="77777777" w:rsidR="00E73625" w:rsidRPr="00ED0911" w:rsidRDefault="00E73625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982" w:author="Aidan Boyd" w:date="2015-01-13T15:22:00Z">
                <w:pPr/>
              </w:pPrChange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FAD9836" w14:textId="77777777" w:rsidR="00E73625" w:rsidRPr="00ED0911" w:rsidRDefault="008D7AC7" w:rsidP="00850AE1">
            <w:pPr>
              <w:spacing w:after="0" w:line="240" w:lineRule="auto"/>
              <w:rPr>
                <w:rFonts w:cs="Arial"/>
              </w:rPr>
              <w:pPrChange w:id="983" w:author="Aidan Boyd" w:date="2015-01-13T15:22:00Z">
                <w:pPr/>
              </w:pPrChange>
            </w:pPr>
            <w:r>
              <w:rPr>
                <w:rFonts w:cs="Arial"/>
              </w:rPr>
              <w:t xml:space="preserve">H1. </w:t>
            </w:r>
            <w:r w:rsidR="00E73625" w:rsidRPr="00ED0911">
              <w:rPr>
                <w:rFonts w:cs="Arial"/>
              </w:rPr>
              <w:t xml:space="preserve">Are there any forests that your community used to access that your community </w:t>
            </w:r>
            <w:proofErr w:type="gramStart"/>
            <w:r w:rsidR="00E73625" w:rsidRPr="00ED0911">
              <w:rPr>
                <w:rFonts w:cs="Arial"/>
              </w:rPr>
              <w:t>is no longer allowed</w:t>
            </w:r>
            <w:proofErr w:type="gramEnd"/>
            <w:r w:rsidR="00E73625" w:rsidRPr="00ED0911">
              <w:rPr>
                <w:rFonts w:cs="Arial"/>
              </w:rPr>
              <w:t xml:space="preserve"> to access?</w:t>
            </w:r>
          </w:p>
          <w:p w14:paraId="21B533E0" w14:textId="77777777" w:rsidR="00E73625" w:rsidRDefault="00E73625" w:rsidP="00850AE1">
            <w:pPr>
              <w:spacing w:after="0" w:line="240" w:lineRule="auto"/>
              <w:rPr>
                <w:rFonts w:cs="Arial"/>
                <w:i/>
              </w:rPr>
              <w:pPrChange w:id="984" w:author="Aidan Boyd" w:date="2015-01-13T15:22:00Z">
                <w:pPr/>
              </w:pPrChange>
            </w:pPr>
            <w:r w:rsidRPr="00ED0911">
              <w:rPr>
                <w:rFonts w:cs="Arial"/>
                <w:i/>
              </w:rPr>
              <w:t xml:space="preserve">If 0, skip to the next section </w:t>
            </w:r>
          </w:p>
          <w:p w14:paraId="3F93CD33" w14:textId="77777777" w:rsidR="008D7AC7" w:rsidRPr="00ED0911" w:rsidRDefault="008D7AC7" w:rsidP="00850AE1">
            <w:pPr>
              <w:spacing w:after="0" w:line="240" w:lineRule="auto"/>
              <w:pPrChange w:id="985" w:author="Aidan Boyd" w:date="2015-01-13T15:22:00Z">
                <w:pPr/>
              </w:pPrChange>
            </w:pPr>
            <w:r w:rsidRPr="00ED0911">
              <w:t>0=No</w:t>
            </w:r>
          </w:p>
          <w:p w14:paraId="2433F98B" w14:textId="77777777" w:rsidR="008D7AC7" w:rsidRPr="00ED0911" w:rsidRDefault="008D7AC7" w:rsidP="00850AE1">
            <w:pPr>
              <w:spacing w:after="0" w:line="240" w:lineRule="auto"/>
              <w:pPrChange w:id="986" w:author="Aidan Boyd" w:date="2015-01-13T15:22:00Z">
                <w:pPr/>
              </w:pPrChange>
            </w:pPr>
            <w:r w:rsidRPr="00ED0911">
              <w:t>1=Yes</w:t>
            </w:r>
            <w:r w:rsidRPr="00ED0911" w:rsidDel="00226116">
              <w:t xml:space="preserve"> </w:t>
            </w:r>
          </w:p>
          <w:p w14:paraId="78F8FF11" w14:textId="77777777" w:rsidR="008D7AC7" w:rsidRPr="00ED0911" w:rsidRDefault="008D7AC7" w:rsidP="00850AE1">
            <w:pPr>
              <w:spacing w:after="0" w:line="240" w:lineRule="auto"/>
              <w:pPrChange w:id="987" w:author="Aidan Boyd" w:date="2015-01-13T15:22:00Z">
                <w:pPr/>
              </w:pPrChange>
            </w:pPr>
            <w:r w:rsidRPr="00ED0911">
              <w:t>888=Don’t know</w:t>
            </w:r>
          </w:p>
          <w:p w14:paraId="035E2A83" w14:textId="77777777" w:rsidR="008D7AC7" w:rsidRPr="00ED0911" w:rsidRDefault="008D7AC7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988" w:author="Aidan Boyd" w:date="2015-01-13T15:22:00Z">
                <w:pPr/>
              </w:pPrChange>
            </w:pPr>
            <w:r w:rsidRPr="00ED0911">
              <w:t>999=Prefer not to respond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919677" w14:textId="77777777" w:rsidR="00E73625" w:rsidRPr="00ED0911" w:rsidRDefault="00E73625" w:rsidP="00850AE1">
            <w:pPr>
              <w:spacing w:after="0" w:line="240" w:lineRule="auto"/>
              <w:pPrChange w:id="989" w:author="Aidan Boyd" w:date="2015-01-13T15:22:00Z">
                <w:pPr/>
              </w:pPrChange>
            </w:pPr>
          </w:p>
        </w:tc>
        <w:tc>
          <w:tcPr>
            <w:tcW w:w="172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4639E2" w14:textId="77777777" w:rsidR="00E73625" w:rsidRPr="00ED0911" w:rsidRDefault="00E73625" w:rsidP="00850AE1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  <w:pPrChange w:id="990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8D7AC7" w:rsidRPr="00ED0911" w14:paraId="01D27A20" w14:textId="77777777" w:rsidTr="00D43ED3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90" w:type="dxa"/>
          <w:trHeight w:val="20"/>
        </w:trPr>
        <w:tc>
          <w:tcPr>
            <w:tcW w:w="214" w:type="dxa"/>
            <w:tcBorders>
              <w:right w:val="single" w:sz="4" w:space="0" w:color="auto"/>
            </w:tcBorders>
          </w:tcPr>
          <w:p w14:paraId="51AAF54F" w14:textId="77777777" w:rsidR="00E73625" w:rsidRPr="00ED0911" w:rsidRDefault="00E73625" w:rsidP="00850AE1">
            <w:pPr>
              <w:spacing w:after="0" w:line="240" w:lineRule="auto"/>
              <w:pPrChange w:id="991" w:author="Aidan Boyd" w:date="2015-01-13T15:22:00Z">
                <w:pPr/>
              </w:pPrChange>
            </w:pPr>
          </w:p>
        </w:tc>
        <w:tc>
          <w:tcPr>
            <w:tcW w:w="8730" w:type="dxa"/>
            <w:tcBorders>
              <w:left w:val="single" w:sz="4" w:space="0" w:color="auto"/>
              <w:right w:val="single" w:sz="18" w:space="0" w:color="000000"/>
            </w:tcBorders>
          </w:tcPr>
          <w:p w14:paraId="2691BFA0" w14:textId="77777777" w:rsidR="00B12AE8" w:rsidRPr="00ED0911" w:rsidRDefault="008D7AC7" w:rsidP="00850AE1">
            <w:pPr>
              <w:spacing w:after="0" w:line="240" w:lineRule="auto"/>
              <w:rPr>
                <w:rFonts w:cs="Arial"/>
              </w:rPr>
              <w:pPrChange w:id="992" w:author="Aidan Boyd" w:date="2015-01-13T15:22:00Z">
                <w:pPr/>
              </w:pPrChange>
            </w:pPr>
            <w:r>
              <w:rPr>
                <w:rFonts w:cs="Arial"/>
              </w:rPr>
              <w:t xml:space="preserve">H2. </w:t>
            </w:r>
            <w:r w:rsidR="00E73625" w:rsidRPr="00ED0911">
              <w:rPr>
                <w:rFonts w:cs="Arial"/>
              </w:rPr>
              <w:t xml:space="preserve">What are the names of the forests where your community lost access? </w:t>
            </w:r>
          </w:p>
          <w:p w14:paraId="4071347E" w14:textId="77777777" w:rsidR="00B12AE8" w:rsidRDefault="00B12AE8" w:rsidP="00850AE1">
            <w:pPr>
              <w:spacing w:after="0" w:line="240" w:lineRule="auto"/>
              <w:rPr>
                <w:rFonts w:cs="Arial"/>
              </w:rPr>
              <w:pPrChange w:id="993" w:author="Aidan Boyd" w:date="2015-01-13T15:22:00Z">
                <w:pPr/>
              </w:pPrChange>
            </w:pPr>
            <w:r w:rsidRPr="00ED0911">
              <w:rPr>
                <w:rFonts w:cs="Arial"/>
              </w:rPr>
              <w:t>Please describe these areas</w:t>
            </w:r>
            <w:proofErr w:type="gramStart"/>
            <w:r w:rsidRPr="00ED0911">
              <w:rPr>
                <w:rFonts w:cs="Arial"/>
              </w:rPr>
              <w:t xml:space="preserve">.  </w:t>
            </w:r>
            <w:proofErr w:type="gramEnd"/>
            <w:r w:rsidRPr="00ED0911">
              <w:rPr>
                <w:rFonts w:cs="Arial"/>
              </w:rPr>
              <w:t xml:space="preserve">Are they: </w:t>
            </w:r>
          </w:p>
          <w:p w14:paraId="2282696B" w14:textId="6D2459EF" w:rsidR="00B12AE8" w:rsidRPr="00ED0911" w:rsidRDefault="00B12AE8" w:rsidP="00850AE1">
            <w:pPr>
              <w:spacing w:after="0" w:line="240" w:lineRule="auto"/>
              <w:contextualSpacing/>
              <w:pPrChange w:id="994" w:author="Aidan Boyd" w:date="2015-01-13T15:22:00Z">
                <w:pPr>
                  <w:contextualSpacing/>
                </w:pPr>
              </w:pPrChange>
            </w:pPr>
          </w:p>
          <w:p w14:paraId="0012EFBD" w14:textId="25B612D5" w:rsidR="00B12AE8" w:rsidRPr="00ED0911" w:rsidRDefault="007639C6" w:rsidP="00850AE1">
            <w:pPr>
              <w:spacing w:after="0" w:line="240" w:lineRule="auto"/>
              <w:contextualSpacing/>
              <w:pPrChange w:id="995" w:author="Aidan Boyd" w:date="2015-01-13T15:22:00Z">
                <w:pPr>
                  <w:contextualSpacing/>
                </w:pPr>
              </w:pPrChange>
            </w:pPr>
            <w:r>
              <w:t>1</w:t>
            </w:r>
            <w:r w:rsidR="00B12AE8" w:rsidRPr="00ED0911">
              <w:t>=</w:t>
            </w:r>
            <w:r w:rsidR="00432CBF">
              <w:t>forest reserve</w:t>
            </w:r>
          </w:p>
          <w:p w14:paraId="7183CC2C" w14:textId="10207F35" w:rsidR="00B12AE8" w:rsidRPr="00ED0911" w:rsidRDefault="007639C6" w:rsidP="00850AE1">
            <w:pPr>
              <w:spacing w:after="0" w:line="240" w:lineRule="auto"/>
              <w:contextualSpacing/>
              <w:pPrChange w:id="996" w:author="Aidan Boyd" w:date="2015-01-13T15:22:00Z">
                <w:pPr>
                  <w:contextualSpacing/>
                </w:pPr>
              </w:pPrChange>
            </w:pPr>
            <w:r>
              <w:t>2</w:t>
            </w:r>
            <w:r w:rsidR="00B12AE8" w:rsidRPr="00ED0911">
              <w:t>=national parks</w:t>
            </w:r>
          </w:p>
          <w:p w14:paraId="683C9BC2" w14:textId="6A4442BC" w:rsidR="00B12AE8" w:rsidRPr="00ED0911" w:rsidRDefault="007639C6" w:rsidP="00850AE1">
            <w:pPr>
              <w:spacing w:after="0" w:line="240" w:lineRule="auto"/>
              <w:contextualSpacing/>
              <w:pPrChange w:id="997" w:author="Aidan Boyd" w:date="2015-01-13T15:22:00Z">
                <w:pPr>
                  <w:contextualSpacing/>
                </w:pPr>
              </w:pPrChange>
            </w:pPr>
            <w:r>
              <w:t>3</w:t>
            </w:r>
            <w:r w:rsidR="00432CBF">
              <w:t>=game management area</w:t>
            </w:r>
          </w:p>
          <w:p w14:paraId="78305EFA" w14:textId="22BBEA0D" w:rsidR="00B12AE8" w:rsidRPr="00ED0911" w:rsidRDefault="007639C6" w:rsidP="00850AE1">
            <w:pPr>
              <w:spacing w:after="0" w:line="240" w:lineRule="auto"/>
              <w:contextualSpacing/>
              <w:pPrChange w:id="998" w:author="Aidan Boyd" w:date="2015-01-13T15:22:00Z">
                <w:pPr>
                  <w:contextualSpacing/>
                </w:pPr>
              </w:pPrChange>
            </w:pPr>
            <w:r>
              <w:t>4</w:t>
            </w:r>
            <w:r w:rsidR="00B12AE8" w:rsidRPr="00ED0911">
              <w:t>= private land owned by a company</w:t>
            </w:r>
          </w:p>
          <w:p w14:paraId="72B8A689" w14:textId="3781EE38" w:rsidR="00B12AE8" w:rsidRDefault="007639C6" w:rsidP="00850AE1">
            <w:pPr>
              <w:spacing w:after="0" w:line="240" w:lineRule="auto"/>
              <w:contextualSpacing/>
              <w:pPrChange w:id="999" w:author="Aidan Boyd" w:date="2015-01-13T15:22:00Z">
                <w:pPr>
                  <w:contextualSpacing/>
                </w:pPr>
              </w:pPrChange>
            </w:pPr>
            <w:r>
              <w:t>5</w:t>
            </w:r>
            <w:r w:rsidR="00B12AE8" w:rsidRPr="00ED0911">
              <w:t>= private land owned by individuals</w:t>
            </w:r>
          </w:p>
          <w:p w14:paraId="3C1E1439" w14:textId="2D7F97D3" w:rsidR="00432CBF" w:rsidRPr="00ED0911" w:rsidRDefault="007639C6" w:rsidP="00850AE1">
            <w:pPr>
              <w:spacing w:after="0" w:line="240" w:lineRule="auto"/>
              <w:contextualSpacing/>
              <w:pPrChange w:id="1000" w:author="Aidan Boyd" w:date="2015-01-13T15:22:00Z">
                <w:pPr>
                  <w:contextualSpacing/>
                </w:pPr>
              </w:pPrChange>
            </w:pPr>
            <w:r>
              <w:t>6</w:t>
            </w:r>
            <w:r w:rsidR="00432CBF">
              <w:t xml:space="preserve">=customary forest land </w:t>
            </w:r>
          </w:p>
          <w:p w14:paraId="30D9D094" w14:textId="77777777" w:rsidR="00B12AE8" w:rsidRPr="00ED0911" w:rsidRDefault="00B12AE8" w:rsidP="00850AE1">
            <w:pPr>
              <w:spacing w:after="0" w:line="240" w:lineRule="auto"/>
              <w:contextualSpacing/>
              <w:pPrChange w:id="1001" w:author="Aidan Boyd" w:date="2015-01-13T15:22:00Z">
                <w:pPr>
                  <w:contextualSpacing/>
                </w:pPr>
              </w:pPrChange>
            </w:pPr>
            <w:r w:rsidRPr="00ED0911">
              <w:t xml:space="preserve">97=Other; if other please specify. </w:t>
            </w:r>
          </w:p>
        </w:tc>
        <w:tc>
          <w:tcPr>
            <w:tcW w:w="17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238C84" w14:textId="77777777" w:rsidR="00E73625" w:rsidRPr="00ED0911" w:rsidRDefault="008D7AC7" w:rsidP="00850AE1">
            <w:pPr>
              <w:spacing w:after="0" w:line="240" w:lineRule="auto"/>
              <w:rPr>
                <w:w w:val="105"/>
              </w:rPr>
              <w:pPrChange w:id="1002" w:author="Aidan Boyd" w:date="2015-01-13T15:22:00Z">
                <w:pPr/>
              </w:pPrChange>
            </w:pPr>
            <w:r>
              <w:rPr>
                <w:i/>
                <w:color w:val="A6A6A6" w:themeColor="background1" w:themeShade="A6"/>
              </w:rPr>
              <w:t>(Code</w:t>
            </w:r>
            <w:r w:rsidR="00E73625" w:rsidRPr="00ED0911">
              <w:rPr>
                <w:i/>
                <w:color w:val="A6A6A6" w:themeColor="background1" w:themeShade="A6"/>
              </w:rPr>
              <w:t>)</w:t>
            </w:r>
          </w:p>
        </w:tc>
      </w:tr>
      <w:tr w:rsidR="008D7AC7" w:rsidRPr="00ED0911" w14:paraId="14437BCB" w14:textId="77777777" w:rsidTr="00D43ED3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90" w:type="dxa"/>
          <w:trHeight w:val="1745"/>
        </w:trPr>
        <w:tc>
          <w:tcPr>
            <w:tcW w:w="21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3CCC2" w14:textId="77777777" w:rsidR="008D7AC7" w:rsidRPr="00ED0911" w:rsidRDefault="008D7AC7" w:rsidP="00850AE1">
            <w:pPr>
              <w:spacing w:after="0" w:line="240" w:lineRule="auto"/>
              <w:pPrChange w:id="1003" w:author="Aidan Boyd" w:date="2015-01-13T15:22:00Z">
                <w:pPr/>
              </w:pPrChange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0F2EB9E" w14:textId="77777777" w:rsidR="008D7AC7" w:rsidRPr="00ED0911" w:rsidRDefault="008D7AC7" w:rsidP="00850AE1">
            <w:pPr>
              <w:spacing w:after="0" w:line="240" w:lineRule="auto"/>
              <w:rPr>
                <w:rFonts w:cs="Arial"/>
              </w:rPr>
              <w:pPrChange w:id="1004" w:author="Aidan Boyd" w:date="2015-01-13T15:22:00Z">
                <w:pPr/>
              </w:pPrChange>
            </w:pPr>
            <w:r>
              <w:rPr>
                <w:rFonts w:cs="Arial"/>
              </w:rPr>
              <w:t xml:space="preserve">H3. </w:t>
            </w:r>
            <w:r w:rsidRPr="00ED0911">
              <w:rPr>
                <w:rFonts w:cs="Arial"/>
              </w:rPr>
              <w:t xml:space="preserve">Why did your community lose access? </w:t>
            </w:r>
          </w:p>
          <w:p w14:paraId="656A51EC" w14:textId="77777777" w:rsidR="007639C6" w:rsidRDefault="008D7AC7" w:rsidP="00850AE1">
            <w:pPr>
              <w:spacing w:after="0" w:line="240" w:lineRule="auto"/>
              <w:rPr>
                <w:rFonts w:cs="Arial"/>
              </w:rPr>
              <w:pPrChange w:id="1005" w:author="Aidan Boyd" w:date="2015-01-13T15:22:00Z">
                <w:pPr/>
              </w:pPrChange>
            </w:pPr>
            <w:r w:rsidRPr="00ED0911">
              <w:rPr>
                <w:rFonts w:cs="Arial"/>
              </w:rPr>
              <w:t>PROBE and CODE</w:t>
            </w:r>
          </w:p>
          <w:p w14:paraId="35F6F4F3" w14:textId="77777777" w:rsidR="007639C6" w:rsidRDefault="007639C6" w:rsidP="00850AE1">
            <w:pPr>
              <w:spacing w:after="0" w:line="240" w:lineRule="auto"/>
              <w:rPr>
                <w:rFonts w:cs="Arial"/>
              </w:rPr>
              <w:pPrChange w:id="1006" w:author="Aidan Boyd" w:date="2015-01-13T15:22:00Z">
                <w:pPr/>
              </w:pPrChange>
            </w:pPr>
          </w:p>
          <w:p w14:paraId="7E83EDDA" w14:textId="77777777" w:rsidR="007639C6" w:rsidRPr="007639C6" w:rsidRDefault="007639C6" w:rsidP="00850AE1">
            <w:pPr>
              <w:spacing w:after="0" w:line="240" w:lineRule="auto"/>
              <w:pPrChange w:id="1007" w:author="Aidan Boyd" w:date="2015-01-13T15:22:00Z">
                <w:pPr/>
              </w:pPrChange>
            </w:pPr>
            <w:r w:rsidRPr="007639C6">
              <w:rPr>
                <w:rFonts w:cs="Arial"/>
              </w:rPr>
              <w:t>1=</w:t>
            </w:r>
            <w:r w:rsidRPr="007639C6">
              <w:t>new rules that prevent villagers from entering the forest</w:t>
            </w:r>
          </w:p>
          <w:p w14:paraId="02DBE123" w14:textId="77777777" w:rsidR="007639C6" w:rsidRPr="007639C6" w:rsidRDefault="007639C6" w:rsidP="00850AE1">
            <w:pPr>
              <w:spacing w:after="0" w:line="240" w:lineRule="auto"/>
              <w:rPr>
                <w:rFonts w:cs="Arial"/>
              </w:rPr>
              <w:pPrChange w:id="1008" w:author="Aidan Boyd" w:date="2015-01-13T15:22:00Z">
                <w:pPr/>
              </w:pPrChange>
            </w:pPr>
            <w:r w:rsidRPr="007639C6">
              <w:t>2=new rules that prevent villagers from harvesting products from the forest</w:t>
            </w:r>
          </w:p>
          <w:p w14:paraId="713D9CCF" w14:textId="0AD038CD" w:rsidR="007639C6" w:rsidRPr="007639C6" w:rsidRDefault="007639C6" w:rsidP="00850AE1">
            <w:pPr>
              <w:spacing w:after="0" w:line="240" w:lineRule="auto"/>
              <w:rPr>
                <w:rFonts w:cs="Arial"/>
              </w:rPr>
              <w:pPrChange w:id="1009" w:author="Aidan Boyd" w:date="2015-01-13T15:22:00Z">
                <w:pPr/>
              </w:pPrChange>
            </w:pPr>
            <w:r w:rsidRPr="007639C6">
              <w:rPr>
                <w:rFonts w:cs="Arial"/>
              </w:rPr>
              <w:t>3=</w:t>
            </w:r>
            <w:r w:rsidRPr="007639C6">
              <w:t>stricter enforcement of existing rules, such as more patrols, or higher fines for breaking rules</w:t>
            </w:r>
          </w:p>
          <w:p w14:paraId="061C0B5B" w14:textId="711FC84B" w:rsidR="007639C6" w:rsidRPr="007639C6" w:rsidRDefault="008D7AC7" w:rsidP="00850AE1">
            <w:pPr>
              <w:spacing w:after="0" w:line="240" w:lineRule="auto"/>
              <w:pPrChange w:id="1010" w:author="Aidan Boyd" w:date="2015-01-13T15:22:00Z">
                <w:pPr/>
              </w:pPrChange>
            </w:pPr>
            <w:r w:rsidRPr="007639C6">
              <w:t xml:space="preserve">97=Other, specify </w:t>
            </w:r>
          </w:p>
        </w:tc>
        <w:tc>
          <w:tcPr>
            <w:tcW w:w="171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7CEC674A" w14:textId="77777777" w:rsidR="008D7AC7" w:rsidRPr="00ED0911" w:rsidRDefault="008D7AC7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011" w:author="Aidan Boyd" w:date="2015-01-13T15:22:00Z">
                <w:pPr/>
              </w:pPrChange>
            </w:pPr>
            <w:r>
              <w:rPr>
                <w:i/>
                <w:color w:val="A6A6A6" w:themeColor="background1" w:themeShade="A6"/>
              </w:rPr>
              <w:t>(Code)</w:t>
            </w:r>
          </w:p>
        </w:tc>
      </w:tr>
      <w:tr w:rsidR="007639C6" w:rsidRPr="00ED0911" w14:paraId="0A42B1C1" w14:textId="77777777" w:rsidTr="00C34D47">
        <w:tblPrEx>
          <w:tblW w:w="10744" w:type="dxa"/>
          <w:tblInd w:w="-5" w:type="dxa"/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29" w:type="dxa"/>
            <w:right w:w="29" w:type="dxa"/>
          </w:tblCellMar>
          <w:tblLook w:val="0000" w:firstRow="0" w:lastRow="0" w:firstColumn="0" w:lastColumn="0" w:noHBand="0" w:noVBand="0"/>
          <w:tblPrExChange w:id="1012" w:author="Aidan Boyd" w:date="2015-01-13T15:05:00Z">
            <w:tblPrEx>
              <w:tblW w:w="10744" w:type="dxa"/>
              <w:tblInd w:w="-5" w:type="dxa"/>
              <w:tblBorders>
                <w:top w:val="single" w:sz="4" w:space="0" w:color="000000"/>
                <w:left w:val="single" w:sz="4" w:space="0" w:color="auto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After w:val="1"/>
          <w:wAfter w:w="90" w:type="dxa"/>
          <w:trHeight w:val="800"/>
          <w:trPrChange w:id="1013" w:author="Aidan Boyd" w:date="2015-01-13T15:05:00Z">
            <w:trPr>
              <w:gridAfter w:val="1"/>
              <w:wAfter w:w="90" w:type="dxa"/>
              <w:trHeight w:val="800"/>
            </w:trPr>
          </w:trPrChange>
        </w:trPr>
        <w:tc>
          <w:tcPr>
            <w:tcW w:w="21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1014" w:author="Aidan Boyd" w:date="2015-01-13T15:05:00Z">
              <w:tcPr>
                <w:tcW w:w="214" w:type="dxa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7CA39608" w14:textId="77777777" w:rsidR="007639C6" w:rsidRPr="00ED0911" w:rsidRDefault="007639C6" w:rsidP="00850AE1">
            <w:pPr>
              <w:spacing w:after="0" w:line="240" w:lineRule="auto"/>
              <w:pPrChange w:id="1015" w:author="Aidan Boyd" w:date="2015-01-13T15:22:00Z">
                <w:pPr/>
              </w:pPrChange>
            </w:pPr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016" w:author="Aidan Boyd" w:date="2015-01-13T15:05:00Z">
              <w:tcPr>
                <w:tcW w:w="8730" w:type="dxa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1BECEC40" w14:textId="77777777" w:rsidR="007639C6" w:rsidRPr="00D43ED3" w:rsidRDefault="007639C6" w:rsidP="00850AE1">
            <w:pPr>
              <w:pStyle w:val="CommentText"/>
              <w:spacing w:after="0" w:line="240" w:lineRule="auto"/>
              <w:pPrChange w:id="1017" w:author="Aidan Boyd" w:date="2015-01-13T15:22:00Z">
                <w:pPr>
                  <w:pStyle w:val="CommentText"/>
                </w:pPr>
              </w:pPrChange>
            </w:pPr>
            <w:commentRangeStart w:id="1018"/>
            <w:r w:rsidRPr="00D43ED3">
              <w:t>Who implemented these access restrictions?</w:t>
            </w:r>
          </w:p>
          <w:p w14:paraId="24622312" w14:textId="77777777" w:rsidR="007639C6" w:rsidRPr="00D43ED3" w:rsidRDefault="007639C6" w:rsidP="00850AE1">
            <w:pPr>
              <w:pStyle w:val="CommentText"/>
              <w:spacing w:after="0" w:line="240" w:lineRule="auto"/>
              <w:contextualSpacing/>
              <w:pPrChange w:id="1019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>1=National or State Government</w:t>
            </w:r>
          </w:p>
          <w:p w14:paraId="48C82BFA" w14:textId="77777777" w:rsidR="007639C6" w:rsidRPr="00D43ED3" w:rsidRDefault="007639C6" w:rsidP="00850AE1">
            <w:pPr>
              <w:pStyle w:val="CommentText"/>
              <w:spacing w:after="0" w:line="240" w:lineRule="auto"/>
              <w:contextualSpacing/>
              <w:pPrChange w:id="1020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>2=Local government</w:t>
            </w:r>
          </w:p>
          <w:p w14:paraId="21B644AB" w14:textId="77777777" w:rsidR="007639C6" w:rsidRPr="00D43ED3" w:rsidRDefault="007639C6" w:rsidP="00850AE1">
            <w:pPr>
              <w:pStyle w:val="CommentText"/>
              <w:spacing w:after="0" w:line="240" w:lineRule="auto"/>
              <w:contextualSpacing/>
              <w:pPrChange w:id="1021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>3=Private landowner</w:t>
            </w:r>
          </w:p>
          <w:p w14:paraId="728FB369" w14:textId="77777777" w:rsidR="007639C6" w:rsidRPr="00D43ED3" w:rsidRDefault="007639C6" w:rsidP="00850AE1">
            <w:pPr>
              <w:pStyle w:val="CommentText"/>
              <w:spacing w:after="0" w:line="240" w:lineRule="auto"/>
              <w:contextualSpacing/>
              <w:pPrChange w:id="1022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>4=Private company</w:t>
            </w:r>
          </w:p>
          <w:p w14:paraId="1EBD225D" w14:textId="4F3C215A" w:rsidR="007639C6" w:rsidRPr="00D43ED3" w:rsidRDefault="007639C6" w:rsidP="00850AE1">
            <w:pPr>
              <w:pStyle w:val="CommentText"/>
              <w:spacing w:after="0" w:line="240" w:lineRule="auto"/>
              <w:contextualSpacing/>
              <w:pPrChange w:id="1023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>5=Chief</w:t>
            </w:r>
          </w:p>
          <w:p w14:paraId="1E15FDD8" w14:textId="4CB809DB" w:rsidR="00D43ED3" w:rsidRPr="00D43ED3" w:rsidRDefault="00D43ED3" w:rsidP="00850AE1">
            <w:pPr>
              <w:pStyle w:val="CommentText"/>
              <w:spacing w:after="0" w:line="240" w:lineRule="auto"/>
              <w:contextualSpacing/>
              <w:pPrChange w:id="1024" w:author="Aidan Boyd" w:date="2015-01-13T15:22:00Z">
                <w:pPr>
                  <w:pStyle w:val="CommentText"/>
                  <w:contextualSpacing/>
                </w:pPr>
              </w:pPrChange>
            </w:pPr>
            <w:r w:rsidRPr="00D43ED3">
              <w:t xml:space="preserve">6=LG elected officials </w:t>
            </w:r>
          </w:p>
          <w:p w14:paraId="2ABFB12F" w14:textId="5F71AF52" w:rsidR="007639C6" w:rsidRPr="007639C6" w:rsidRDefault="007639C6" w:rsidP="00850AE1">
            <w:pPr>
              <w:spacing w:after="0" w:line="240" w:lineRule="auto"/>
              <w:contextualSpacing/>
              <w:pPrChange w:id="1025" w:author="Aidan Boyd" w:date="2015-01-13T15:22:00Z">
                <w:pPr>
                  <w:contextualSpacing/>
                </w:pPr>
              </w:pPrChange>
            </w:pPr>
            <w:r w:rsidRPr="00D43ED3">
              <w:rPr>
                <w:sz w:val="20"/>
                <w:szCs w:val="20"/>
              </w:rPr>
              <w:t>97=Other, specify</w:t>
            </w:r>
            <w:commentRangeEnd w:id="1018"/>
            <w:r w:rsidR="00761013">
              <w:rPr>
                <w:rStyle w:val="CommentReference"/>
              </w:rPr>
              <w:commentReference w:id="1018"/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026" w:author="Aidan Boyd" w:date="2015-01-13T15:05:00Z">
              <w:tcPr>
                <w:tcW w:w="1710" w:type="dxa"/>
                <w:gridSpan w:val="2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16FD30B8" w14:textId="77777777" w:rsidR="007639C6" w:rsidRDefault="007639C6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027" w:author="Aidan Boyd" w:date="2015-01-13T15:22:00Z">
                <w:pPr/>
              </w:pPrChange>
            </w:pPr>
          </w:p>
        </w:tc>
      </w:tr>
      <w:tr w:rsidR="008D7AC7" w:rsidRPr="00ED0911" w14:paraId="58CB6315" w14:textId="77777777" w:rsidTr="00D43ED3">
        <w:trPr>
          <w:gridAfter w:val="1"/>
          <w:wAfter w:w="90" w:type="dxa"/>
          <w:trHeight w:val="2826"/>
        </w:trPr>
        <w:tc>
          <w:tcPr>
            <w:tcW w:w="21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</w:tcPr>
          <w:p w14:paraId="7BF0E299" w14:textId="77777777" w:rsidR="00694545" w:rsidRPr="00ED0911" w:rsidRDefault="00694545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1028" w:author="Aidan Boyd" w:date="2015-01-13T15:22:00Z">
                <w:pPr/>
              </w:pPrChange>
            </w:pPr>
          </w:p>
        </w:tc>
        <w:tc>
          <w:tcPr>
            <w:tcW w:w="87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320F33" w14:textId="65BE2905" w:rsidR="00694545" w:rsidRPr="00ED0911" w:rsidRDefault="008D7AC7" w:rsidP="00850AE1">
            <w:pPr>
              <w:spacing w:after="0" w:line="240" w:lineRule="auto"/>
              <w:rPr>
                <w:rFonts w:cs="Arial"/>
              </w:rPr>
              <w:pPrChange w:id="1029" w:author="Aidan Boyd" w:date="2015-01-13T15:22:00Z">
                <w:pPr/>
              </w:pPrChange>
            </w:pPr>
            <w:r>
              <w:rPr>
                <w:rFonts w:cs="Arial"/>
              </w:rPr>
              <w:t xml:space="preserve">H4. </w:t>
            </w:r>
            <w:r w:rsidR="00694545" w:rsidRPr="00ED0911">
              <w:rPr>
                <w:rFonts w:cs="Arial"/>
              </w:rPr>
              <w:t>Please describe the impact of losing access to these forests</w:t>
            </w:r>
            <w:r w:rsidR="007639C6">
              <w:rPr>
                <w:rFonts w:cs="Arial"/>
              </w:rPr>
              <w:t xml:space="preserve"> for households in this community</w:t>
            </w:r>
            <w:r w:rsidR="00694545" w:rsidRPr="00ED0911">
              <w:rPr>
                <w:rFonts w:cs="Arial"/>
              </w:rPr>
              <w:t xml:space="preserve">? </w:t>
            </w:r>
          </w:p>
          <w:p w14:paraId="127E0F0B" w14:textId="77777777" w:rsidR="00694545" w:rsidRPr="00ED0911" w:rsidRDefault="00694545" w:rsidP="00850AE1">
            <w:pPr>
              <w:spacing w:after="0" w:line="240" w:lineRule="auto"/>
              <w:rPr>
                <w:rFonts w:cs="Arial"/>
              </w:rPr>
              <w:pPrChange w:id="1030" w:author="Aidan Boyd" w:date="2015-01-13T15:22:00Z">
                <w:pPr/>
              </w:pPrChange>
            </w:pPr>
            <w:r w:rsidRPr="00ED0911">
              <w:rPr>
                <w:rFonts w:cs="Arial"/>
              </w:rPr>
              <w:t>Select all that apply</w:t>
            </w:r>
          </w:p>
          <w:p w14:paraId="0913C19C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cs="Arial"/>
              </w:rPr>
              <w:pPrChange w:id="1031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rPr>
                <w:rFonts w:cs="Arial"/>
              </w:rPr>
              <w:t>Started using other forests</w:t>
            </w:r>
          </w:p>
          <w:p w14:paraId="55F74261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2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Increased use of other forests</w:t>
            </w:r>
          </w:p>
          <w:p w14:paraId="09BA72BC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3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Switch to alternative livelihoods</w:t>
            </w:r>
          </w:p>
          <w:p w14:paraId="50D05490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4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rPr>
                <w:rFonts w:eastAsia="Calibri" w:cs="Times New Roman"/>
                <w:w w:val="105"/>
              </w:rPr>
              <w:t>Increased poverty</w:t>
            </w:r>
          </w:p>
          <w:p w14:paraId="6348EFFA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5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t>Lost income source (non-agriculture)</w:t>
            </w:r>
          </w:p>
          <w:p w14:paraId="002B3798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6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t>Lost agricultural land</w:t>
            </w:r>
          </w:p>
          <w:p w14:paraId="150079AB" w14:textId="77777777" w:rsidR="00694545" w:rsidRPr="00ED0911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7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t>Lost connection to the land our parents/grandparents used/used for traditional rituals</w:t>
            </w:r>
          </w:p>
          <w:p w14:paraId="4B389F8C" w14:textId="77777777" w:rsidR="00694545" w:rsidRPr="007639C6" w:rsidRDefault="00694545" w:rsidP="00850A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eastAsia="Calibri" w:cs="Times New Roman"/>
                <w:w w:val="105"/>
              </w:rPr>
              <w:pPrChange w:id="1038" w:author="Aidan Boyd" w:date="2015-01-13T15:22:00Z">
                <w:pPr>
                  <w:pStyle w:val="ListParagraph"/>
                  <w:numPr>
                    <w:numId w:val="10"/>
                  </w:numPr>
                  <w:ind w:hanging="360"/>
                </w:pPr>
              </w:pPrChange>
            </w:pPr>
            <w:r w:rsidRPr="00ED0911">
              <w:t xml:space="preserve">Business failed </w:t>
            </w:r>
          </w:p>
          <w:p w14:paraId="4E48587C" w14:textId="564DABEE" w:rsidR="007639C6" w:rsidRPr="00ED0911" w:rsidRDefault="007639C6" w:rsidP="00850AE1">
            <w:pPr>
              <w:pStyle w:val="ListParagraph"/>
              <w:spacing w:after="0" w:line="240" w:lineRule="auto"/>
              <w:rPr>
                <w:rFonts w:eastAsia="Calibri" w:cs="Times New Roman"/>
                <w:w w:val="105"/>
              </w:rPr>
              <w:pPrChange w:id="1039" w:author="Aidan Boyd" w:date="2015-01-13T15:22:00Z">
                <w:pPr>
                  <w:pStyle w:val="ListParagraph"/>
                </w:pPr>
              </w:pPrChange>
            </w:pPr>
            <w:r>
              <w:t xml:space="preserve">97 = Other, specify. </w:t>
            </w:r>
          </w:p>
        </w:tc>
        <w:tc>
          <w:tcPr>
            <w:tcW w:w="7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48775A34" w14:textId="77777777" w:rsidR="00694545" w:rsidRPr="00ED0911" w:rsidRDefault="00694545" w:rsidP="00850AE1">
            <w:pPr>
              <w:spacing w:after="0" w:line="240" w:lineRule="auto"/>
              <w:pPrChange w:id="1040" w:author="Aidan Boyd" w:date="2015-01-13T15:22:00Z">
                <w:pPr/>
              </w:pPrChange>
            </w:pPr>
          </w:p>
          <w:p w14:paraId="25CC620C" w14:textId="77777777" w:rsidR="00694545" w:rsidRPr="00ED0911" w:rsidRDefault="00694545" w:rsidP="00850AE1">
            <w:pPr>
              <w:spacing w:after="0" w:line="240" w:lineRule="auto"/>
              <w:pPrChange w:id="1041" w:author="Aidan Boyd" w:date="2015-01-13T15:22:00Z">
                <w:pPr/>
              </w:pPrChange>
            </w:pPr>
          </w:p>
          <w:p w14:paraId="2CDA2214" w14:textId="77777777" w:rsidR="00694545" w:rsidRPr="00ED0911" w:rsidRDefault="00694545" w:rsidP="00850AE1">
            <w:pPr>
              <w:spacing w:after="0" w:line="240" w:lineRule="auto"/>
              <w:pPrChange w:id="1042" w:author="Aidan Boyd" w:date="2015-01-13T15:22:00Z">
                <w:pPr/>
              </w:pPrChange>
            </w:pPr>
          </w:p>
          <w:p w14:paraId="475A2A30" w14:textId="77777777" w:rsidR="00694545" w:rsidRPr="00ED0911" w:rsidRDefault="00694545" w:rsidP="00850AE1">
            <w:pPr>
              <w:spacing w:after="0" w:line="240" w:lineRule="auto"/>
              <w:pPrChange w:id="1043" w:author="Aidan Boyd" w:date="2015-01-13T15:22:00Z">
                <w:pPr/>
              </w:pPrChange>
            </w:pPr>
          </w:p>
        </w:tc>
        <w:tc>
          <w:tcPr>
            <w:tcW w:w="1632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691153DE" w14:textId="77777777" w:rsidR="00694545" w:rsidRPr="00ED0911" w:rsidRDefault="00694545" w:rsidP="00850AE1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  <w:pPrChange w:id="1044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8D7AC7" w:rsidRPr="00ED0911" w14:paraId="1F17DE77" w14:textId="77777777" w:rsidTr="00C34D47">
        <w:tblPrEx>
          <w:tblW w:w="10744" w:type="dxa"/>
          <w:tblInd w:w="-5" w:type="dxa"/>
          <w:tblLayout w:type="fixed"/>
          <w:tblCellMar>
            <w:left w:w="29" w:type="dxa"/>
            <w:right w:w="29" w:type="dxa"/>
          </w:tblCellMar>
          <w:tblLook w:val="0000" w:firstRow="0" w:lastRow="0" w:firstColumn="0" w:lastColumn="0" w:noHBand="0" w:noVBand="0"/>
          <w:tblPrExChange w:id="1045" w:author="Aidan Boyd" w:date="2015-01-13T15:06:00Z">
            <w:tblPrEx>
              <w:tblW w:w="10744" w:type="dxa"/>
              <w:tblInd w:w="-5" w:type="dxa"/>
              <w:tblLayout w:type="fixed"/>
              <w:tblCellMar>
                <w:left w:w="29" w:type="dxa"/>
                <w:right w:w="29" w:type="dxa"/>
              </w:tblCellMar>
              <w:tblLook w:val="0000" w:firstRow="0" w:lastRow="0" w:firstColumn="0" w:lastColumn="0" w:noHBand="0" w:noVBand="0"/>
            </w:tblPrEx>
          </w:tblPrExChange>
        </w:tblPrEx>
        <w:trPr>
          <w:gridAfter w:val="1"/>
          <w:wAfter w:w="90" w:type="dxa"/>
          <w:trHeight w:val="916"/>
          <w:trPrChange w:id="1046" w:author="Aidan Boyd" w:date="2015-01-13T15:06:00Z">
            <w:trPr>
              <w:gridAfter w:val="1"/>
              <w:wAfter w:w="90" w:type="dxa"/>
              <w:trHeight w:val="916"/>
            </w:trPr>
          </w:trPrChange>
        </w:trPr>
        <w:tc>
          <w:tcPr>
            <w:tcW w:w="21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95B3D7" w:themeFill="accent1" w:themeFillTint="99"/>
            <w:tcPrChange w:id="1047" w:author="Aidan Boyd" w:date="2015-01-13T15:06:00Z">
              <w:tcPr>
                <w:tcW w:w="214" w:type="dxa"/>
                <w:vMerge/>
                <w:tcBorders>
                  <w:left w:val="single" w:sz="4" w:space="0" w:color="000000"/>
                  <w:bottom w:val="single" w:sz="4" w:space="0" w:color="000000"/>
                  <w:right w:val="single" w:sz="4" w:space="0" w:color="auto"/>
                </w:tcBorders>
                <w:shd w:val="clear" w:color="auto" w:fill="auto"/>
              </w:tcPr>
            </w:tcPrChange>
          </w:tcPr>
          <w:p w14:paraId="0DA50B00" w14:textId="77777777" w:rsidR="00694545" w:rsidRPr="00ED0911" w:rsidRDefault="00694545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1048" w:author="Aidan Boyd" w:date="2015-01-13T15:22:00Z">
                <w:pPr/>
              </w:pPrChange>
            </w:pPr>
            <w:commentRangeStart w:id="1049"/>
            <w:commentRangeStart w:id="1050"/>
          </w:p>
        </w:tc>
        <w:tc>
          <w:tcPr>
            <w:tcW w:w="873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95B3D7" w:themeFill="accent1" w:themeFillTint="99"/>
            <w:tcPrChange w:id="1051" w:author="Aidan Boyd" w:date="2015-01-13T15:06:00Z">
              <w:tcPr>
                <w:tcW w:w="8730" w:type="dxa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</w:tcBorders>
                <w:shd w:val="clear" w:color="auto" w:fill="auto"/>
              </w:tcPr>
            </w:tcPrChange>
          </w:tcPr>
          <w:p w14:paraId="0FA3C7D5" w14:textId="77777777" w:rsidR="00B12AE8" w:rsidRPr="00ED0911" w:rsidRDefault="008D7AC7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1052" w:author="Aidan Boyd" w:date="2015-01-13T15:22:00Z">
                <w:pPr/>
              </w:pPrChange>
            </w:pPr>
            <w:commentRangeStart w:id="1053"/>
            <w:r>
              <w:rPr>
                <w:rFonts w:eastAsia="Calibri" w:cs="Times New Roman"/>
                <w:w w:val="105"/>
              </w:rPr>
              <w:t xml:space="preserve">H5. </w:t>
            </w:r>
            <w:r w:rsidR="00B12AE8" w:rsidRPr="00ED0911">
              <w:rPr>
                <w:rFonts w:eastAsia="Calibri" w:cs="Times New Roman"/>
                <w:w w:val="105"/>
              </w:rPr>
              <w:t>In your opinion, what effect has this had on most HHs in your community. Please evaluate this on a scale from 1 – 10, with 10 being very positive, 1 being very negative and 5 being “no effect</w:t>
            </w:r>
            <w:proofErr w:type="gramStart"/>
            <w:r w:rsidR="00B12AE8" w:rsidRPr="00ED0911">
              <w:rPr>
                <w:rFonts w:eastAsia="Calibri" w:cs="Times New Roman"/>
                <w:w w:val="105"/>
              </w:rPr>
              <w:t>”.</w:t>
            </w:r>
            <w:proofErr w:type="gramEnd"/>
            <w:r w:rsidR="00B12AE8" w:rsidRPr="00ED0911">
              <w:rPr>
                <w:rFonts w:eastAsia="Calibri" w:cs="Times New Roman"/>
                <w:w w:val="105"/>
              </w:rPr>
              <w:t xml:space="preserve"> </w:t>
            </w:r>
          </w:p>
          <w:p w14:paraId="1935FF23" w14:textId="77777777" w:rsidR="00694545" w:rsidRPr="00ED0911" w:rsidRDefault="00B12AE8" w:rsidP="00850AE1">
            <w:pPr>
              <w:spacing w:after="0" w:line="240" w:lineRule="auto"/>
              <w:rPr>
                <w:rFonts w:eastAsia="Calibri" w:cs="Times New Roman"/>
                <w:w w:val="105"/>
              </w:rPr>
              <w:pPrChange w:id="1054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i/>
                <w:w w:val="105"/>
              </w:rPr>
              <w:t>Enumerator: Please use the visual cue</w:t>
            </w:r>
            <w:proofErr w:type="gramStart"/>
            <w:r w:rsidRPr="00ED0911">
              <w:rPr>
                <w:rFonts w:eastAsia="Calibri" w:cs="Times New Roman"/>
                <w:i/>
                <w:w w:val="105"/>
              </w:rPr>
              <w:t xml:space="preserve">. </w:t>
            </w:r>
            <w:r w:rsidRPr="00ED0911">
              <w:rPr>
                <w:rFonts w:eastAsia="Calibri" w:cs="Times New Roman"/>
                <w:w w:val="105"/>
              </w:rPr>
              <w:t xml:space="preserve"> </w:t>
            </w:r>
            <w:commentRangeEnd w:id="1053"/>
            <w:proofErr w:type="gramEnd"/>
            <w:r w:rsidR="007B1637">
              <w:rPr>
                <w:rStyle w:val="CommentReference"/>
              </w:rPr>
              <w:commentReference w:id="1053"/>
            </w:r>
          </w:p>
        </w:tc>
        <w:tc>
          <w:tcPr>
            <w:tcW w:w="7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055" w:author="Aidan Boyd" w:date="2015-01-13T15:06:00Z">
              <w:tcPr>
                <w:tcW w:w="78" w:type="dxa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4789A380" w14:textId="77777777" w:rsidR="00694545" w:rsidRPr="00ED0911" w:rsidRDefault="00694545" w:rsidP="00850AE1">
            <w:pPr>
              <w:spacing w:after="0" w:line="240" w:lineRule="auto"/>
              <w:pPrChange w:id="1056" w:author="Aidan Boyd" w:date="2015-01-13T15:22:00Z">
                <w:pPr/>
              </w:pPrChange>
            </w:pPr>
          </w:p>
        </w:tc>
        <w:tc>
          <w:tcPr>
            <w:tcW w:w="1632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057" w:author="Aidan Boyd" w:date="2015-01-13T15:06:00Z">
              <w:tcPr>
                <w:tcW w:w="1632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065251C6" w14:textId="77777777" w:rsidR="00694545" w:rsidRPr="00ED0911" w:rsidRDefault="008D7AC7" w:rsidP="00850AE1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  <w:pPrChange w:id="1058" w:author="Aidan Boyd" w:date="2015-01-13T15:22:00Z">
                <w:pPr/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  <w:commentRangeEnd w:id="1049"/>
            <w:r w:rsidR="00761013">
              <w:rPr>
                <w:rStyle w:val="CommentReference"/>
              </w:rPr>
              <w:commentReference w:id="1049"/>
            </w:r>
            <w:commentRangeEnd w:id="1050"/>
            <w:r w:rsidR="00354848">
              <w:rPr>
                <w:rStyle w:val="CommentReference"/>
              </w:rPr>
              <w:commentReference w:id="1050"/>
            </w:r>
          </w:p>
        </w:tc>
      </w:tr>
    </w:tbl>
    <w:p w14:paraId="71BE4448" w14:textId="77777777" w:rsidR="00E73625" w:rsidRPr="00ED0911" w:rsidRDefault="00E73625" w:rsidP="00850AE1">
      <w:pPr>
        <w:spacing w:after="0" w:line="240" w:lineRule="auto"/>
        <w:rPr>
          <w:b/>
          <w:color w:val="000000" w:themeColor="text1"/>
        </w:rPr>
        <w:pPrChange w:id="1059" w:author="Aidan Boyd" w:date="2015-01-13T15:22:00Z">
          <w:pPr/>
        </w:pPrChange>
      </w:pPr>
    </w:p>
    <w:p w14:paraId="2B4E822E" w14:textId="77777777" w:rsidR="001B0EA4" w:rsidRDefault="001B0EA4" w:rsidP="00850AE1">
      <w:pPr>
        <w:spacing w:after="0" w:line="240" w:lineRule="auto"/>
        <w:rPr>
          <w:b/>
        </w:rPr>
        <w:sectPr w:rsidR="001B0EA4">
          <w:pgSz w:w="12240" w:h="15840"/>
          <w:pgMar w:top="720" w:right="720" w:bottom="720" w:left="720" w:header="720" w:footer="720" w:gutter="0"/>
          <w:cols w:space="720"/>
          <w:docGrid w:linePitch="360"/>
        </w:sectPr>
        <w:pPrChange w:id="1060" w:author="Aidan Boyd" w:date="2015-01-13T15:22:00Z">
          <w:pPr/>
        </w:pPrChange>
      </w:pPr>
    </w:p>
    <w:p w14:paraId="7DE4FAA5" w14:textId="77777777" w:rsidR="00694545" w:rsidRPr="00ED0911" w:rsidRDefault="00694545" w:rsidP="00850AE1">
      <w:pPr>
        <w:spacing w:after="0" w:line="240" w:lineRule="auto"/>
        <w:rPr>
          <w:b/>
        </w:rPr>
        <w:pPrChange w:id="1061" w:author="Aidan Boyd" w:date="2015-01-13T15:22:00Z">
          <w:pPr/>
        </w:pPrChange>
      </w:pPr>
    </w:p>
    <w:p w14:paraId="54708746" w14:textId="77777777" w:rsidR="001B0EA4" w:rsidRDefault="001B0EA4" w:rsidP="00850AE1">
      <w:pPr>
        <w:spacing w:after="0" w:line="240" w:lineRule="auto"/>
        <w:rPr>
          <w:b/>
        </w:rPr>
        <w:pPrChange w:id="1062" w:author="Aidan Boyd" w:date="2015-01-13T15:22:00Z">
          <w:pPr/>
        </w:pPrChange>
      </w:pPr>
    </w:p>
    <w:p w14:paraId="7C0261AA" w14:textId="77777777" w:rsidR="00AC500F" w:rsidRPr="00ED0911" w:rsidRDefault="00CE03EA" w:rsidP="00850AE1">
      <w:pPr>
        <w:pStyle w:val="Heading3"/>
        <w:spacing w:line="240" w:lineRule="auto"/>
        <w:pPrChange w:id="1063" w:author="Aidan Boyd" w:date="2015-01-13T15:22:00Z">
          <w:pPr/>
        </w:pPrChange>
      </w:pPr>
      <w:commentRangeStart w:id="1064"/>
      <w:r>
        <w:t xml:space="preserve">I. TRADITIONAL COMMUNITY RULES </w:t>
      </w:r>
      <w:commentRangeEnd w:id="1064"/>
      <w:r w:rsidR="003323B1">
        <w:rPr>
          <w:rStyle w:val="CommentReference"/>
        </w:rPr>
        <w:commentReference w:id="1064"/>
      </w:r>
    </w:p>
    <w:tbl>
      <w:tblPr>
        <w:tblStyle w:val="TableGrid"/>
        <w:tblW w:w="13518" w:type="dxa"/>
        <w:tblLayout w:type="fixed"/>
        <w:tblLook w:val="04A0" w:firstRow="1" w:lastRow="0" w:firstColumn="1" w:lastColumn="0" w:noHBand="0" w:noVBand="1"/>
        <w:tblPrChange w:id="1065" w:author="Aidan Boyd" w:date="2015-01-13T14:43:00Z">
          <w:tblPr>
            <w:tblStyle w:val="TableGrid"/>
            <w:tblW w:w="1351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638"/>
        <w:gridCol w:w="1440"/>
        <w:gridCol w:w="990"/>
        <w:gridCol w:w="1170"/>
        <w:gridCol w:w="1170"/>
        <w:gridCol w:w="1980"/>
        <w:gridCol w:w="1260"/>
        <w:gridCol w:w="1890"/>
        <w:gridCol w:w="1980"/>
        <w:tblGridChange w:id="1066">
          <w:tblGrid>
            <w:gridCol w:w="1638"/>
            <w:gridCol w:w="1440"/>
            <w:gridCol w:w="990"/>
            <w:gridCol w:w="1170"/>
            <w:gridCol w:w="1170"/>
            <w:gridCol w:w="1980"/>
            <w:gridCol w:w="1260"/>
            <w:gridCol w:w="1890"/>
            <w:gridCol w:w="1980"/>
          </w:tblGrid>
        </w:tblGridChange>
      </w:tblGrid>
      <w:tr w:rsidR="003653DD" w:rsidRPr="001B0EA4" w14:paraId="3FDD33C0" w14:textId="77777777" w:rsidTr="00064C05">
        <w:trPr>
          <w:trHeight w:val="4625"/>
          <w:trPrChange w:id="1067" w:author="Aidan Boyd" w:date="2015-01-13T14:43:00Z">
            <w:trPr>
              <w:trHeight w:val="4625"/>
            </w:trPr>
          </w:trPrChange>
        </w:trPr>
        <w:tc>
          <w:tcPr>
            <w:tcW w:w="1638" w:type="dxa"/>
            <w:shd w:val="clear" w:color="auto" w:fill="95B3D7" w:themeFill="accent1" w:themeFillTint="99"/>
            <w:tcPrChange w:id="1068" w:author="Aidan Boyd" w:date="2015-01-13T14:43:00Z">
              <w:tcPr>
                <w:tcW w:w="1638" w:type="dxa"/>
              </w:tcPr>
            </w:tcPrChange>
          </w:tcPr>
          <w:p w14:paraId="0269C3C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069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Activity</w:t>
            </w:r>
          </w:p>
        </w:tc>
        <w:tc>
          <w:tcPr>
            <w:tcW w:w="1440" w:type="dxa"/>
            <w:shd w:val="clear" w:color="auto" w:fill="95B3D7" w:themeFill="accent1" w:themeFillTint="99"/>
            <w:tcPrChange w:id="1070" w:author="Aidan Boyd" w:date="2015-01-13T14:43:00Z">
              <w:tcPr>
                <w:tcW w:w="1440" w:type="dxa"/>
              </w:tcPr>
            </w:tcPrChange>
          </w:tcPr>
          <w:p w14:paraId="2E885713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7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I1.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Are there </w:t>
            </w:r>
            <w:r w:rsidR="003653DD" w:rsidRPr="001B0EA4">
              <w:rPr>
                <w:b/>
                <w:color w:val="000000" w:themeColor="text1"/>
                <w:sz w:val="20"/>
                <w:szCs w:val="20"/>
              </w:rPr>
              <w:t>traditional community rules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3F814D12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72" w:author="Aidan Boyd" w:date="2015-01-13T15:22:00Z">
                <w:pPr/>
              </w:pPrChange>
            </w:pPr>
          </w:p>
          <w:p w14:paraId="5E767BDC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73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0=No</w:t>
            </w:r>
          </w:p>
          <w:p w14:paraId="027A9C57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74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 xml:space="preserve">1=Yes </w:t>
            </w:r>
          </w:p>
          <w:p w14:paraId="34CC5AEC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75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888=Don’t know</w:t>
            </w:r>
          </w:p>
          <w:p w14:paraId="1EC8D4BF" w14:textId="77777777" w:rsidR="00A42346" w:rsidRPr="00A42346" w:rsidRDefault="003653DD" w:rsidP="00850AE1">
            <w:pPr>
              <w:spacing w:after="0" w:line="240" w:lineRule="auto"/>
              <w:rPr>
                <w:rFonts w:eastAsia="Calibri" w:cs="Times New Roman"/>
                <w:sz w:val="20"/>
                <w:szCs w:val="20"/>
              </w:rPr>
              <w:pPrChange w:id="1076" w:author="Aidan Boyd" w:date="2015-01-13T15:22:00Z">
                <w:pPr/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999=Prefer not to respond</w:t>
            </w:r>
          </w:p>
          <w:p w14:paraId="1996790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077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95B3D7" w:themeFill="accent1" w:themeFillTint="99"/>
            <w:tcPrChange w:id="1078" w:author="Aidan Boyd" w:date="2015-01-13T14:43:00Z">
              <w:tcPr>
                <w:tcW w:w="990" w:type="dxa"/>
              </w:tcPr>
            </w:tcPrChange>
          </w:tcPr>
          <w:p w14:paraId="3CADF2FC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79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I2.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170" w:type="dxa"/>
            <w:shd w:val="clear" w:color="auto" w:fill="95B3D7" w:themeFill="accent1" w:themeFillTint="99"/>
            <w:tcPrChange w:id="1080" w:author="Aidan Boyd" w:date="2015-01-13T14:43:00Z">
              <w:tcPr>
                <w:tcW w:w="1170" w:type="dxa"/>
              </w:tcPr>
            </w:tcPrChange>
          </w:tcPr>
          <w:p w14:paraId="784F8788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8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I3.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Have these rules changed over the past 3 years? </w:t>
            </w:r>
          </w:p>
          <w:p w14:paraId="1E0F7261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82" w:author="Aidan Boyd" w:date="2015-01-13T15:22:00Z">
                <w:pPr/>
              </w:pPrChange>
            </w:pPr>
          </w:p>
          <w:p w14:paraId="51A3C463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83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0=No</w:t>
            </w:r>
          </w:p>
          <w:p w14:paraId="12B1D8F1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84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 xml:space="preserve">1=Yes </w:t>
            </w:r>
          </w:p>
          <w:p w14:paraId="4BDC5A42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85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888=Don’t know</w:t>
            </w:r>
          </w:p>
          <w:p w14:paraId="5F7F857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086" w:author="Aidan Boyd" w:date="2015-01-13T15:22:00Z">
                <w:pPr/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  <w:shd w:val="clear" w:color="auto" w:fill="95B3D7" w:themeFill="accent1" w:themeFillTint="99"/>
            <w:tcPrChange w:id="1087" w:author="Aidan Boyd" w:date="2015-01-13T14:43:00Z">
              <w:tcPr>
                <w:tcW w:w="1170" w:type="dxa"/>
              </w:tcPr>
            </w:tcPrChange>
          </w:tcPr>
          <w:p w14:paraId="3A303139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88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I4.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65DD2F5F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89" w:author="Aidan Boyd" w:date="2015-01-13T15:22:00Z">
                <w:pPr/>
              </w:pPrChange>
            </w:pPr>
          </w:p>
        </w:tc>
        <w:tc>
          <w:tcPr>
            <w:tcW w:w="1980" w:type="dxa"/>
            <w:shd w:val="clear" w:color="auto" w:fill="95B3D7" w:themeFill="accent1" w:themeFillTint="99"/>
            <w:tcPrChange w:id="1090" w:author="Aidan Boyd" w:date="2015-01-13T14:43:00Z">
              <w:tcPr>
                <w:tcW w:w="1980" w:type="dxa"/>
              </w:tcPr>
            </w:tcPrChange>
          </w:tcPr>
          <w:p w14:paraId="716F3D47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I5.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Is there a system of monitoring for rule breaking? </w:t>
            </w:r>
          </w:p>
          <w:p w14:paraId="538ED0F7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2" w:author="Aidan Boyd" w:date="2015-01-13T15:22:00Z">
                <w:pPr/>
              </w:pPrChange>
            </w:pPr>
          </w:p>
          <w:p w14:paraId="28F37D75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3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0-No</w:t>
            </w:r>
          </w:p>
          <w:p w14:paraId="2020B04C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4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1-Yes </w:t>
            </w:r>
          </w:p>
          <w:p w14:paraId="21180F54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095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888=Don’t know</w:t>
            </w:r>
          </w:p>
          <w:p w14:paraId="3310DA70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6" w:author="Aidan Boyd" w:date="2015-01-13T15:22:00Z">
                <w:pPr/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999=Prefer not to respond</w:t>
            </w:r>
          </w:p>
          <w:p w14:paraId="2898DB1F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7" w:author="Aidan Boyd" w:date="2015-01-13T15:22:00Z">
                <w:pPr/>
              </w:pPrChange>
            </w:pPr>
          </w:p>
        </w:tc>
        <w:tc>
          <w:tcPr>
            <w:tcW w:w="1260" w:type="dxa"/>
            <w:shd w:val="clear" w:color="auto" w:fill="95B3D7" w:themeFill="accent1" w:themeFillTint="99"/>
            <w:tcPrChange w:id="1098" w:author="Aidan Boyd" w:date="2015-01-13T14:43:00Z">
              <w:tcPr>
                <w:tcW w:w="1260" w:type="dxa"/>
              </w:tcPr>
            </w:tcPrChange>
          </w:tcPr>
          <w:p w14:paraId="0B1B0556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099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I6.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26A87C40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0" w:author="Aidan Boyd" w:date="2015-01-13T15:22:00Z">
                <w:pPr/>
              </w:pPrChange>
            </w:pPr>
          </w:p>
          <w:p w14:paraId="28B36C15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0=No</w:t>
            </w:r>
          </w:p>
          <w:p w14:paraId="06462A63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2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1=Yes</w:t>
            </w:r>
          </w:p>
          <w:p w14:paraId="4CD4D9C0" w14:textId="77777777" w:rsidR="003653DD" w:rsidRPr="001B0EA4" w:rsidRDefault="003653DD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103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888=Don’t know</w:t>
            </w:r>
          </w:p>
          <w:p w14:paraId="1CB28706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4" w:author="Aidan Boyd" w:date="2015-01-13T15:22:00Z">
                <w:pPr/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890" w:type="dxa"/>
            <w:shd w:val="clear" w:color="auto" w:fill="95B3D7" w:themeFill="accent1" w:themeFillTint="99"/>
            <w:tcPrChange w:id="1105" w:author="Aidan Boyd" w:date="2015-01-13T14:43:00Z">
              <w:tcPr>
                <w:tcW w:w="1890" w:type="dxa"/>
              </w:tcPr>
            </w:tcPrChange>
          </w:tcPr>
          <w:p w14:paraId="07F2B6B8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6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I7.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0558538A" w14:textId="77777777" w:rsidR="003653DD" w:rsidRPr="001B0EA4" w:rsidRDefault="003653D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7" w:author="Aidan Boyd" w:date="2015-01-13T15:22:00Z">
                <w:pPr/>
              </w:pPrChange>
            </w:pPr>
          </w:p>
        </w:tc>
        <w:tc>
          <w:tcPr>
            <w:tcW w:w="1980" w:type="dxa"/>
            <w:shd w:val="clear" w:color="auto" w:fill="95B3D7" w:themeFill="accent1" w:themeFillTint="99"/>
            <w:tcPrChange w:id="1108" w:author="Aidan Boyd" w:date="2015-01-13T14:43:00Z">
              <w:tcPr>
                <w:tcW w:w="1980" w:type="dxa"/>
              </w:tcPr>
            </w:tcPrChange>
          </w:tcPr>
          <w:p w14:paraId="28898C6F" w14:textId="77777777" w:rsidR="003653DD" w:rsidRPr="001B0EA4" w:rsidRDefault="00CE03EA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109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I8. </w:t>
            </w:r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In the past 3 months, how many times </w:t>
            </w:r>
            <w:proofErr w:type="gramStart"/>
            <w:r w:rsidR="003653DD" w:rsidRPr="001B0EA4">
              <w:rPr>
                <w:color w:val="000000" w:themeColor="text1"/>
                <w:sz w:val="20"/>
                <w:szCs w:val="20"/>
              </w:rPr>
              <w:t>was someone caught</w:t>
            </w:r>
            <w:proofErr w:type="gramEnd"/>
            <w:r w:rsidR="003653DD" w:rsidRPr="001B0EA4">
              <w:rPr>
                <w:color w:val="000000" w:themeColor="text1"/>
                <w:sz w:val="20"/>
                <w:szCs w:val="20"/>
              </w:rPr>
              <w:t xml:space="preserve"> for breaking this rule? </w:t>
            </w:r>
          </w:p>
        </w:tc>
      </w:tr>
      <w:tr w:rsidR="003653DD" w:rsidRPr="001B0EA4" w14:paraId="1C915915" w14:textId="77777777">
        <w:tc>
          <w:tcPr>
            <w:tcW w:w="1638" w:type="dxa"/>
          </w:tcPr>
          <w:p w14:paraId="241713C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0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Clearing land for agriculture</w:t>
            </w:r>
          </w:p>
        </w:tc>
        <w:tc>
          <w:tcPr>
            <w:tcW w:w="1440" w:type="dxa"/>
          </w:tcPr>
          <w:p w14:paraId="245EC0FD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1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21E81E0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2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 xml:space="preserve">TEXT </w:t>
            </w:r>
          </w:p>
        </w:tc>
        <w:tc>
          <w:tcPr>
            <w:tcW w:w="1170" w:type="dxa"/>
          </w:tcPr>
          <w:p w14:paraId="476951A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3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2E6E675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4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5C7FF94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5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348B163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6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56E0651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7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79932222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8" w:author="Aidan Boyd" w:date="2015-01-13T15:22:00Z">
                <w:pPr/>
              </w:pPrChange>
            </w:pPr>
          </w:p>
        </w:tc>
      </w:tr>
      <w:tr w:rsidR="003653DD" w:rsidRPr="001B0EA4" w14:paraId="3916679F" w14:textId="77777777">
        <w:tc>
          <w:tcPr>
            <w:tcW w:w="1638" w:type="dxa"/>
          </w:tcPr>
          <w:p w14:paraId="0F132F4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19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Setting fires for poaching/hunting (include hunting relish (mice))</w:t>
            </w:r>
          </w:p>
        </w:tc>
        <w:tc>
          <w:tcPr>
            <w:tcW w:w="1440" w:type="dxa"/>
          </w:tcPr>
          <w:p w14:paraId="6E0A916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0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26794D5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1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16983D7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2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697A258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3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0DFE1066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4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66C7CB8E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5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19D8F0C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6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32992B14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7" w:author="Aidan Boyd" w:date="2015-01-13T15:22:00Z">
                <w:pPr/>
              </w:pPrChange>
            </w:pPr>
          </w:p>
        </w:tc>
      </w:tr>
      <w:tr w:rsidR="003653DD" w:rsidRPr="001B0EA4" w14:paraId="56C294DF" w14:textId="77777777">
        <w:tc>
          <w:tcPr>
            <w:tcW w:w="1638" w:type="dxa"/>
          </w:tcPr>
          <w:p w14:paraId="2B9211E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8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Pit sawing</w:t>
            </w:r>
          </w:p>
        </w:tc>
        <w:tc>
          <w:tcPr>
            <w:tcW w:w="1440" w:type="dxa"/>
          </w:tcPr>
          <w:p w14:paraId="1DC6C92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29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6E1EBF84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0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2CA62490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1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7CD57AA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2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4CF70C6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3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45262B94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4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6462A9D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5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3819F46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6" w:author="Aidan Boyd" w:date="2015-01-13T15:22:00Z">
                <w:pPr/>
              </w:pPrChange>
            </w:pPr>
          </w:p>
        </w:tc>
      </w:tr>
      <w:tr w:rsidR="003653DD" w:rsidRPr="001B0EA4" w14:paraId="40B8AD6C" w14:textId="77777777">
        <w:tc>
          <w:tcPr>
            <w:tcW w:w="1638" w:type="dxa"/>
          </w:tcPr>
          <w:p w14:paraId="01D60D5A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7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Collecting wood for fuel</w:t>
            </w:r>
          </w:p>
        </w:tc>
        <w:tc>
          <w:tcPr>
            <w:tcW w:w="1440" w:type="dxa"/>
          </w:tcPr>
          <w:p w14:paraId="0BCADD1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8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091437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39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5FD69B04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0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4705D52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1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45CE27E2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2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10DCDB3A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3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03D2F68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4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4F490E5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5" w:author="Aidan Boyd" w:date="2015-01-13T15:22:00Z">
                <w:pPr/>
              </w:pPrChange>
            </w:pPr>
          </w:p>
        </w:tc>
      </w:tr>
      <w:tr w:rsidR="003653DD" w:rsidRPr="001B0EA4" w14:paraId="400B1F62" w14:textId="77777777">
        <w:trPr>
          <w:trHeight w:val="647"/>
        </w:trPr>
        <w:tc>
          <w:tcPr>
            <w:tcW w:w="1638" w:type="dxa"/>
          </w:tcPr>
          <w:p w14:paraId="07E1E57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6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Setting fires before harvesting</w:t>
            </w:r>
          </w:p>
        </w:tc>
        <w:tc>
          <w:tcPr>
            <w:tcW w:w="1440" w:type="dxa"/>
          </w:tcPr>
          <w:p w14:paraId="002C1EC2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7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37A4B1D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8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4448971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49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2FD96F34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0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438BDE8E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1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67E5BE0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2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73B9226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3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06AE620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4" w:author="Aidan Boyd" w:date="2015-01-13T15:22:00Z">
                <w:pPr/>
              </w:pPrChange>
            </w:pPr>
          </w:p>
        </w:tc>
      </w:tr>
      <w:tr w:rsidR="003653DD" w:rsidRPr="001B0EA4" w14:paraId="5D834743" w14:textId="77777777">
        <w:trPr>
          <w:trHeight w:val="654"/>
        </w:trPr>
        <w:tc>
          <w:tcPr>
            <w:tcW w:w="1638" w:type="dxa"/>
          </w:tcPr>
          <w:p w14:paraId="05BFD09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5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Cutting trees for charcoaling</w:t>
            </w:r>
          </w:p>
          <w:p w14:paraId="2AB0F59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6" w:author="Aidan Boyd" w:date="2015-01-13T15:22:00Z">
                <w:pPr/>
              </w:pPrChange>
            </w:pPr>
          </w:p>
        </w:tc>
        <w:tc>
          <w:tcPr>
            <w:tcW w:w="1440" w:type="dxa"/>
          </w:tcPr>
          <w:p w14:paraId="61CB3E95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7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4D2CBCF5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8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4859F33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59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3DD5957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0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45D417C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1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74A0F87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2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5E680E5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3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58FC2E26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4" w:author="Aidan Boyd" w:date="2015-01-13T15:22:00Z">
                <w:pPr/>
              </w:pPrChange>
            </w:pPr>
          </w:p>
        </w:tc>
      </w:tr>
      <w:tr w:rsidR="003653DD" w:rsidRPr="001B0EA4" w14:paraId="37CBEA0C" w14:textId="77777777">
        <w:trPr>
          <w:trHeight w:val="548"/>
        </w:trPr>
        <w:tc>
          <w:tcPr>
            <w:tcW w:w="1638" w:type="dxa"/>
          </w:tcPr>
          <w:p w14:paraId="1051BEEB" w14:textId="77777777" w:rsidR="003653DD" w:rsidRPr="001B0EA4" w:rsidRDefault="001B0EA4" w:rsidP="00850AE1">
            <w:pPr>
              <w:spacing w:after="0" w:line="240" w:lineRule="auto"/>
              <w:rPr>
                <w:sz w:val="20"/>
                <w:szCs w:val="20"/>
              </w:rPr>
              <w:pPrChange w:id="1165" w:author="Aidan Boyd" w:date="2015-01-13T15:22:00Z">
                <w:pPr/>
              </w:pPrChange>
            </w:pPr>
            <w:r>
              <w:rPr>
                <w:sz w:val="20"/>
                <w:szCs w:val="20"/>
              </w:rPr>
              <w:t xml:space="preserve">Grazing livestock </w:t>
            </w:r>
          </w:p>
        </w:tc>
        <w:tc>
          <w:tcPr>
            <w:tcW w:w="1440" w:type="dxa"/>
          </w:tcPr>
          <w:p w14:paraId="2B15EE3A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6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</w:tcPr>
          <w:p w14:paraId="0360EB09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7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</w:tcPr>
          <w:p w14:paraId="38256215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8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0D3080B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69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18C7CCF2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0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440E242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1" w:author="Aidan Boyd" w:date="2015-01-13T15:22:00Z">
                <w:pPr/>
              </w:pPrChange>
            </w:pPr>
          </w:p>
        </w:tc>
        <w:tc>
          <w:tcPr>
            <w:tcW w:w="1890" w:type="dxa"/>
          </w:tcPr>
          <w:p w14:paraId="6D8E980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2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126B41E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3" w:author="Aidan Boyd" w:date="2015-01-13T15:22:00Z">
                <w:pPr/>
              </w:pPrChange>
            </w:pPr>
          </w:p>
        </w:tc>
      </w:tr>
      <w:tr w:rsidR="003653DD" w:rsidRPr="001B0EA4" w14:paraId="69C68A8B" w14:textId="77777777" w:rsidTr="00750B58">
        <w:trPr>
          <w:trHeight w:val="538"/>
          <w:trPrChange w:id="1174" w:author="Aidan Boyd" w:date="2015-01-13T14:41:00Z">
            <w:trPr>
              <w:trHeight w:val="538"/>
            </w:trPr>
          </w:trPrChange>
        </w:trPr>
        <w:tc>
          <w:tcPr>
            <w:tcW w:w="1638" w:type="dxa"/>
            <w:shd w:val="clear" w:color="auto" w:fill="95B3D7" w:themeFill="accent1" w:themeFillTint="99"/>
            <w:tcPrChange w:id="1175" w:author="Aidan Boyd" w:date="2015-01-13T14:41:00Z">
              <w:tcPr>
                <w:tcW w:w="1638" w:type="dxa"/>
              </w:tcPr>
            </w:tcPrChange>
          </w:tcPr>
          <w:p w14:paraId="24DEB1DE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6" w:author="Aidan Boyd" w:date="2015-01-13T15:22:00Z">
                <w:pPr/>
              </w:pPrChange>
            </w:pPr>
            <w:commentRangeStart w:id="1177"/>
            <w:r w:rsidRPr="001B0EA4">
              <w:rPr>
                <w:sz w:val="20"/>
                <w:szCs w:val="20"/>
              </w:rPr>
              <w:lastRenderedPageBreak/>
              <w:t>Not cutting trees/bushes until they reach a particular size</w:t>
            </w:r>
            <w:commentRangeEnd w:id="1177"/>
            <w:r w:rsidR="003323B1">
              <w:rPr>
                <w:rStyle w:val="CommentReference"/>
              </w:rPr>
              <w:commentReference w:id="1177"/>
            </w:r>
          </w:p>
          <w:p w14:paraId="0E5A4D85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78" w:author="Aidan Boyd" w:date="2015-01-13T15:22:00Z">
                <w:pPr/>
              </w:pPrChange>
            </w:pPr>
          </w:p>
        </w:tc>
        <w:tc>
          <w:tcPr>
            <w:tcW w:w="1440" w:type="dxa"/>
            <w:tcPrChange w:id="1179" w:author="Aidan Boyd" w:date="2015-01-13T14:41:00Z">
              <w:tcPr>
                <w:tcW w:w="1440" w:type="dxa"/>
              </w:tcPr>
            </w:tcPrChange>
          </w:tcPr>
          <w:p w14:paraId="395C9FD0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80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  <w:tcPrChange w:id="1181" w:author="Aidan Boyd" w:date="2015-01-13T14:41:00Z">
              <w:tcPr>
                <w:tcW w:w="990" w:type="dxa"/>
                <w:shd w:val="clear" w:color="auto" w:fill="D6E3BC" w:themeFill="accent3" w:themeFillTint="66"/>
              </w:tcPr>
            </w:tcPrChange>
          </w:tcPr>
          <w:p w14:paraId="316BC6C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82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PrChange w:id="1183" w:author="Aidan Boyd" w:date="2015-01-13T14:41:00Z">
              <w:tcPr>
                <w:tcW w:w="1170" w:type="dxa"/>
              </w:tcPr>
            </w:tcPrChange>
          </w:tcPr>
          <w:p w14:paraId="0EB4ABF0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84" w:author="Aidan Boyd" w:date="2015-01-13T15:22:00Z">
                <w:pPr/>
              </w:pPrChange>
            </w:pPr>
          </w:p>
        </w:tc>
        <w:tc>
          <w:tcPr>
            <w:tcW w:w="1170" w:type="dxa"/>
            <w:tcPrChange w:id="1185" w:author="Aidan Boyd" w:date="2015-01-13T14:41:00Z">
              <w:tcPr>
                <w:tcW w:w="1170" w:type="dxa"/>
              </w:tcPr>
            </w:tcPrChange>
          </w:tcPr>
          <w:p w14:paraId="4434D72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86" w:author="Aidan Boyd" w:date="2015-01-13T15:22:00Z">
                <w:pPr/>
              </w:pPrChange>
            </w:pPr>
          </w:p>
        </w:tc>
        <w:tc>
          <w:tcPr>
            <w:tcW w:w="1980" w:type="dxa"/>
            <w:tcPrChange w:id="1187" w:author="Aidan Boyd" w:date="2015-01-13T14:41:00Z">
              <w:tcPr>
                <w:tcW w:w="1980" w:type="dxa"/>
              </w:tcPr>
            </w:tcPrChange>
          </w:tcPr>
          <w:p w14:paraId="3A2EB92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88" w:author="Aidan Boyd" w:date="2015-01-13T15:22:00Z">
                <w:pPr/>
              </w:pPrChange>
            </w:pPr>
          </w:p>
        </w:tc>
        <w:tc>
          <w:tcPr>
            <w:tcW w:w="1260" w:type="dxa"/>
            <w:tcPrChange w:id="1189" w:author="Aidan Boyd" w:date="2015-01-13T14:41:00Z">
              <w:tcPr>
                <w:tcW w:w="1260" w:type="dxa"/>
              </w:tcPr>
            </w:tcPrChange>
          </w:tcPr>
          <w:p w14:paraId="2D81D9AC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90" w:author="Aidan Boyd" w:date="2015-01-13T15:22:00Z">
                <w:pPr/>
              </w:pPrChange>
            </w:pPr>
          </w:p>
        </w:tc>
        <w:tc>
          <w:tcPr>
            <w:tcW w:w="1890" w:type="dxa"/>
            <w:tcPrChange w:id="1191" w:author="Aidan Boyd" w:date="2015-01-13T14:41:00Z">
              <w:tcPr>
                <w:tcW w:w="1890" w:type="dxa"/>
              </w:tcPr>
            </w:tcPrChange>
          </w:tcPr>
          <w:p w14:paraId="6988606B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92" w:author="Aidan Boyd" w:date="2015-01-13T15:22:00Z">
                <w:pPr/>
              </w:pPrChange>
            </w:pPr>
          </w:p>
        </w:tc>
        <w:tc>
          <w:tcPr>
            <w:tcW w:w="1980" w:type="dxa"/>
            <w:tcPrChange w:id="1193" w:author="Aidan Boyd" w:date="2015-01-13T14:41:00Z">
              <w:tcPr>
                <w:tcW w:w="1980" w:type="dxa"/>
              </w:tcPr>
            </w:tcPrChange>
          </w:tcPr>
          <w:p w14:paraId="2FE7C6E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94" w:author="Aidan Boyd" w:date="2015-01-13T15:22:00Z">
                <w:pPr/>
              </w:pPrChange>
            </w:pPr>
          </w:p>
        </w:tc>
      </w:tr>
      <w:tr w:rsidR="003653DD" w:rsidRPr="001B0EA4" w14:paraId="2A8786D1" w14:textId="77777777" w:rsidTr="00750B58">
        <w:trPr>
          <w:trHeight w:val="276"/>
          <w:trPrChange w:id="1195" w:author="Aidan Boyd" w:date="2015-01-13T14:41:00Z">
            <w:trPr>
              <w:trHeight w:val="276"/>
            </w:trPr>
          </w:trPrChange>
        </w:trPr>
        <w:tc>
          <w:tcPr>
            <w:tcW w:w="1638" w:type="dxa"/>
            <w:shd w:val="clear" w:color="auto" w:fill="95B3D7" w:themeFill="accent1" w:themeFillTint="99"/>
            <w:tcPrChange w:id="1196" w:author="Aidan Boyd" w:date="2015-01-13T14:41:00Z">
              <w:tcPr>
                <w:tcW w:w="1638" w:type="dxa"/>
              </w:tcPr>
            </w:tcPrChange>
          </w:tcPr>
          <w:p w14:paraId="00BDF5A7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197" w:author="Aidan Boyd" w:date="2015-01-13T15:22:00Z">
                <w:pPr/>
              </w:pPrChange>
            </w:pPr>
            <w:commentRangeStart w:id="1198"/>
            <w:r w:rsidRPr="001B0EA4">
              <w:rPr>
                <w:sz w:val="20"/>
                <w:szCs w:val="20"/>
              </w:rPr>
              <w:t>Not cutting certain species of trees</w:t>
            </w:r>
            <w:commentRangeEnd w:id="1198"/>
            <w:r w:rsidR="003323B1">
              <w:rPr>
                <w:rStyle w:val="CommentReference"/>
              </w:rPr>
              <w:commentReference w:id="1198"/>
            </w:r>
          </w:p>
        </w:tc>
        <w:tc>
          <w:tcPr>
            <w:tcW w:w="1440" w:type="dxa"/>
            <w:tcPrChange w:id="1199" w:author="Aidan Boyd" w:date="2015-01-13T14:41:00Z">
              <w:tcPr>
                <w:tcW w:w="1440" w:type="dxa"/>
              </w:tcPr>
            </w:tcPrChange>
          </w:tcPr>
          <w:p w14:paraId="1285C48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00" w:author="Aidan Boyd" w:date="2015-01-13T15:22:00Z">
                <w:pPr/>
              </w:pPrChange>
            </w:pPr>
          </w:p>
        </w:tc>
        <w:tc>
          <w:tcPr>
            <w:tcW w:w="990" w:type="dxa"/>
            <w:shd w:val="clear" w:color="auto" w:fill="D6E3BC" w:themeFill="accent3" w:themeFillTint="66"/>
            <w:tcPrChange w:id="1201" w:author="Aidan Boyd" w:date="2015-01-13T14:41:00Z">
              <w:tcPr>
                <w:tcW w:w="990" w:type="dxa"/>
                <w:shd w:val="clear" w:color="auto" w:fill="D6E3BC" w:themeFill="accent3" w:themeFillTint="66"/>
              </w:tcPr>
            </w:tcPrChange>
          </w:tcPr>
          <w:p w14:paraId="30D09BF3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02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TEXT</w:t>
            </w:r>
          </w:p>
        </w:tc>
        <w:tc>
          <w:tcPr>
            <w:tcW w:w="1170" w:type="dxa"/>
            <w:tcPrChange w:id="1203" w:author="Aidan Boyd" w:date="2015-01-13T14:41:00Z">
              <w:tcPr>
                <w:tcW w:w="1170" w:type="dxa"/>
              </w:tcPr>
            </w:tcPrChange>
          </w:tcPr>
          <w:p w14:paraId="4DFB8DC2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04" w:author="Aidan Boyd" w:date="2015-01-13T15:22:00Z">
                <w:pPr/>
              </w:pPrChange>
            </w:pPr>
          </w:p>
        </w:tc>
        <w:tc>
          <w:tcPr>
            <w:tcW w:w="1170" w:type="dxa"/>
            <w:tcPrChange w:id="1205" w:author="Aidan Boyd" w:date="2015-01-13T14:41:00Z">
              <w:tcPr>
                <w:tcW w:w="1170" w:type="dxa"/>
              </w:tcPr>
            </w:tcPrChange>
          </w:tcPr>
          <w:p w14:paraId="467A30D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06" w:author="Aidan Boyd" w:date="2015-01-13T15:22:00Z">
                <w:pPr/>
              </w:pPrChange>
            </w:pPr>
          </w:p>
        </w:tc>
        <w:tc>
          <w:tcPr>
            <w:tcW w:w="1980" w:type="dxa"/>
            <w:tcPrChange w:id="1207" w:author="Aidan Boyd" w:date="2015-01-13T14:41:00Z">
              <w:tcPr>
                <w:tcW w:w="1980" w:type="dxa"/>
              </w:tcPr>
            </w:tcPrChange>
          </w:tcPr>
          <w:p w14:paraId="58AFA248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08" w:author="Aidan Boyd" w:date="2015-01-13T15:22:00Z">
                <w:pPr/>
              </w:pPrChange>
            </w:pPr>
          </w:p>
        </w:tc>
        <w:tc>
          <w:tcPr>
            <w:tcW w:w="1260" w:type="dxa"/>
            <w:tcPrChange w:id="1209" w:author="Aidan Boyd" w:date="2015-01-13T14:41:00Z">
              <w:tcPr>
                <w:tcW w:w="1260" w:type="dxa"/>
              </w:tcPr>
            </w:tcPrChange>
          </w:tcPr>
          <w:p w14:paraId="64F1949F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10" w:author="Aidan Boyd" w:date="2015-01-13T15:22:00Z">
                <w:pPr/>
              </w:pPrChange>
            </w:pPr>
          </w:p>
        </w:tc>
        <w:tc>
          <w:tcPr>
            <w:tcW w:w="1890" w:type="dxa"/>
            <w:tcPrChange w:id="1211" w:author="Aidan Boyd" w:date="2015-01-13T14:41:00Z">
              <w:tcPr>
                <w:tcW w:w="1890" w:type="dxa"/>
              </w:tcPr>
            </w:tcPrChange>
          </w:tcPr>
          <w:p w14:paraId="22DF8A4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12" w:author="Aidan Boyd" w:date="2015-01-13T15:22:00Z">
                <w:pPr/>
              </w:pPrChange>
            </w:pPr>
          </w:p>
        </w:tc>
        <w:tc>
          <w:tcPr>
            <w:tcW w:w="1980" w:type="dxa"/>
            <w:tcPrChange w:id="1213" w:author="Aidan Boyd" w:date="2015-01-13T14:41:00Z">
              <w:tcPr>
                <w:tcW w:w="1980" w:type="dxa"/>
              </w:tcPr>
            </w:tcPrChange>
          </w:tcPr>
          <w:p w14:paraId="74C7A811" w14:textId="77777777" w:rsidR="003653DD" w:rsidRPr="001B0EA4" w:rsidRDefault="003653DD" w:rsidP="00850AE1">
            <w:pPr>
              <w:spacing w:after="0" w:line="240" w:lineRule="auto"/>
              <w:rPr>
                <w:sz w:val="20"/>
                <w:szCs w:val="20"/>
              </w:rPr>
              <w:pPrChange w:id="1214" w:author="Aidan Boyd" w:date="2015-01-13T15:22:00Z">
                <w:pPr/>
              </w:pPrChange>
            </w:pPr>
          </w:p>
        </w:tc>
      </w:tr>
    </w:tbl>
    <w:p w14:paraId="2C4BD678" w14:textId="77777777" w:rsidR="00AC500F" w:rsidRPr="001B0EA4" w:rsidRDefault="00AC500F" w:rsidP="00850AE1">
      <w:pPr>
        <w:spacing w:after="0" w:line="240" w:lineRule="auto"/>
        <w:rPr>
          <w:sz w:val="20"/>
          <w:szCs w:val="20"/>
        </w:rPr>
        <w:pPrChange w:id="1215" w:author="Aidan Boyd" w:date="2015-01-13T15:22:00Z">
          <w:pPr/>
        </w:pPrChange>
      </w:pPr>
    </w:p>
    <w:p w14:paraId="746F8B90" w14:textId="77777777" w:rsidR="009970C2" w:rsidRDefault="009970C2" w:rsidP="00850AE1">
      <w:pPr>
        <w:spacing w:after="0" w:line="240" w:lineRule="auto"/>
        <w:rPr>
          <w:sz w:val="20"/>
          <w:szCs w:val="20"/>
        </w:rPr>
        <w:pPrChange w:id="1216" w:author="Aidan Boyd" w:date="2015-01-13T15:22:00Z">
          <w:pPr/>
        </w:pPrChange>
      </w:pPr>
    </w:p>
    <w:tbl>
      <w:tblPr>
        <w:tblStyle w:val="TableGrid"/>
        <w:tblW w:w="14418" w:type="dxa"/>
        <w:tblLayout w:type="fixed"/>
        <w:tblLook w:val="04A0" w:firstRow="1" w:lastRow="0" w:firstColumn="1" w:lastColumn="0" w:noHBand="0" w:noVBand="1"/>
        <w:tblPrChange w:id="1217" w:author="Aidan Boyd" w:date="2015-01-13T14:42:00Z">
          <w:tblPr>
            <w:tblStyle w:val="TableGrid"/>
            <w:tblW w:w="1441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188"/>
        <w:gridCol w:w="2070"/>
        <w:gridCol w:w="1980"/>
        <w:gridCol w:w="2250"/>
        <w:gridCol w:w="1170"/>
        <w:gridCol w:w="1800"/>
        <w:gridCol w:w="1260"/>
        <w:gridCol w:w="2700"/>
        <w:tblGridChange w:id="1218">
          <w:tblGrid>
            <w:gridCol w:w="1188"/>
            <w:gridCol w:w="2070"/>
            <w:gridCol w:w="1980"/>
            <w:gridCol w:w="2250"/>
            <w:gridCol w:w="1170"/>
            <w:gridCol w:w="1800"/>
            <w:gridCol w:w="1260"/>
            <w:gridCol w:w="2700"/>
          </w:tblGrid>
        </w:tblGridChange>
      </w:tblGrid>
      <w:tr w:rsidR="009970C2" w:rsidRPr="001B0EA4" w14:paraId="076B5B55" w14:textId="77777777" w:rsidTr="00750B58">
        <w:trPr>
          <w:trHeight w:val="4625"/>
          <w:trPrChange w:id="1219" w:author="Aidan Boyd" w:date="2015-01-13T14:42:00Z">
            <w:trPr>
              <w:trHeight w:val="4625"/>
            </w:trPr>
          </w:trPrChange>
        </w:trPr>
        <w:tc>
          <w:tcPr>
            <w:tcW w:w="1188" w:type="dxa"/>
            <w:shd w:val="clear" w:color="auto" w:fill="95B3D7" w:themeFill="accent1" w:themeFillTint="99"/>
            <w:tcPrChange w:id="1220" w:author="Aidan Boyd" w:date="2015-01-13T14:42:00Z">
              <w:tcPr>
                <w:tcW w:w="1188" w:type="dxa"/>
              </w:tcPr>
            </w:tcPrChange>
          </w:tcPr>
          <w:p w14:paraId="764A089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1" w:author="Aidan Boyd" w:date="2015-01-13T15:22:00Z">
                <w:pPr/>
              </w:pPrChange>
            </w:pPr>
            <w:commentRangeStart w:id="1222"/>
            <w:r w:rsidRPr="0026508D">
              <w:rPr>
                <w:sz w:val="20"/>
                <w:szCs w:val="20"/>
              </w:rPr>
              <w:t>Activity</w:t>
            </w:r>
            <w:commentRangeEnd w:id="1222"/>
            <w:r w:rsidR="003323B1">
              <w:rPr>
                <w:rStyle w:val="CommentReference"/>
              </w:rPr>
              <w:commentReference w:id="1222"/>
            </w:r>
          </w:p>
        </w:tc>
        <w:tc>
          <w:tcPr>
            <w:tcW w:w="2070" w:type="dxa"/>
            <w:shd w:val="clear" w:color="auto" w:fill="95B3D7" w:themeFill="accent1" w:themeFillTint="99"/>
            <w:tcPrChange w:id="1223" w:author="Aidan Boyd" w:date="2015-01-13T14:42:00Z">
              <w:tcPr>
                <w:tcW w:w="2070" w:type="dxa"/>
              </w:tcPr>
            </w:tcPrChange>
          </w:tcPr>
          <w:p w14:paraId="1137D396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4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I9. Who is primarily responsible for the enforcement of these traditional community rules related to forest/wooded land?</w:t>
            </w:r>
          </w:p>
          <w:p w14:paraId="25BCCF6D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5" w:author="Aidan Boyd" w:date="2015-01-13T15:22:00Z">
                <w:pPr/>
              </w:pPrChange>
            </w:pPr>
          </w:p>
          <w:p w14:paraId="576E4956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6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1=Headperson</w:t>
            </w:r>
          </w:p>
          <w:p w14:paraId="3D003FA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7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2=Induna</w:t>
            </w:r>
          </w:p>
          <w:p w14:paraId="4D97F57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8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3=Chief</w:t>
            </w:r>
          </w:p>
          <w:p w14:paraId="59AFB3D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29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4=Elders</w:t>
            </w:r>
          </w:p>
          <w:p w14:paraId="4493E786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30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5=Community Resource Board</w:t>
            </w:r>
          </w:p>
          <w:p w14:paraId="7925C908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31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6=Village group (forest user group or village action committee); please specify</w:t>
            </w:r>
          </w:p>
          <w:p w14:paraId="399E3171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32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97=Other, please specify</w:t>
            </w:r>
          </w:p>
        </w:tc>
        <w:tc>
          <w:tcPr>
            <w:tcW w:w="1980" w:type="dxa"/>
            <w:shd w:val="clear" w:color="auto" w:fill="95B3D7" w:themeFill="accent1" w:themeFillTint="99"/>
            <w:tcPrChange w:id="1233" w:author="Aidan Boyd" w:date="2015-01-13T14:42:00Z">
              <w:tcPr>
                <w:tcW w:w="1980" w:type="dxa"/>
              </w:tcPr>
            </w:tcPrChange>
          </w:tcPr>
          <w:p w14:paraId="04DB8782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4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I10. How effectively are traditional community rules enforced?</w:t>
            </w:r>
          </w:p>
          <w:p w14:paraId="74EA3654" w14:textId="77777777" w:rsidR="0026508D" w:rsidRPr="0026508D" w:rsidRDefault="0026508D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5" w:author="Aidan Boyd" w:date="2015-01-13T15:22:00Z">
                <w:pPr/>
              </w:pPrChange>
            </w:pPr>
          </w:p>
          <w:p w14:paraId="583325E2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6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1-Very strong enforcement</w:t>
            </w:r>
          </w:p>
          <w:p w14:paraId="3D412233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7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2-Strong enforcement</w:t>
            </w:r>
          </w:p>
          <w:p w14:paraId="06C9C2DE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8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3- Sometimes strong/sometimes weak</w:t>
            </w:r>
          </w:p>
          <w:p w14:paraId="054564F1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39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4-Weak enforcement</w:t>
            </w:r>
          </w:p>
          <w:p w14:paraId="523E1E0F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0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5-Very weak enforcement</w:t>
            </w:r>
          </w:p>
          <w:p w14:paraId="3413FB3E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1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888=Don’t know</w:t>
            </w:r>
          </w:p>
          <w:p w14:paraId="7D9A5289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2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2250" w:type="dxa"/>
            <w:shd w:val="clear" w:color="auto" w:fill="95B3D7" w:themeFill="accent1" w:themeFillTint="99"/>
            <w:tcPrChange w:id="1243" w:author="Aidan Boyd" w:date="2015-01-13T14:42:00Z">
              <w:tcPr>
                <w:tcW w:w="2250" w:type="dxa"/>
              </w:tcPr>
            </w:tcPrChange>
          </w:tcPr>
          <w:p w14:paraId="245D49E2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4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I11. What is the typical compliance with penalties?</w:t>
            </w:r>
          </w:p>
          <w:p w14:paraId="29E81D2C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5" w:author="Aidan Boyd" w:date="2015-01-13T15:22:00Z">
                <w:pPr/>
              </w:pPrChange>
            </w:pPr>
          </w:p>
          <w:p w14:paraId="48B3F20E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6" w:author="Aidan Boyd" w:date="2015-01-13T15:22:00Z">
                <w:pPr/>
              </w:pPrChange>
            </w:pPr>
          </w:p>
          <w:p w14:paraId="3A59F175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7" w:author="Aidan Boyd" w:date="2015-01-13T15:22:00Z">
                <w:pPr/>
              </w:pPrChange>
            </w:pPr>
          </w:p>
          <w:p w14:paraId="2790DE56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8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1=Offenders never comply </w:t>
            </w:r>
          </w:p>
          <w:p w14:paraId="7BAE51FF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49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2=Some of the time offenders comply  </w:t>
            </w:r>
          </w:p>
          <w:p w14:paraId="698C8BC9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0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3=About half the time offenders comply</w:t>
            </w:r>
          </w:p>
          <w:p w14:paraId="4FDB8A71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1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4=Most of the time offenders comply </w:t>
            </w:r>
          </w:p>
          <w:p w14:paraId="345AE486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2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5=Almost all the time offenders comply</w:t>
            </w:r>
          </w:p>
          <w:p w14:paraId="1DFDA97F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3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888=Don't know  </w:t>
            </w:r>
          </w:p>
          <w:p w14:paraId="275C252F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4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170" w:type="dxa"/>
            <w:shd w:val="clear" w:color="auto" w:fill="95B3D7" w:themeFill="accent1" w:themeFillTint="99"/>
            <w:tcPrChange w:id="1255" w:author="Aidan Boyd" w:date="2015-01-13T14:42:00Z">
              <w:tcPr>
                <w:tcW w:w="1170" w:type="dxa"/>
              </w:tcPr>
            </w:tcPrChange>
          </w:tcPr>
          <w:p w14:paraId="150B50D2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6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I12. Do you think these traditional community rules are fair? </w:t>
            </w:r>
          </w:p>
          <w:p w14:paraId="6E284C79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7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ab/>
              <w:t>0=No</w:t>
            </w:r>
          </w:p>
          <w:p w14:paraId="1B0AA30A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8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1=Yes </w:t>
            </w:r>
          </w:p>
          <w:p w14:paraId="021D6B76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59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888=Don’t know</w:t>
            </w:r>
          </w:p>
          <w:p w14:paraId="3DB04384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0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999=Prefer not to respond</w:t>
            </w:r>
            <w:r w:rsidRPr="0026508D">
              <w:rPr>
                <w:color w:val="000000" w:themeColor="text1"/>
                <w:sz w:val="20"/>
                <w:szCs w:val="20"/>
              </w:rPr>
              <w:tab/>
              <w:t>(Code)</w:t>
            </w:r>
          </w:p>
        </w:tc>
        <w:tc>
          <w:tcPr>
            <w:tcW w:w="1800" w:type="dxa"/>
            <w:shd w:val="clear" w:color="auto" w:fill="95B3D7" w:themeFill="accent1" w:themeFillTint="99"/>
            <w:tcPrChange w:id="1261" w:author="Aidan Boyd" w:date="2015-01-13T14:42:00Z">
              <w:tcPr>
                <w:tcW w:w="1800" w:type="dxa"/>
              </w:tcPr>
            </w:tcPrChange>
          </w:tcPr>
          <w:p w14:paraId="2E1AFAE5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2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I13. </w:t>
            </w:r>
            <w:proofErr w:type="gramStart"/>
            <w:r w:rsidRPr="0026508D">
              <w:rPr>
                <w:color w:val="000000" w:themeColor="text1"/>
                <w:sz w:val="20"/>
                <w:szCs w:val="20"/>
              </w:rPr>
              <w:t>Are the traditional/local penalties enforced</w:t>
            </w:r>
            <w:proofErr w:type="gramEnd"/>
            <w:r w:rsidRPr="0026508D">
              <w:rPr>
                <w:color w:val="000000" w:themeColor="text1"/>
                <w:sz w:val="20"/>
                <w:szCs w:val="20"/>
              </w:rPr>
              <w:t xml:space="preserve"> equally across different groups in your community?</w:t>
            </w:r>
          </w:p>
          <w:p w14:paraId="5C17E8CC" w14:textId="77777777" w:rsidR="0026508D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3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Enumerator: Are women, men, youth, elderly, etc. all punished th</w:t>
            </w:r>
            <w:r w:rsidR="0026508D" w:rsidRPr="0026508D">
              <w:rPr>
                <w:color w:val="000000" w:themeColor="text1"/>
                <w:sz w:val="20"/>
                <w:szCs w:val="20"/>
              </w:rPr>
              <w:t xml:space="preserve">e same way for breaking rules? </w:t>
            </w:r>
          </w:p>
          <w:p w14:paraId="1C4AD080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4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0=No</w:t>
            </w:r>
          </w:p>
          <w:p w14:paraId="7D2D71AC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5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1=Yes </w:t>
            </w:r>
          </w:p>
          <w:p w14:paraId="536ED602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6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888=Don’t know</w:t>
            </w:r>
          </w:p>
          <w:p w14:paraId="5E14F4C0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7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260" w:type="dxa"/>
            <w:shd w:val="clear" w:color="auto" w:fill="95B3D7" w:themeFill="accent1" w:themeFillTint="99"/>
            <w:tcPrChange w:id="1268" w:author="Aidan Boyd" w:date="2015-01-13T14:42:00Z">
              <w:tcPr>
                <w:tcW w:w="1260" w:type="dxa"/>
              </w:tcPr>
            </w:tcPrChange>
          </w:tcPr>
          <w:p w14:paraId="64FE4469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69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I14. Do you think these traditional community penalties are fair?</w:t>
            </w:r>
          </w:p>
          <w:p w14:paraId="0993681C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0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0=No</w:t>
            </w:r>
          </w:p>
          <w:p w14:paraId="770DA63A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1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1=Yes </w:t>
            </w:r>
          </w:p>
          <w:p w14:paraId="61AEF7C7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2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888=Don’t know</w:t>
            </w:r>
          </w:p>
          <w:p w14:paraId="10647F1D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3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2700" w:type="dxa"/>
            <w:shd w:val="clear" w:color="auto" w:fill="95B3D7" w:themeFill="accent1" w:themeFillTint="99"/>
            <w:tcPrChange w:id="1274" w:author="Aidan Boyd" w:date="2015-01-13T14:42:00Z">
              <w:tcPr>
                <w:tcW w:w="2700" w:type="dxa"/>
              </w:tcPr>
            </w:tcPrChange>
          </w:tcPr>
          <w:p w14:paraId="7A6D2BA3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5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I15. What is the process that outsiders/strangers must follow for using the forests? </w:t>
            </w:r>
            <w:r w:rsidRPr="0026508D">
              <w:rPr>
                <w:color w:val="000000" w:themeColor="text1"/>
                <w:sz w:val="20"/>
                <w:szCs w:val="20"/>
              </w:rPr>
              <w:tab/>
              <w:t xml:space="preserve"> 1=Get permission from the national government</w:t>
            </w:r>
          </w:p>
          <w:p w14:paraId="492FFD95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6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2=Get permission from the local government</w:t>
            </w:r>
          </w:p>
          <w:p w14:paraId="51201039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7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3=Get permission from the chief/traditional government</w:t>
            </w:r>
          </w:p>
          <w:p w14:paraId="561B4567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8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4=Get permission from the headman</w:t>
            </w:r>
          </w:p>
          <w:p w14:paraId="6F42736E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79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5=Get permission from a village committee</w:t>
            </w:r>
          </w:p>
          <w:p w14:paraId="63533C31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80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6=Get permission from the entire village (via a vote, consensus, meetings, </w:t>
            </w:r>
            <w:proofErr w:type="spellStart"/>
            <w:r w:rsidRPr="0026508D">
              <w:rPr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26508D">
              <w:rPr>
                <w:color w:val="000000" w:themeColor="text1"/>
                <w:sz w:val="20"/>
                <w:szCs w:val="20"/>
              </w:rPr>
              <w:t>)</w:t>
            </w:r>
          </w:p>
          <w:p w14:paraId="0B39201C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81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>7=No process</w:t>
            </w:r>
          </w:p>
          <w:p w14:paraId="299192C3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82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97=Other, specify </w:t>
            </w:r>
          </w:p>
          <w:p w14:paraId="50B80C58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83" w:author="Aidan Boyd" w:date="2015-01-13T15:22:00Z">
                <w:pPr/>
              </w:pPrChange>
            </w:pPr>
            <w:r w:rsidRPr="0026508D">
              <w:rPr>
                <w:color w:val="000000" w:themeColor="text1"/>
                <w:sz w:val="20"/>
                <w:szCs w:val="20"/>
              </w:rPr>
              <w:t xml:space="preserve">888=Don’t know </w:t>
            </w:r>
          </w:p>
          <w:p w14:paraId="3FBE6D13" w14:textId="77777777" w:rsidR="009970C2" w:rsidRPr="0026508D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284" w:author="Aidan Boyd" w:date="2015-01-13T15:22:00Z">
                <w:pPr/>
              </w:pPrChange>
            </w:pPr>
          </w:p>
        </w:tc>
      </w:tr>
      <w:tr w:rsidR="009970C2" w:rsidRPr="001B0EA4" w14:paraId="02BB4357" w14:textId="77777777">
        <w:tc>
          <w:tcPr>
            <w:tcW w:w="1188" w:type="dxa"/>
          </w:tcPr>
          <w:p w14:paraId="3C9B6EC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85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Clearing land for agriculture</w:t>
            </w:r>
          </w:p>
        </w:tc>
        <w:tc>
          <w:tcPr>
            <w:tcW w:w="2070" w:type="dxa"/>
          </w:tcPr>
          <w:p w14:paraId="31F6545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86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520D507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87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63D5939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88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138AF872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89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5569EDED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0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BD985F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1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42F66CDD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2" w:author="Aidan Boyd" w:date="2015-01-13T15:22:00Z">
                <w:pPr/>
              </w:pPrChange>
            </w:pPr>
          </w:p>
        </w:tc>
      </w:tr>
      <w:tr w:rsidR="009970C2" w:rsidRPr="001B0EA4" w14:paraId="29075C3B" w14:textId="77777777">
        <w:tc>
          <w:tcPr>
            <w:tcW w:w="1188" w:type="dxa"/>
          </w:tcPr>
          <w:p w14:paraId="6513070B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3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Setting fires for poaching/hunting (include hunting relish (mice))</w:t>
            </w:r>
          </w:p>
        </w:tc>
        <w:tc>
          <w:tcPr>
            <w:tcW w:w="2070" w:type="dxa"/>
          </w:tcPr>
          <w:p w14:paraId="260211C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4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3871F06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5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061FFD08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6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143AC11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7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2D0DACFA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8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00B1B9B5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299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3D2E01C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0" w:author="Aidan Boyd" w:date="2015-01-13T15:22:00Z">
                <w:pPr/>
              </w:pPrChange>
            </w:pPr>
          </w:p>
        </w:tc>
      </w:tr>
      <w:tr w:rsidR="009970C2" w:rsidRPr="001B0EA4" w14:paraId="0E9C4D8B" w14:textId="77777777">
        <w:tc>
          <w:tcPr>
            <w:tcW w:w="1188" w:type="dxa"/>
          </w:tcPr>
          <w:p w14:paraId="1A6A0B11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1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Pit sawing</w:t>
            </w:r>
          </w:p>
        </w:tc>
        <w:tc>
          <w:tcPr>
            <w:tcW w:w="2070" w:type="dxa"/>
          </w:tcPr>
          <w:p w14:paraId="71375786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2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7325B367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3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08605CD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4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73D6AFFE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5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0E2AA83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6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158368F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7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6D5FC88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8" w:author="Aidan Boyd" w:date="2015-01-13T15:22:00Z">
                <w:pPr/>
              </w:pPrChange>
            </w:pPr>
          </w:p>
        </w:tc>
      </w:tr>
      <w:tr w:rsidR="009970C2" w:rsidRPr="001B0EA4" w14:paraId="6C82D15E" w14:textId="77777777">
        <w:tc>
          <w:tcPr>
            <w:tcW w:w="1188" w:type="dxa"/>
          </w:tcPr>
          <w:p w14:paraId="1D577C07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09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 xml:space="preserve">Collecting wood for </w:t>
            </w:r>
            <w:r w:rsidRPr="0026508D">
              <w:rPr>
                <w:sz w:val="20"/>
                <w:szCs w:val="20"/>
              </w:rPr>
              <w:lastRenderedPageBreak/>
              <w:t>fuel</w:t>
            </w:r>
          </w:p>
        </w:tc>
        <w:tc>
          <w:tcPr>
            <w:tcW w:w="2070" w:type="dxa"/>
          </w:tcPr>
          <w:p w14:paraId="403DEAAA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0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260589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1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65339B1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2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07D142A2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3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01F5F7B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4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42C665E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5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466003E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6" w:author="Aidan Boyd" w:date="2015-01-13T15:22:00Z">
                <w:pPr/>
              </w:pPrChange>
            </w:pPr>
          </w:p>
        </w:tc>
      </w:tr>
      <w:tr w:rsidR="009970C2" w:rsidRPr="001B0EA4" w14:paraId="60E4B945" w14:textId="77777777">
        <w:trPr>
          <w:trHeight w:val="647"/>
        </w:trPr>
        <w:tc>
          <w:tcPr>
            <w:tcW w:w="1188" w:type="dxa"/>
          </w:tcPr>
          <w:p w14:paraId="71A6E72D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7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lastRenderedPageBreak/>
              <w:t>Setting fires before harvesting</w:t>
            </w:r>
          </w:p>
        </w:tc>
        <w:tc>
          <w:tcPr>
            <w:tcW w:w="2070" w:type="dxa"/>
          </w:tcPr>
          <w:p w14:paraId="2AFF9612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8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A2CF99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19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1A7019E2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0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599DA886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1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10570A1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2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762A5C3B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3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522141C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4" w:author="Aidan Boyd" w:date="2015-01-13T15:22:00Z">
                <w:pPr/>
              </w:pPrChange>
            </w:pPr>
          </w:p>
        </w:tc>
      </w:tr>
      <w:tr w:rsidR="009970C2" w:rsidRPr="001B0EA4" w14:paraId="409446E6" w14:textId="77777777">
        <w:trPr>
          <w:trHeight w:val="654"/>
        </w:trPr>
        <w:tc>
          <w:tcPr>
            <w:tcW w:w="1188" w:type="dxa"/>
          </w:tcPr>
          <w:p w14:paraId="41A4675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5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Cutting trees for charcoaling</w:t>
            </w:r>
          </w:p>
          <w:p w14:paraId="5B1CE47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6" w:author="Aidan Boyd" w:date="2015-01-13T15:22:00Z">
                <w:pPr/>
              </w:pPrChange>
            </w:pPr>
          </w:p>
        </w:tc>
        <w:tc>
          <w:tcPr>
            <w:tcW w:w="2070" w:type="dxa"/>
          </w:tcPr>
          <w:p w14:paraId="7E76B3F3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7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AE26CF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8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4B7BD531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29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68AE83E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0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0A0628BB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1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2955472E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2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479880D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3" w:author="Aidan Boyd" w:date="2015-01-13T15:22:00Z">
                <w:pPr/>
              </w:pPrChange>
            </w:pPr>
          </w:p>
        </w:tc>
      </w:tr>
      <w:tr w:rsidR="009970C2" w:rsidRPr="001B0EA4" w14:paraId="383837F5" w14:textId="77777777">
        <w:trPr>
          <w:trHeight w:val="548"/>
        </w:trPr>
        <w:tc>
          <w:tcPr>
            <w:tcW w:w="1188" w:type="dxa"/>
          </w:tcPr>
          <w:p w14:paraId="1370AA4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4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 xml:space="preserve">Grazing livestock </w:t>
            </w:r>
          </w:p>
        </w:tc>
        <w:tc>
          <w:tcPr>
            <w:tcW w:w="2070" w:type="dxa"/>
          </w:tcPr>
          <w:p w14:paraId="6440BBD5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5" w:author="Aidan Boyd" w:date="2015-01-13T15:22:00Z">
                <w:pPr/>
              </w:pPrChange>
            </w:pPr>
          </w:p>
        </w:tc>
        <w:tc>
          <w:tcPr>
            <w:tcW w:w="1980" w:type="dxa"/>
          </w:tcPr>
          <w:p w14:paraId="2272BF02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6" w:author="Aidan Boyd" w:date="2015-01-13T15:22:00Z">
                <w:pPr/>
              </w:pPrChange>
            </w:pPr>
          </w:p>
        </w:tc>
        <w:tc>
          <w:tcPr>
            <w:tcW w:w="2250" w:type="dxa"/>
          </w:tcPr>
          <w:p w14:paraId="27168765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7" w:author="Aidan Boyd" w:date="2015-01-13T15:22:00Z">
                <w:pPr/>
              </w:pPrChange>
            </w:pPr>
          </w:p>
        </w:tc>
        <w:tc>
          <w:tcPr>
            <w:tcW w:w="1170" w:type="dxa"/>
          </w:tcPr>
          <w:p w14:paraId="2654F51A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8" w:author="Aidan Boyd" w:date="2015-01-13T15:22:00Z">
                <w:pPr/>
              </w:pPrChange>
            </w:pPr>
          </w:p>
        </w:tc>
        <w:tc>
          <w:tcPr>
            <w:tcW w:w="1800" w:type="dxa"/>
          </w:tcPr>
          <w:p w14:paraId="244B9DE5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39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03F51D8E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0" w:author="Aidan Boyd" w:date="2015-01-13T15:22:00Z">
                <w:pPr/>
              </w:pPrChange>
            </w:pPr>
          </w:p>
        </w:tc>
        <w:tc>
          <w:tcPr>
            <w:tcW w:w="2700" w:type="dxa"/>
          </w:tcPr>
          <w:p w14:paraId="6D7B8F6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1" w:author="Aidan Boyd" w:date="2015-01-13T15:22:00Z">
                <w:pPr/>
              </w:pPrChange>
            </w:pPr>
          </w:p>
        </w:tc>
      </w:tr>
      <w:tr w:rsidR="009970C2" w:rsidRPr="001B0EA4" w14:paraId="692E746A" w14:textId="77777777" w:rsidTr="00750B58">
        <w:trPr>
          <w:trHeight w:val="538"/>
          <w:trPrChange w:id="1342" w:author="Aidan Boyd" w:date="2015-01-13T14:41:00Z">
            <w:trPr>
              <w:trHeight w:val="538"/>
            </w:trPr>
          </w:trPrChange>
        </w:trPr>
        <w:tc>
          <w:tcPr>
            <w:tcW w:w="1188" w:type="dxa"/>
            <w:shd w:val="clear" w:color="auto" w:fill="95B3D7" w:themeFill="accent1" w:themeFillTint="99"/>
            <w:tcPrChange w:id="1343" w:author="Aidan Boyd" w:date="2015-01-13T14:41:00Z">
              <w:tcPr>
                <w:tcW w:w="1188" w:type="dxa"/>
              </w:tcPr>
            </w:tcPrChange>
          </w:tcPr>
          <w:p w14:paraId="5FC7830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4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Not cutting trees/bushes until they reach a particular size</w:t>
            </w:r>
          </w:p>
          <w:p w14:paraId="03F97E68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5" w:author="Aidan Boyd" w:date="2015-01-13T15:22:00Z">
                <w:pPr/>
              </w:pPrChange>
            </w:pPr>
          </w:p>
        </w:tc>
        <w:tc>
          <w:tcPr>
            <w:tcW w:w="2070" w:type="dxa"/>
            <w:tcPrChange w:id="1346" w:author="Aidan Boyd" w:date="2015-01-13T14:41:00Z">
              <w:tcPr>
                <w:tcW w:w="2070" w:type="dxa"/>
              </w:tcPr>
            </w:tcPrChange>
          </w:tcPr>
          <w:p w14:paraId="1573025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7" w:author="Aidan Boyd" w:date="2015-01-13T15:22:00Z">
                <w:pPr/>
              </w:pPrChange>
            </w:pPr>
          </w:p>
        </w:tc>
        <w:tc>
          <w:tcPr>
            <w:tcW w:w="1980" w:type="dxa"/>
            <w:tcPrChange w:id="1348" w:author="Aidan Boyd" w:date="2015-01-13T14:41:00Z">
              <w:tcPr>
                <w:tcW w:w="1980" w:type="dxa"/>
              </w:tcPr>
            </w:tcPrChange>
          </w:tcPr>
          <w:p w14:paraId="782EBEE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49" w:author="Aidan Boyd" w:date="2015-01-13T15:22:00Z">
                <w:pPr/>
              </w:pPrChange>
            </w:pPr>
          </w:p>
        </w:tc>
        <w:tc>
          <w:tcPr>
            <w:tcW w:w="2250" w:type="dxa"/>
            <w:tcPrChange w:id="1350" w:author="Aidan Boyd" w:date="2015-01-13T14:41:00Z">
              <w:tcPr>
                <w:tcW w:w="2250" w:type="dxa"/>
              </w:tcPr>
            </w:tcPrChange>
          </w:tcPr>
          <w:p w14:paraId="345E1C80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51" w:author="Aidan Boyd" w:date="2015-01-13T15:22:00Z">
                <w:pPr/>
              </w:pPrChange>
            </w:pPr>
          </w:p>
        </w:tc>
        <w:tc>
          <w:tcPr>
            <w:tcW w:w="1170" w:type="dxa"/>
            <w:tcPrChange w:id="1352" w:author="Aidan Boyd" w:date="2015-01-13T14:41:00Z">
              <w:tcPr>
                <w:tcW w:w="1170" w:type="dxa"/>
              </w:tcPr>
            </w:tcPrChange>
          </w:tcPr>
          <w:p w14:paraId="19783517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53" w:author="Aidan Boyd" w:date="2015-01-13T15:22:00Z">
                <w:pPr/>
              </w:pPrChange>
            </w:pPr>
          </w:p>
        </w:tc>
        <w:tc>
          <w:tcPr>
            <w:tcW w:w="1800" w:type="dxa"/>
            <w:tcPrChange w:id="1354" w:author="Aidan Boyd" w:date="2015-01-13T14:41:00Z">
              <w:tcPr>
                <w:tcW w:w="1800" w:type="dxa"/>
              </w:tcPr>
            </w:tcPrChange>
          </w:tcPr>
          <w:p w14:paraId="33997DF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55" w:author="Aidan Boyd" w:date="2015-01-13T15:22:00Z">
                <w:pPr/>
              </w:pPrChange>
            </w:pPr>
          </w:p>
        </w:tc>
        <w:tc>
          <w:tcPr>
            <w:tcW w:w="1260" w:type="dxa"/>
            <w:tcPrChange w:id="1356" w:author="Aidan Boyd" w:date="2015-01-13T14:41:00Z">
              <w:tcPr>
                <w:tcW w:w="1260" w:type="dxa"/>
              </w:tcPr>
            </w:tcPrChange>
          </w:tcPr>
          <w:p w14:paraId="22830317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57" w:author="Aidan Boyd" w:date="2015-01-13T15:22:00Z">
                <w:pPr/>
              </w:pPrChange>
            </w:pPr>
          </w:p>
        </w:tc>
        <w:tc>
          <w:tcPr>
            <w:tcW w:w="2700" w:type="dxa"/>
            <w:tcPrChange w:id="1358" w:author="Aidan Boyd" w:date="2015-01-13T14:41:00Z">
              <w:tcPr>
                <w:tcW w:w="2700" w:type="dxa"/>
              </w:tcPr>
            </w:tcPrChange>
          </w:tcPr>
          <w:p w14:paraId="171A5B54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59" w:author="Aidan Boyd" w:date="2015-01-13T15:22:00Z">
                <w:pPr/>
              </w:pPrChange>
            </w:pPr>
          </w:p>
        </w:tc>
      </w:tr>
      <w:tr w:rsidR="009970C2" w:rsidRPr="001B0EA4" w14:paraId="723EEEB2" w14:textId="77777777" w:rsidTr="00750B58">
        <w:trPr>
          <w:trHeight w:val="276"/>
          <w:trPrChange w:id="1360" w:author="Aidan Boyd" w:date="2015-01-13T14:41:00Z">
            <w:trPr>
              <w:trHeight w:val="276"/>
            </w:trPr>
          </w:trPrChange>
        </w:trPr>
        <w:tc>
          <w:tcPr>
            <w:tcW w:w="1188" w:type="dxa"/>
            <w:shd w:val="clear" w:color="auto" w:fill="95B3D7" w:themeFill="accent1" w:themeFillTint="99"/>
            <w:tcPrChange w:id="1361" w:author="Aidan Boyd" w:date="2015-01-13T14:41:00Z">
              <w:tcPr>
                <w:tcW w:w="1188" w:type="dxa"/>
              </w:tcPr>
            </w:tcPrChange>
          </w:tcPr>
          <w:p w14:paraId="3634EA9D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62" w:author="Aidan Boyd" w:date="2015-01-13T15:22:00Z">
                <w:pPr/>
              </w:pPrChange>
            </w:pPr>
            <w:r w:rsidRPr="0026508D">
              <w:rPr>
                <w:sz w:val="20"/>
                <w:szCs w:val="20"/>
              </w:rPr>
              <w:t>Not cutting certain species of trees</w:t>
            </w:r>
          </w:p>
        </w:tc>
        <w:tc>
          <w:tcPr>
            <w:tcW w:w="2070" w:type="dxa"/>
            <w:tcPrChange w:id="1363" w:author="Aidan Boyd" w:date="2015-01-13T14:41:00Z">
              <w:tcPr>
                <w:tcW w:w="2070" w:type="dxa"/>
              </w:tcPr>
            </w:tcPrChange>
          </w:tcPr>
          <w:p w14:paraId="2719564A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64" w:author="Aidan Boyd" w:date="2015-01-13T15:22:00Z">
                <w:pPr/>
              </w:pPrChange>
            </w:pPr>
          </w:p>
        </w:tc>
        <w:tc>
          <w:tcPr>
            <w:tcW w:w="1980" w:type="dxa"/>
            <w:tcPrChange w:id="1365" w:author="Aidan Boyd" w:date="2015-01-13T14:41:00Z">
              <w:tcPr>
                <w:tcW w:w="1980" w:type="dxa"/>
              </w:tcPr>
            </w:tcPrChange>
          </w:tcPr>
          <w:p w14:paraId="121012C7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66" w:author="Aidan Boyd" w:date="2015-01-13T15:22:00Z">
                <w:pPr/>
              </w:pPrChange>
            </w:pPr>
          </w:p>
        </w:tc>
        <w:tc>
          <w:tcPr>
            <w:tcW w:w="2250" w:type="dxa"/>
            <w:tcPrChange w:id="1367" w:author="Aidan Boyd" w:date="2015-01-13T14:41:00Z">
              <w:tcPr>
                <w:tcW w:w="2250" w:type="dxa"/>
              </w:tcPr>
            </w:tcPrChange>
          </w:tcPr>
          <w:p w14:paraId="0DAD111F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68" w:author="Aidan Boyd" w:date="2015-01-13T15:22:00Z">
                <w:pPr/>
              </w:pPrChange>
            </w:pPr>
          </w:p>
        </w:tc>
        <w:tc>
          <w:tcPr>
            <w:tcW w:w="1170" w:type="dxa"/>
            <w:tcPrChange w:id="1369" w:author="Aidan Boyd" w:date="2015-01-13T14:41:00Z">
              <w:tcPr>
                <w:tcW w:w="1170" w:type="dxa"/>
              </w:tcPr>
            </w:tcPrChange>
          </w:tcPr>
          <w:p w14:paraId="437687E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70" w:author="Aidan Boyd" w:date="2015-01-13T15:22:00Z">
                <w:pPr/>
              </w:pPrChange>
            </w:pPr>
          </w:p>
        </w:tc>
        <w:tc>
          <w:tcPr>
            <w:tcW w:w="1800" w:type="dxa"/>
            <w:tcPrChange w:id="1371" w:author="Aidan Boyd" w:date="2015-01-13T14:41:00Z">
              <w:tcPr>
                <w:tcW w:w="1800" w:type="dxa"/>
              </w:tcPr>
            </w:tcPrChange>
          </w:tcPr>
          <w:p w14:paraId="3548D195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72" w:author="Aidan Boyd" w:date="2015-01-13T15:22:00Z">
                <w:pPr/>
              </w:pPrChange>
            </w:pPr>
          </w:p>
        </w:tc>
        <w:tc>
          <w:tcPr>
            <w:tcW w:w="1260" w:type="dxa"/>
            <w:tcPrChange w:id="1373" w:author="Aidan Boyd" w:date="2015-01-13T14:41:00Z">
              <w:tcPr>
                <w:tcW w:w="1260" w:type="dxa"/>
              </w:tcPr>
            </w:tcPrChange>
          </w:tcPr>
          <w:p w14:paraId="459D1619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74" w:author="Aidan Boyd" w:date="2015-01-13T15:22:00Z">
                <w:pPr/>
              </w:pPrChange>
            </w:pPr>
          </w:p>
        </w:tc>
        <w:tc>
          <w:tcPr>
            <w:tcW w:w="2700" w:type="dxa"/>
            <w:tcPrChange w:id="1375" w:author="Aidan Boyd" w:date="2015-01-13T14:41:00Z">
              <w:tcPr>
                <w:tcW w:w="2700" w:type="dxa"/>
              </w:tcPr>
            </w:tcPrChange>
          </w:tcPr>
          <w:p w14:paraId="3665962C" w14:textId="77777777" w:rsidR="009970C2" w:rsidRPr="0026508D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76" w:author="Aidan Boyd" w:date="2015-01-13T15:22:00Z">
                <w:pPr/>
              </w:pPrChange>
            </w:pPr>
          </w:p>
        </w:tc>
      </w:tr>
    </w:tbl>
    <w:p w14:paraId="73582543" w14:textId="77777777" w:rsidR="009970C2" w:rsidRDefault="009970C2" w:rsidP="00850AE1">
      <w:pPr>
        <w:spacing w:after="0" w:line="240" w:lineRule="auto"/>
        <w:rPr>
          <w:sz w:val="20"/>
          <w:szCs w:val="20"/>
        </w:rPr>
        <w:pPrChange w:id="1377" w:author="Aidan Boyd" w:date="2015-01-13T15:22:00Z">
          <w:pPr/>
        </w:pPrChange>
      </w:pPr>
    </w:p>
    <w:p w14:paraId="179A6C42" w14:textId="77777777" w:rsidR="009970C2" w:rsidRDefault="009970C2" w:rsidP="00850AE1">
      <w:pPr>
        <w:spacing w:after="0" w:line="240" w:lineRule="auto"/>
        <w:rPr>
          <w:sz w:val="20"/>
          <w:szCs w:val="20"/>
        </w:rPr>
        <w:pPrChange w:id="1378" w:author="Aidan Boyd" w:date="2015-01-13T15:22:00Z">
          <w:pPr/>
        </w:pPrChange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5"/>
        <w:gridCol w:w="5361"/>
      </w:tblGrid>
      <w:tr w:rsidR="009970C2" w:rsidRPr="001B0EA4" w14:paraId="21BDBDD8" w14:textId="77777777">
        <w:tc>
          <w:tcPr>
            <w:tcW w:w="5655" w:type="dxa"/>
          </w:tcPr>
          <w:p w14:paraId="1A37EFA1" w14:textId="77777777" w:rsidR="009970C2" w:rsidRPr="001B0EA4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79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 xml:space="preserve">Penalty </w:t>
            </w:r>
          </w:p>
        </w:tc>
        <w:tc>
          <w:tcPr>
            <w:tcW w:w="5361" w:type="dxa"/>
          </w:tcPr>
          <w:p w14:paraId="6EF0AA2F" w14:textId="77777777" w:rsidR="009970C2" w:rsidRPr="001B0EA4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80" w:author="Aidan Boyd" w:date="2015-01-13T15:22:00Z">
                <w:pPr/>
              </w:pPrChange>
            </w:pPr>
            <w:r w:rsidRPr="001B0EA4">
              <w:rPr>
                <w:sz w:val="20"/>
                <w:szCs w:val="20"/>
              </w:rPr>
              <w:t>Who follows the rules</w:t>
            </w:r>
          </w:p>
        </w:tc>
      </w:tr>
      <w:tr w:rsidR="009970C2" w:rsidRPr="001B0EA4" w14:paraId="2A9B6E5A" w14:textId="77777777">
        <w:tc>
          <w:tcPr>
            <w:tcW w:w="5655" w:type="dxa"/>
          </w:tcPr>
          <w:p w14:paraId="0728C92F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1-Seize the product</w:t>
            </w:r>
          </w:p>
          <w:p w14:paraId="42BACF04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2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13A4961C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3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3-Cash fine; note the amount</w:t>
            </w:r>
          </w:p>
          <w:p w14:paraId="2C1F78DB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4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4E6C2460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5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5- Social shaming/verbal chastisement/public apology</w:t>
            </w:r>
          </w:p>
          <w:p w14:paraId="25BC6745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6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 xml:space="preserve">6 – In-kind contribution; please specify the product and amount </w:t>
            </w:r>
          </w:p>
          <w:p w14:paraId="47D2873A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7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7-Harvesting/collection restrictions</w:t>
            </w:r>
          </w:p>
          <w:p w14:paraId="729A88A5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8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8- Corporeal punishment</w:t>
            </w:r>
          </w:p>
          <w:p w14:paraId="2D791435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89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9-Sent to jail</w:t>
            </w:r>
          </w:p>
          <w:p w14:paraId="19090F3F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90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10-Sent to DFO</w:t>
            </w:r>
          </w:p>
          <w:p w14:paraId="0B9A9D23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391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11- Sent to chief</w:t>
            </w:r>
          </w:p>
          <w:p w14:paraId="458AF280" w14:textId="77777777" w:rsidR="009970C2" w:rsidRPr="001B0EA4" w:rsidRDefault="009970C2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1392" w:author="Aidan Boyd" w:date="2015-01-13T15:22:00Z">
                <w:pPr>
                  <w:contextualSpacing/>
                </w:pPr>
              </w:pPrChange>
            </w:pPr>
            <w:r w:rsidRPr="001B0EA4">
              <w:rPr>
                <w:sz w:val="20"/>
                <w:szCs w:val="20"/>
              </w:rPr>
              <w:t>12-Temporary restriction on access, harvesting, or use rights</w:t>
            </w:r>
          </w:p>
          <w:p w14:paraId="7E85E779" w14:textId="77777777" w:rsidR="009970C2" w:rsidRPr="001B0EA4" w:rsidRDefault="009970C2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1393" w:author="Aidan Boyd" w:date="2015-01-13T15:22:00Z">
                <w:pPr>
                  <w:contextualSpacing/>
                </w:pPr>
              </w:pPrChange>
            </w:pPr>
            <w:r w:rsidRPr="001B0EA4">
              <w:rPr>
                <w:sz w:val="20"/>
                <w:szCs w:val="20"/>
              </w:rPr>
              <w:t>13-Permanent suspension of access, harvest, or use rights</w:t>
            </w:r>
          </w:p>
          <w:p w14:paraId="720DF807" w14:textId="77777777" w:rsidR="009970C2" w:rsidRPr="001B0EA4" w:rsidRDefault="009970C2" w:rsidP="00850AE1">
            <w:pPr>
              <w:spacing w:after="0" w:line="240" w:lineRule="auto"/>
              <w:contextualSpacing/>
              <w:rPr>
                <w:sz w:val="20"/>
                <w:szCs w:val="20"/>
              </w:rPr>
              <w:pPrChange w:id="1394" w:author="Aidan Boyd" w:date="2015-01-13T15:22:00Z">
                <w:pPr>
                  <w:contextualSpacing/>
                </w:pPr>
              </w:pPrChange>
            </w:pPr>
            <w:r w:rsidRPr="001B0EA4">
              <w:rPr>
                <w:sz w:val="20"/>
                <w:szCs w:val="20"/>
              </w:rPr>
              <w:t>14-Traditional belief sanction (for instance through spiritual entity)</w:t>
            </w:r>
          </w:p>
          <w:p w14:paraId="1CF1141D" w14:textId="77777777" w:rsidR="009970C2" w:rsidRPr="001B0EA4" w:rsidRDefault="009970C2" w:rsidP="00850AE1">
            <w:pPr>
              <w:spacing w:after="0" w:line="240" w:lineRule="auto"/>
              <w:rPr>
                <w:sz w:val="20"/>
                <w:szCs w:val="20"/>
              </w:rPr>
              <w:pPrChange w:id="1395" w:author="Aidan Boyd" w:date="2015-01-13T15:22:00Z">
                <w:pPr/>
              </w:pPrChange>
            </w:pPr>
            <w:r w:rsidRPr="001B0EA4">
              <w:rPr>
                <w:color w:val="000000" w:themeColor="text1"/>
                <w:sz w:val="20"/>
                <w:szCs w:val="20"/>
              </w:rPr>
              <w:t>97 -Other</w:t>
            </w:r>
          </w:p>
        </w:tc>
        <w:tc>
          <w:tcPr>
            <w:tcW w:w="5361" w:type="dxa"/>
          </w:tcPr>
          <w:p w14:paraId="679D61D7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396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1-Nearly everyone in the community</w:t>
            </w:r>
          </w:p>
          <w:p w14:paraId="1BBF75FC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397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2- Most community members</w:t>
            </w:r>
          </w:p>
          <w:p w14:paraId="1B1E0836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398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3- About half of the community</w:t>
            </w:r>
          </w:p>
          <w:p w14:paraId="6A2DB3EA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399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4- Some/a few members of the community</w:t>
            </w:r>
          </w:p>
          <w:p w14:paraId="765C0FF7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400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 xml:space="preserve">5 – No one follows the rules </w:t>
            </w:r>
          </w:p>
          <w:p w14:paraId="44DD6F84" w14:textId="77777777" w:rsidR="009970C2" w:rsidRPr="001B0EA4" w:rsidRDefault="009970C2" w:rsidP="00850AE1">
            <w:pPr>
              <w:spacing w:after="0" w:line="240" w:lineRule="auto"/>
              <w:contextualSpacing/>
              <w:rPr>
                <w:rFonts w:eastAsia="Calibri" w:cs="Times New Roman"/>
                <w:sz w:val="20"/>
                <w:szCs w:val="20"/>
              </w:rPr>
              <w:pPrChange w:id="1401" w:author="Aidan Boyd" w:date="2015-01-13T15:22:00Z">
                <w:pPr>
                  <w:contextualSpacing/>
                </w:pPr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888=Don’t know</w:t>
            </w:r>
          </w:p>
          <w:p w14:paraId="7E0BED4C" w14:textId="77777777" w:rsidR="009970C2" w:rsidRPr="001B0EA4" w:rsidRDefault="009970C2" w:rsidP="00850AE1">
            <w:pPr>
              <w:spacing w:after="0" w:line="240" w:lineRule="auto"/>
              <w:rPr>
                <w:color w:val="000000" w:themeColor="text1"/>
                <w:sz w:val="20"/>
                <w:szCs w:val="20"/>
              </w:rPr>
              <w:pPrChange w:id="1402" w:author="Aidan Boyd" w:date="2015-01-13T15:22:00Z">
                <w:pPr/>
              </w:pPrChange>
            </w:pPr>
            <w:r w:rsidRPr="001B0EA4">
              <w:rPr>
                <w:rFonts w:eastAsia="Calibri" w:cs="Times New Roman"/>
                <w:sz w:val="20"/>
                <w:szCs w:val="20"/>
              </w:rPr>
              <w:t>999=Prefer not to respond</w:t>
            </w:r>
          </w:p>
        </w:tc>
      </w:tr>
    </w:tbl>
    <w:p w14:paraId="27E54259" w14:textId="77777777" w:rsidR="001B0EA4" w:rsidRDefault="001B0EA4" w:rsidP="00850AE1">
      <w:pPr>
        <w:spacing w:after="0" w:line="240" w:lineRule="auto"/>
        <w:sectPr w:rsidR="001B0EA4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  <w:pPrChange w:id="1403" w:author="Aidan Boyd" w:date="2015-01-13T15:22:00Z">
          <w:pPr/>
        </w:pPrChange>
      </w:pPr>
    </w:p>
    <w:p w14:paraId="212F0708" w14:textId="77777777" w:rsidR="00AC500F" w:rsidRPr="00ED0911" w:rsidRDefault="00AC500F" w:rsidP="00850AE1">
      <w:pPr>
        <w:spacing w:after="0" w:line="240" w:lineRule="auto"/>
        <w:pPrChange w:id="1404" w:author="Aidan Boyd" w:date="2015-01-13T15:22:00Z">
          <w:pPr/>
        </w:pPrChange>
      </w:pPr>
    </w:p>
    <w:p w14:paraId="242D8850" w14:textId="77777777" w:rsidR="00AC500F" w:rsidRPr="00ED0911" w:rsidRDefault="00AC500F" w:rsidP="00850AE1">
      <w:pPr>
        <w:spacing w:after="0" w:line="240" w:lineRule="auto"/>
        <w:pPrChange w:id="1405" w:author="Aidan Boyd" w:date="2015-01-13T15:22:00Z">
          <w:pPr/>
        </w:pPrChange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1406" w:author="Aidan Boyd" w:date="2015-01-13T15:06:00Z">
          <w:tblPr>
            <w:tblW w:w="10810" w:type="dxa"/>
            <w:tblInd w:w="-5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90"/>
        <w:gridCol w:w="5940"/>
        <w:gridCol w:w="3690"/>
        <w:gridCol w:w="990"/>
        <w:tblGridChange w:id="1407">
          <w:tblGrid>
            <w:gridCol w:w="190"/>
            <w:gridCol w:w="5940"/>
            <w:gridCol w:w="3690"/>
            <w:gridCol w:w="990"/>
          </w:tblGrid>
        </w:tblGridChange>
      </w:tblGrid>
      <w:tr w:rsidR="00AC500F" w:rsidRPr="00ED0911" w14:paraId="18D18543" w14:textId="77777777" w:rsidTr="00C34D47">
        <w:trPr>
          <w:trHeight w:val="1082"/>
          <w:trPrChange w:id="1408" w:author="Aidan Boyd" w:date="2015-01-13T15:06:00Z">
            <w:trPr>
              <w:trHeight w:val="1082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409" w:author="Aidan Boyd" w:date="2015-01-13T15:06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01D326B4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1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411" w:author="Aidan Boyd" w:date="2015-01-13T15:06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1C807F5D" w14:textId="77777777" w:rsidR="00AC500F" w:rsidRPr="00ED0911" w:rsidRDefault="00CE03EA" w:rsidP="00850AE1">
            <w:pPr>
              <w:spacing w:after="0" w:line="240" w:lineRule="auto"/>
              <w:pPrChange w:id="1412" w:author="Aidan Boyd" w:date="2015-01-13T15:22:00Z">
                <w:pPr/>
              </w:pPrChange>
            </w:pPr>
            <w:r>
              <w:t xml:space="preserve">I15. </w:t>
            </w:r>
            <w:r w:rsidR="00AC500F" w:rsidRPr="00ED0911">
              <w:t xml:space="preserve">What is the process that outsiders/strangers must follow for using the forests?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13" w:author="Aidan Boyd" w:date="2015-01-13T15:06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08A2E09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 1=Get permission from the national government</w:t>
            </w:r>
          </w:p>
          <w:p w14:paraId="6B8DD39E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2=Get permission from the local government</w:t>
            </w:r>
          </w:p>
          <w:p w14:paraId="3AFC5666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3=Get permission from the chief/traditional government</w:t>
            </w:r>
          </w:p>
          <w:p w14:paraId="7D8B6696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4=Get permission from the headman</w:t>
            </w:r>
          </w:p>
          <w:p w14:paraId="67EB790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8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5=Get permission from a village committee</w:t>
            </w:r>
          </w:p>
          <w:p w14:paraId="4F8F218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1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6=Get permission from the entire village (via a vote, consensus, meetings, </w:t>
            </w:r>
            <w:proofErr w:type="spellStart"/>
            <w:r w:rsidRPr="00ED0911">
              <w:rPr>
                <w:color w:val="000000" w:themeColor="text1"/>
              </w:rPr>
              <w:t>etc</w:t>
            </w:r>
            <w:proofErr w:type="spellEnd"/>
            <w:r w:rsidRPr="00ED0911">
              <w:rPr>
                <w:color w:val="000000" w:themeColor="text1"/>
              </w:rPr>
              <w:t>)</w:t>
            </w:r>
          </w:p>
          <w:p w14:paraId="4105973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2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7=No process</w:t>
            </w:r>
          </w:p>
          <w:p w14:paraId="0E87507C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2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97=Other, specify </w:t>
            </w:r>
          </w:p>
          <w:p w14:paraId="7827524D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2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888=Don’t know </w:t>
            </w:r>
          </w:p>
          <w:p w14:paraId="178D491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23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24" w:author="Aidan Boyd" w:date="2015-01-13T15:06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2239A73D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2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4C65DFDC" w14:textId="77777777" w:rsidTr="00C34D47">
        <w:trPr>
          <w:trHeight w:val="1061"/>
          <w:trPrChange w:id="1426" w:author="Aidan Boyd" w:date="2015-01-13T15:06:00Z">
            <w:trPr>
              <w:trHeight w:val="1061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427" w:author="Aidan Boyd" w:date="2015-01-13T15:06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auto"/>
              </w:tcPr>
            </w:tcPrChange>
          </w:tcPr>
          <w:p w14:paraId="38F2145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2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429" w:author="Aidan Boyd" w:date="2015-01-13T15:06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auto"/>
              </w:tcPr>
            </w:tcPrChange>
          </w:tcPr>
          <w:p w14:paraId="3A03F007" w14:textId="77777777" w:rsidR="00AC500F" w:rsidRPr="00ED0911" w:rsidRDefault="00CE03EA" w:rsidP="00850AE1">
            <w:pPr>
              <w:spacing w:after="0" w:line="240" w:lineRule="auto"/>
              <w:pPrChange w:id="1430" w:author="Aidan Boyd" w:date="2015-01-13T15:22:00Z">
                <w:pPr/>
              </w:pPrChange>
            </w:pPr>
            <w:r>
              <w:t xml:space="preserve">I16. </w:t>
            </w:r>
            <w:r w:rsidR="00AC500F" w:rsidRPr="00ED0911">
              <w:t>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31" w:author="Aidan Boyd" w:date="2015-01-13T15:06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441C17E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3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04CCFCB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3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4706BFA2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3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68F27F9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3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36" w:author="Aidan Boyd" w:date="2015-01-13T15:06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3A14D616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3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5D9A7327" w14:textId="77777777" w:rsidTr="00064C05">
        <w:trPr>
          <w:trHeight w:val="1061"/>
          <w:trPrChange w:id="1438" w:author="Aidan Boyd" w:date="2015-01-13T14:45:00Z">
            <w:trPr>
              <w:trHeight w:val="1061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439" w:author="Aidan Boyd" w:date="2015-01-13T14:45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D6E3BC" w:themeFill="accent3" w:themeFillTint="66"/>
              </w:tcPr>
            </w:tcPrChange>
          </w:tcPr>
          <w:p w14:paraId="7B49DAE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4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441" w:author="Aidan Boyd" w:date="2015-01-13T14:45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D6E3BC" w:themeFill="accent3" w:themeFillTint="66"/>
              </w:tcPr>
            </w:tcPrChange>
          </w:tcPr>
          <w:p w14:paraId="5B5FC3E8" w14:textId="2A6E6803" w:rsidR="00AC500F" w:rsidRPr="00ED0911" w:rsidRDefault="00CE03EA" w:rsidP="00850AE1">
            <w:pPr>
              <w:spacing w:after="0" w:line="240" w:lineRule="auto"/>
              <w:pPrChange w:id="1442" w:author="Aidan Boyd" w:date="2015-01-13T15:22:00Z">
                <w:pPr/>
              </w:pPrChange>
            </w:pPr>
            <w:r>
              <w:t xml:space="preserve">I17. </w:t>
            </w:r>
            <w:r w:rsidR="00AC500F" w:rsidRPr="00ED0911">
              <w:t>Please describe the rules that are different for locals versus outsiders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43" w:author="Aidan Boyd" w:date="2015-01-13T14:45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03EB7C05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44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45" w:author="Aidan Boyd" w:date="2015-01-13T14:45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D6E3BC" w:themeFill="accent3" w:themeFillTint="66"/>
              </w:tcPr>
            </w:tcPrChange>
          </w:tcPr>
          <w:p w14:paraId="7C016C08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46" w:author="Aidan Boyd" w:date="2015-01-13T15:22:00Z">
                <w:pPr>
                  <w:contextualSpacing/>
                </w:pPr>
              </w:pPrChange>
            </w:pPr>
          </w:p>
        </w:tc>
      </w:tr>
      <w:tr w:rsidR="00AC500F" w:rsidRPr="00ED0911" w14:paraId="5C28563E" w14:textId="77777777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09408FF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4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0CDEABD4" w14:textId="77777777" w:rsidR="00AC500F" w:rsidRPr="00ED0911" w:rsidRDefault="00CE03EA" w:rsidP="00850AE1">
            <w:pPr>
              <w:spacing w:after="0" w:line="240" w:lineRule="auto"/>
              <w:pPrChange w:id="1448" w:author="Aidan Boyd" w:date="2015-01-13T15:22:00Z">
                <w:pPr/>
              </w:pPrChange>
            </w:pPr>
            <w:commentRangeStart w:id="1449"/>
            <w:r>
              <w:t xml:space="preserve">I18. </w:t>
            </w:r>
            <w:r w:rsidR="00AC500F" w:rsidRPr="00ED0911">
              <w:t xml:space="preserve">What rules are specific to strangers in the community wishing to access forest/wooded land? </w:t>
            </w:r>
            <w:commentRangeEnd w:id="1449"/>
            <w:r w:rsidR="00705973">
              <w:rPr>
                <w:rStyle w:val="CommentReference"/>
              </w:rPr>
              <w:commentReference w:id="1449"/>
            </w:r>
          </w:p>
          <w:p w14:paraId="55729BFC" w14:textId="77777777" w:rsidR="00AC500F" w:rsidRPr="00ED0911" w:rsidRDefault="00AC500F" w:rsidP="00850AE1">
            <w:pPr>
              <w:spacing w:after="0" w:line="240" w:lineRule="auto"/>
              <w:pPrChange w:id="1450" w:author="Aidan Boyd" w:date="2015-01-13T15:22:00Z">
                <w:pPr/>
              </w:pPrChange>
            </w:pPr>
          </w:p>
        </w:tc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28D706B0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5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  <w:i/>
                <w:color w:val="A6A6A6"/>
              </w:rPr>
              <w:t>TEXT</w:t>
            </w:r>
          </w:p>
        </w:tc>
      </w:tr>
      <w:tr w:rsidR="00AC500F" w:rsidRPr="00ED0911" w14:paraId="6348E408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16D3B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5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4828B5" w14:textId="77777777" w:rsidR="00AC500F" w:rsidRPr="00ED0911" w:rsidRDefault="00CE03EA" w:rsidP="00850AE1">
            <w:pPr>
              <w:spacing w:after="0" w:line="240" w:lineRule="auto"/>
              <w:pPrChange w:id="1453" w:author="Aidan Boyd" w:date="2015-01-13T15:22:00Z">
                <w:pPr/>
              </w:pPrChange>
            </w:pPr>
            <w:r>
              <w:t xml:space="preserve">I19. </w:t>
            </w:r>
            <w:r w:rsidR="00AC500F" w:rsidRPr="00ED0911">
              <w:t xml:space="preserve">Are members of the community involved in the negotiation process with outsiders wishing to acquire access?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0D4E6B0B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5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146D3CD2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5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3DC3042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5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7D82368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5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077309BA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58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60DE99AA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10156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5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7D38CD" w14:textId="77777777" w:rsidR="00AC500F" w:rsidRPr="00ED0911" w:rsidRDefault="00CE03EA" w:rsidP="00850AE1">
            <w:pPr>
              <w:spacing w:after="0" w:line="240" w:lineRule="auto"/>
              <w:pPrChange w:id="1460" w:author="Aidan Boyd" w:date="2015-01-13T15:22:00Z">
                <w:pPr/>
              </w:pPrChange>
            </w:pPr>
            <w:r>
              <w:t xml:space="preserve">I20. </w:t>
            </w:r>
            <w:r w:rsidR="00AC500F" w:rsidRPr="00ED0911">
              <w:t xml:space="preserve">Who is involved?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14:paraId="60F8F45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1=Everyone</w:t>
            </w:r>
          </w:p>
          <w:p w14:paraId="49C2FF6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2=Only people invited by the headman/chief</w:t>
            </w:r>
          </w:p>
          <w:p w14:paraId="58CD0309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3=Only men</w:t>
            </w:r>
          </w:p>
          <w:p w14:paraId="4BFA4A55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4=Headman only</w:t>
            </w:r>
          </w:p>
          <w:p w14:paraId="5C02857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5=Village committee (specify)</w:t>
            </w:r>
          </w:p>
          <w:p w14:paraId="67C6A68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6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97=Other, specify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14:paraId="4AEF7EC1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6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3E52EDE1" w14:textId="77777777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6B9E9A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6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35454572" w14:textId="15C714B3" w:rsidR="00AC500F" w:rsidRPr="00ED0911" w:rsidRDefault="00CE03EA" w:rsidP="00850AE1">
            <w:pPr>
              <w:spacing w:after="0" w:line="240" w:lineRule="auto"/>
              <w:pPrChange w:id="1469" w:author="Aidan Boyd" w:date="2015-01-13T15:22:00Z">
                <w:pPr/>
              </w:pPrChange>
            </w:pPr>
            <w:r>
              <w:t xml:space="preserve">I21. </w:t>
            </w:r>
            <w:r w:rsidR="007639C6" w:rsidRPr="00ED0911">
              <w:t xml:space="preserve">Are members of the community involved in the design </w:t>
            </w:r>
            <w:proofErr w:type="gramStart"/>
            <w:r w:rsidR="007639C6" w:rsidRPr="00ED0911">
              <w:t xml:space="preserve">of </w:t>
            </w:r>
            <w:r w:rsidR="007639C6">
              <w:t xml:space="preserve"> agreements</w:t>
            </w:r>
            <w:proofErr w:type="gramEnd"/>
            <w:r w:rsidR="007639C6">
              <w:t xml:space="preserve"> about the use or management of </w:t>
            </w:r>
            <w:r w:rsidR="007639C6" w:rsidRPr="00ED0911">
              <w:t xml:space="preserve">forest/wooded land </w:t>
            </w:r>
            <w:r w:rsidR="007639C6">
              <w:t>in this community</w:t>
            </w:r>
            <w:r w:rsidR="007639C6" w:rsidRPr="00ED0911">
              <w:t xml:space="preserve"> (contracts, concessions, permits)?</w:t>
            </w:r>
            <w:r w:rsidR="007639C6">
              <w:t xml:space="preserve"> </w:t>
            </w:r>
          </w:p>
          <w:p w14:paraId="3D85EC79" w14:textId="77777777" w:rsidR="00AC500F" w:rsidRPr="00ED0911" w:rsidRDefault="00AC500F" w:rsidP="00850AE1">
            <w:pPr>
              <w:spacing w:after="0" w:line="240" w:lineRule="auto"/>
              <w:pPrChange w:id="1470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FFFFFF" w:themeFill="background1"/>
          </w:tcPr>
          <w:p w14:paraId="55CDB16D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7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0-No</w:t>
            </w:r>
          </w:p>
          <w:p w14:paraId="4F1C89C6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7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1-Yes</w:t>
            </w:r>
          </w:p>
          <w:p w14:paraId="14DE4F5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73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F96915A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74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0A5875D4" w14:textId="77777777" w:rsidTr="00750B58">
        <w:trPr>
          <w:trHeight w:val="633"/>
          <w:trPrChange w:id="1475" w:author="Aidan Boyd" w:date="2015-01-13T14:42:00Z">
            <w:trPr>
              <w:trHeight w:val="633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476" w:author="Aidan Boyd" w:date="2015-01-13T14:42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0E7CB5D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7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478" w:author="Aidan Boyd" w:date="2015-01-13T14:42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FFFFFF" w:themeFill="background1"/>
              </w:tcPr>
            </w:tcPrChange>
          </w:tcPr>
          <w:p w14:paraId="6157EE09" w14:textId="77777777" w:rsidR="00AC500F" w:rsidRPr="00ED0911" w:rsidRDefault="00CE03EA" w:rsidP="00850AE1">
            <w:pPr>
              <w:spacing w:after="0" w:line="240" w:lineRule="auto"/>
              <w:pPrChange w:id="1479" w:author="Aidan Boyd" w:date="2015-01-13T15:22:00Z">
                <w:pPr/>
              </w:pPrChange>
            </w:pPr>
            <w:commentRangeStart w:id="1480"/>
            <w:r>
              <w:t xml:space="preserve">I22. </w:t>
            </w:r>
            <w:r w:rsidR="00AC500F" w:rsidRPr="00ED0911">
              <w:t>Who is involved?</w:t>
            </w:r>
            <w:commentRangeEnd w:id="1480"/>
            <w:r w:rsidR="00387927">
              <w:rPr>
                <w:rStyle w:val="CommentReference"/>
              </w:rPr>
              <w:commentReference w:id="1480"/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81" w:author="Aidan Boyd" w:date="2015-01-13T14:42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FFFFFF" w:themeFill="background1"/>
              </w:tcPr>
            </w:tcPrChange>
          </w:tcPr>
          <w:p w14:paraId="0553CAAE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1=Everyone</w:t>
            </w:r>
          </w:p>
          <w:p w14:paraId="7A932EE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2=Only people invited by the headman/chief</w:t>
            </w:r>
          </w:p>
          <w:p w14:paraId="7B7B4EDF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3=Only men</w:t>
            </w:r>
          </w:p>
          <w:p w14:paraId="448DC410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4=Headman only</w:t>
            </w:r>
          </w:p>
          <w:p w14:paraId="0DA767D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5=Village committee (specify)</w:t>
            </w:r>
          </w:p>
          <w:p w14:paraId="6A4673C5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8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88" w:author="Aidan Boyd" w:date="2015-01-13T14:42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2BD44B46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489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338AD284" w14:textId="77777777" w:rsidTr="00064C05">
        <w:trPr>
          <w:trHeight w:val="633"/>
          <w:trPrChange w:id="1490" w:author="Aidan Boyd" w:date="2015-01-13T14:44:00Z">
            <w:trPr>
              <w:trHeight w:val="633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491" w:author="Aidan Boyd" w:date="2015-01-13T14:44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7EACFEBC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49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493" w:author="Aidan Boyd" w:date="2015-01-13T14:44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FFFFFF" w:themeFill="background1"/>
              </w:tcPr>
            </w:tcPrChange>
          </w:tcPr>
          <w:p w14:paraId="4DB55F64" w14:textId="77777777" w:rsidR="00AC500F" w:rsidRPr="00ED0911" w:rsidRDefault="00CE03EA" w:rsidP="00850AE1">
            <w:pPr>
              <w:spacing w:after="0" w:line="240" w:lineRule="auto"/>
              <w:pPrChange w:id="1494" w:author="Aidan Boyd" w:date="2015-01-13T15:22:00Z">
                <w:pPr/>
              </w:pPrChange>
            </w:pPr>
            <w:r>
              <w:t xml:space="preserve">I23. </w:t>
            </w:r>
            <w:r w:rsidR="00AC500F" w:rsidRPr="00ED0911">
              <w:t xml:space="preserve">Are members of the community involved in the implementation of forest/wooded land agreements (contracts, </w:t>
            </w:r>
            <w:r w:rsidR="00AC500F" w:rsidRPr="00ED0911">
              <w:lastRenderedPageBreak/>
              <w:t xml:space="preserve">concessions, </w:t>
            </w:r>
            <w:proofErr w:type="gramStart"/>
            <w:r w:rsidR="00AC500F" w:rsidRPr="00ED0911">
              <w:t>permits</w:t>
            </w:r>
            <w:proofErr w:type="gramEnd"/>
            <w:r w:rsidR="00AC500F" w:rsidRPr="00ED0911">
              <w:t>)?</w:t>
            </w:r>
          </w:p>
          <w:p w14:paraId="42196B26" w14:textId="77777777" w:rsidR="00AC500F" w:rsidRPr="00ED0911" w:rsidRDefault="00AC500F" w:rsidP="00850AE1">
            <w:pPr>
              <w:spacing w:after="0" w:line="240" w:lineRule="auto"/>
              <w:pPrChange w:id="1495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496" w:author="Aidan Boyd" w:date="2015-01-13T14:44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FFFFFF" w:themeFill="background1"/>
              </w:tcPr>
            </w:tcPrChange>
          </w:tcPr>
          <w:p w14:paraId="64307941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9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lastRenderedPageBreak/>
              <w:t>0=No</w:t>
            </w:r>
          </w:p>
          <w:p w14:paraId="32A89465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98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0851C21C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49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lastRenderedPageBreak/>
              <w:t>888=Don’t know</w:t>
            </w:r>
          </w:p>
          <w:p w14:paraId="4390505D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0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501" w:author="Aidan Boyd" w:date="2015-01-13T14:44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1267CF5D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02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C500F" w:rsidRPr="00ED0911" w14:paraId="1569CF08" w14:textId="77777777" w:rsidTr="00064C05">
        <w:trPr>
          <w:trHeight w:val="633"/>
          <w:trPrChange w:id="1503" w:author="Aidan Boyd" w:date="2015-01-13T14:44:00Z">
            <w:trPr>
              <w:trHeight w:val="633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504" w:author="Aidan Boyd" w:date="2015-01-13T14:44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6FBAE07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0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506" w:author="Aidan Boyd" w:date="2015-01-13T14:44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FFFFFF" w:themeFill="background1"/>
              </w:tcPr>
            </w:tcPrChange>
          </w:tcPr>
          <w:p w14:paraId="6F428FF2" w14:textId="77777777" w:rsidR="00AC500F" w:rsidRPr="00ED0911" w:rsidRDefault="00CE03EA" w:rsidP="00850AE1">
            <w:pPr>
              <w:spacing w:after="0" w:line="240" w:lineRule="auto"/>
              <w:pPrChange w:id="1507" w:author="Aidan Boyd" w:date="2015-01-13T15:22:00Z">
                <w:pPr/>
              </w:pPrChange>
            </w:pPr>
            <w:r>
              <w:t xml:space="preserve">I24. </w:t>
            </w:r>
            <w:r w:rsidR="00AC500F" w:rsidRPr="00ED0911"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508" w:author="Aidan Boyd" w:date="2015-01-13T14:44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FFFFFF" w:themeFill="background1"/>
              </w:tcPr>
            </w:tcPrChange>
          </w:tcPr>
          <w:p w14:paraId="679918D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0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1=Everyone</w:t>
            </w:r>
          </w:p>
          <w:p w14:paraId="775AFFE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1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2=Only people invited by the headman/chief</w:t>
            </w:r>
          </w:p>
          <w:p w14:paraId="7917BD7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1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3=Only men</w:t>
            </w:r>
          </w:p>
          <w:p w14:paraId="1ECC9750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1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4=Headman only</w:t>
            </w:r>
          </w:p>
          <w:p w14:paraId="29D58F23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1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5=Village committee (specify)</w:t>
            </w:r>
          </w:p>
          <w:p w14:paraId="00E0F89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1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515" w:author="Aidan Boyd" w:date="2015-01-13T14:44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51ADD8FA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1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286CE2AD" w14:textId="77777777" w:rsidTr="00064C05">
        <w:trPr>
          <w:trHeight w:val="633"/>
          <w:trPrChange w:id="1517" w:author="Aidan Boyd" w:date="2015-01-13T14:44:00Z">
            <w:trPr>
              <w:trHeight w:val="633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95B3D7" w:themeFill="accent1" w:themeFillTint="99"/>
            <w:tcPrChange w:id="1518" w:author="Aidan Boyd" w:date="2015-01-13T14:44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17382D8A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1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95B3D7" w:themeFill="accent1" w:themeFillTint="99"/>
            <w:tcPrChange w:id="1520" w:author="Aidan Boyd" w:date="2015-01-13T14:44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auto"/>
                </w:tcBorders>
                <w:shd w:val="clear" w:color="auto" w:fill="FFFFFF" w:themeFill="background1"/>
              </w:tcPr>
            </w:tcPrChange>
          </w:tcPr>
          <w:p w14:paraId="6137D37C" w14:textId="77777777" w:rsidR="00AC500F" w:rsidRPr="00ED0911" w:rsidRDefault="00CE03EA" w:rsidP="00850AE1">
            <w:pPr>
              <w:spacing w:after="0" w:line="240" w:lineRule="auto"/>
              <w:pPrChange w:id="1521" w:author="Aidan Boyd" w:date="2015-01-13T15:22:00Z">
                <w:pPr/>
              </w:pPrChange>
            </w:pPr>
            <w:r>
              <w:t xml:space="preserve">I25. </w:t>
            </w:r>
            <w:r w:rsidR="00AC500F" w:rsidRPr="00ED0911">
              <w:t xml:space="preserve">Are members of the community involved in the oversight of forest/wooded land agreements (contracts, concessions, </w:t>
            </w:r>
            <w:proofErr w:type="gramStart"/>
            <w:r w:rsidR="00AC500F" w:rsidRPr="00ED0911">
              <w:t>permits</w:t>
            </w:r>
            <w:proofErr w:type="gramEnd"/>
            <w:r w:rsidR="00AC500F" w:rsidRPr="00ED0911">
              <w:t>)?</w:t>
            </w:r>
          </w:p>
          <w:p w14:paraId="35B91969" w14:textId="77777777" w:rsidR="00AC500F" w:rsidRPr="00ED0911" w:rsidRDefault="00AC500F" w:rsidP="00850AE1">
            <w:pPr>
              <w:spacing w:after="0" w:line="240" w:lineRule="auto"/>
              <w:pPrChange w:id="1522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523" w:author="Aidan Boyd" w:date="2015-01-13T14:44:00Z">
              <w:tcPr>
                <w:tcW w:w="3690" w:type="dxa"/>
                <w:tcBorders>
                  <w:top w:val="single" w:sz="4" w:space="0" w:color="auto"/>
                  <w:bottom w:val="single" w:sz="4" w:space="0" w:color="auto"/>
                  <w:right w:val="single" w:sz="18" w:space="0" w:color="000000"/>
                </w:tcBorders>
                <w:shd w:val="clear" w:color="auto" w:fill="FFFFFF" w:themeFill="background1"/>
              </w:tcPr>
            </w:tcPrChange>
          </w:tcPr>
          <w:p w14:paraId="19109110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2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2B99C3F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2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44FFBA90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2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21A50C5E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2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95B3D7" w:themeFill="accent1" w:themeFillTint="99"/>
            <w:tcPrChange w:id="1528" w:author="Aidan Boyd" w:date="2015-01-13T14:44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4" w:space="0" w:color="auto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53D834C2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29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06ABD5B8" w14:textId="77777777" w:rsidTr="00064C05">
        <w:trPr>
          <w:trHeight w:val="633"/>
          <w:trPrChange w:id="1530" w:author="Aidan Boyd" w:date="2015-01-13T14:44:00Z">
            <w:trPr>
              <w:trHeight w:val="633"/>
            </w:trPr>
          </w:trPrChange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 w:themeFill="accent1" w:themeFillTint="99"/>
            <w:tcPrChange w:id="1531" w:author="Aidan Boyd" w:date="2015-01-13T14:44:00Z">
              <w:tcPr>
                <w:tcW w:w="19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7440C569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3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95B3D7" w:themeFill="accent1" w:themeFillTint="99"/>
            <w:tcPrChange w:id="1533" w:author="Aidan Boyd" w:date="2015-01-13T14:44:00Z">
              <w:tcPr>
                <w:tcW w:w="5940" w:type="dxa"/>
                <w:tcBorders>
                  <w:top w:val="single" w:sz="4" w:space="0" w:color="auto"/>
                  <w:left w:val="single" w:sz="4" w:space="0" w:color="000000"/>
                  <w:bottom w:val="single" w:sz="4" w:space="0" w:color="000000"/>
                </w:tcBorders>
                <w:shd w:val="clear" w:color="auto" w:fill="FFFFFF" w:themeFill="background1"/>
              </w:tcPr>
            </w:tcPrChange>
          </w:tcPr>
          <w:p w14:paraId="73E240AE" w14:textId="77777777" w:rsidR="00AC500F" w:rsidRPr="00ED0911" w:rsidRDefault="00CE03EA" w:rsidP="00850AE1">
            <w:pPr>
              <w:spacing w:after="0" w:line="240" w:lineRule="auto"/>
              <w:pPrChange w:id="1534" w:author="Aidan Boyd" w:date="2015-01-13T15:22:00Z">
                <w:pPr/>
              </w:pPrChange>
            </w:pPr>
            <w:r>
              <w:t xml:space="preserve">I26. </w:t>
            </w:r>
            <w:r w:rsidR="00AC500F" w:rsidRPr="00ED0911">
              <w:t>Who is involved?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535" w:author="Aidan Boyd" w:date="2015-01-13T14:44:00Z">
              <w:tcPr>
                <w:tcW w:w="3690" w:type="dxa"/>
                <w:tcBorders>
                  <w:top w:val="single" w:sz="4" w:space="0" w:color="auto"/>
                  <w:bottom w:val="single" w:sz="4" w:space="0" w:color="000000"/>
                  <w:right w:val="single" w:sz="18" w:space="0" w:color="000000"/>
                </w:tcBorders>
                <w:shd w:val="clear" w:color="auto" w:fill="FFFFFF" w:themeFill="background1"/>
              </w:tcPr>
            </w:tcPrChange>
          </w:tcPr>
          <w:p w14:paraId="49D85702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3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1=Everyone</w:t>
            </w:r>
          </w:p>
          <w:p w14:paraId="0B8ED50D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3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2=Only people invited by the headman/chief</w:t>
            </w:r>
          </w:p>
          <w:p w14:paraId="019007B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38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3=Only men</w:t>
            </w:r>
          </w:p>
          <w:p w14:paraId="0D85204C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3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4=Headman only</w:t>
            </w:r>
          </w:p>
          <w:p w14:paraId="4734C02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4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5=Village committee (specify)</w:t>
            </w:r>
          </w:p>
          <w:p w14:paraId="4DBC748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54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97=Other, specify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95B3D7" w:themeFill="accent1" w:themeFillTint="99"/>
            <w:tcPrChange w:id="1542" w:author="Aidan Boyd" w:date="2015-01-13T14:44:00Z">
              <w:tcPr>
                <w:tcW w:w="990" w:type="dxa"/>
                <w:tcBorders>
                  <w:top w:val="single" w:sz="4" w:space="0" w:color="auto"/>
                  <w:left w:val="single" w:sz="18" w:space="0" w:color="000000"/>
                  <w:bottom w:val="single" w:sz="18" w:space="0" w:color="000000"/>
                  <w:right w:val="single" w:sz="18" w:space="0" w:color="000000"/>
                </w:tcBorders>
                <w:shd w:val="clear" w:color="auto" w:fill="auto"/>
              </w:tcPr>
            </w:tcPrChange>
          </w:tcPr>
          <w:p w14:paraId="51CED41A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543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0932B962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544" w:author="Aidan Boyd" w:date="2015-01-13T15:22:00Z">
          <w:pPr/>
        </w:pPrChange>
      </w:pPr>
    </w:p>
    <w:p w14:paraId="79FE874A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545" w:author="Aidan Boyd" w:date="2015-01-13T15:22:00Z">
          <w:pPr/>
        </w:pPrChange>
      </w:pPr>
    </w:p>
    <w:p w14:paraId="349925E8" w14:textId="77777777" w:rsidR="00AC500F" w:rsidRPr="00ED0911" w:rsidRDefault="00CE03EA" w:rsidP="00850AE1">
      <w:pPr>
        <w:pStyle w:val="Heading3"/>
        <w:pPrChange w:id="1546" w:author="Aidan Boyd" w:date="2015-01-13T15:23:00Z">
          <w:pPr/>
        </w:pPrChange>
      </w:pPr>
      <w:r>
        <w:t xml:space="preserve">J. GOVERNMENT RULES </w:t>
      </w:r>
    </w:p>
    <w:tbl>
      <w:tblPr>
        <w:tblStyle w:val="TableGrid"/>
        <w:tblW w:w="10908" w:type="dxa"/>
        <w:tblLayout w:type="fixed"/>
        <w:tblLook w:val="04A0" w:firstRow="1" w:lastRow="0" w:firstColumn="1" w:lastColumn="0" w:noHBand="0" w:noVBand="1"/>
        <w:tblPrChange w:id="1547" w:author="Aidan Boyd" w:date="2015-01-13T15:08:00Z">
          <w:tblPr>
            <w:tblStyle w:val="TableGrid"/>
            <w:tblW w:w="10908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717"/>
        <w:gridCol w:w="1721"/>
        <w:gridCol w:w="1170"/>
        <w:gridCol w:w="900"/>
        <w:gridCol w:w="1260"/>
        <w:gridCol w:w="1260"/>
        <w:gridCol w:w="1350"/>
        <w:gridCol w:w="1530"/>
        <w:tblGridChange w:id="1548">
          <w:tblGrid>
            <w:gridCol w:w="1717"/>
            <w:gridCol w:w="1721"/>
            <w:gridCol w:w="1170"/>
            <w:gridCol w:w="900"/>
            <w:gridCol w:w="1260"/>
            <w:gridCol w:w="1260"/>
            <w:gridCol w:w="1350"/>
            <w:gridCol w:w="1530"/>
          </w:tblGrid>
        </w:tblGridChange>
      </w:tblGrid>
      <w:tr w:rsidR="00CF76C0" w:rsidRPr="00ED0911" w14:paraId="1D3DF138" w14:textId="77777777" w:rsidTr="00575D42">
        <w:tc>
          <w:tcPr>
            <w:tcW w:w="1717" w:type="dxa"/>
            <w:tcPrChange w:id="1549" w:author="Aidan Boyd" w:date="2015-01-13T15:08:00Z">
              <w:tcPr>
                <w:tcW w:w="1717" w:type="dxa"/>
              </w:tcPr>
            </w:tcPrChange>
          </w:tcPr>
          <w:p w14:paraId="72501137" w14:textId="77777777" w:rsidR="00CF76C0" w:rsidRPr="00ED0911" w:rsidRDefault="00CF76C0" w:rsidP="00850AE1">
            <w:pPr>
              <w:spacing w:after="0" w:line="240" w:lineRule="auto"/>
              <w:pPrChange w:id="1550" w:author="Aidan Boyd" w:date="2015-01-13T15:22:00Z">
                <w:pPr/>
              </w:pPrChange>
            </w:pPr>
            <w:r w:rsidRPr="00ED0911">
              <w:t>Activity</w:t>
            </w:r>
          </w:p>
        </w:tc>
        <w:tc>
          <w:tcPr>
            <w:tcW w:w="1721" w:type="dxa"/>
            <w:tcPrChange w:id="1551" w:author="Aidan Boyd" w:date="2015-01-13T15:08:00Z">
              <w:tcPr>
                <w:tcW w:w="1721" w:type="dxa"/>
              </w:tcPr>
            </w:tcPrChange>
          </w:tcPr>
          <w:p w14:paraId="04B16651" w14:textId="77777777" w:rsidR="00CF76C0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52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J1. </w:t>
            </w:r>
            <w:r w:rsidR="00CF76C0" w:rsidRPr="00ED0911">
              <w:rPr>
                <w:color w:val="000000" w:themeColor="text1"/>
              </w:rPr>
              <w:t xml:space="preserve">Are there </w:t>
            </w:r>
            <w:r w:rsidR="00CF76C0" w:rsidRPr="00ED0911">
              <w:rPr>
                <w:b/>
                <w:color w:val="000000" w:themeColor="text1"/>
              </w:rPr>
              <w:t>government/official legal rules</w:t>
            </w:r>
            <w:r w:rsidR="00CF76C0" w:rsidRPr="00ED0911">
              <w:rPr>
                <w:color w:val="000000" w:themeColor="text1"/>
              </w:rPr>
              <w:t xml:space="preserve"> that regulate or restrict the following activity in forest/wooded areas? </w:t>
            </w:r>
          </w:p>
          <w:p w14:paraId="24AEE44E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53" w:author="Aidan Boyd" w:date="2015-01-13T15:22:00Z">
                <w:pPr/>
              </w:pPrChange>
            </w:pPr>
          </w:p>
          <w:p w14:paraId="6479449F" w14:textId="77777777" w:rsidR="00CF76C0" w:rsidRPr="00ED0911" w:rsidRDefault="00CF76C0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5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0=No</w:t>
            </w:r>
          </w:p>
          <w:p w14:paraId="1B4A821F" w14:textId="77777777" w:rsidR="00CF76C0" w:rsidRPr="00ED0911" w:rsidRDefault="00CF76C0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 xml:space="preserve">1=Yes </w:t>
            </w:r>
          </w:p>
          <w:p w14:paraId="146EAA7E" w14:textId="77777777" w:rsidR="00CF76C0" w:rsidRPr="00ED0911" w:rsidRDefault="00CF76C0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748F6555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57" w:author="Aidan Boyd" w:date="2015-01-13T15:22:00Z">
                <w:pPr/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  <w:p w14:paraId="3C2F6B9C" w14:textId="77777777" w:rsidR="00CF76C0" w:rsidRPr="00ED0911" w:rsidRDefault="00CF76C0" w:rsidP="00850AE1">
            <w:pPr>
              <w:spacing w:after="0" w:line="240" w:lineRule="auto"/>
              <w:pPrChange w:id="1558" w:author="Aidan Boyd" w:date="2015-01-13T15:22:00Z">
                <w:pPr/>
              </w:pPrChange>
            </w:pPr>
          </w:p>
        </w:tc>
        <w:tc>
          <w:tcPr>
            <w:tcW w:w="1170" w:type="dxa"/>
            <w:tcPrChange w:id="1559" w:author="Aidan Boyd" w:date="2015-01-13T15:08:00Z">
              <w:tcPr>
                <w:tcW w:w="1170" w:type="dxa"/>
              </w:tcPr>
            </w:tcPrChange>
          </w:tcPr>
          <w:p w14:paraId="024011B9" w14:textId="77777777" w:rsidR="00CF76C0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60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J2. </w:t>
            </w:r>
            <w:r w:rsidR="00CF76C0" w:rsidRPr="00ED0911">
              <w:rPr>
                <w:color w:val="000000" w:themeColor="text1"/>
              </w:rPr>
              <w:t xml:space="preserve">If yes, please describe the rules. </w:t>
            </w:r>
          </w:p>
        </w:tc>
        <w:tc>
          <w:tcPr>
            <w:tcW w:w="900" w:type="dxa"/>
            <w:tcPrChange w:id="1561" w:author="Aidan Boyd" w:date="2015-01-13T15:08:00Z">
              <w:tcPr>
                <w:tcW w:w="900" w:type="dxa"/>
              </w:tcPr>
            </w:tcPrChange>
          </w:tcPr>
          <w:p w14:paraId="6EF495B6" w14:textId="51CAD6E5" w:rsidR="00CF76C0" w:rsidRPr="00ED0911" w:rsidRDefault="00CE03EA" w:rsidP="00850AE1">
            <w:pPr>
              <w:spacing w:after="0" w:line="240" w:lineRule="auto"/>
              <w:pPrChange w:id="1562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J3. </w:t>
            </w:r>
            <w:proofErr w:type="gramStart"/>
            <w:r w:rsidR="00CF76C0" w:rsidRPr="00ED0911">
              <w:rPr>
                <w:color w:val="000000" w:themeColor="text1"/>
              </w:rPr>
              <w:t>W</w:t>
            </w:r>
            <w:r w:rsidR="0063602A">
              <w:rPr>
                <w:color w:val="000000" w:themeColor="text1"/>
              </w:rPr>
              <w:t xml:space="preserve">as </w:t>
            </w:r>
            <w:r w:rsidR="00CF76C0" w:rsidRPr="00ED0911">
              <w:rPr>
                <w:color w:val="000000" w:themeColor="text1"/>
              </w:rPr>
              <w:t>this rule introduced</w:t>
            </w:r>
            <w:proofErr w:type="gramEnd"/>
            <w:r w:rsidR="0063602A">
              <w:rPr>
                <w:color w:val="000000" w:themeColor="text1"/>
              </w:rPr>
              <w:t xml:space="preserve"> in the past year</w:t>
            </w:r>
            <w:r w:rsidR="00CF76C0" w:rsidRPr="00ED0911">
              <w:rPr>
                <w:color w:val="000000" w:themeColor="text1"/>
              </w:rPr>
              <w:t xml:space="preserve">? </w:t>
            </w:r>
          </w:p>
        </w:tc>
        <w:tc>
          <w:tcPr>
            <w:tcW w:w="1260" w:type="dxa"/>
            <w:tcPrChange w:id="1563" w:author="Aidan Boyd" w:date="2015-01-13T15:08:00Z">
              <w:tcPr>
                <w:tcW w:w="1260" w:type="dxa"/>
              </w:tcPr>
            </w:tcPrChange>
          </w:tcPr>
          <w:p w14:paraId="3820471A" w14:textId="77777777" w:rsidR="00CF76C0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64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J4. </w:t>
            </w:r>
            <w:r w:rsidR="00CF76C0" w:rsidRPr="00ED0911">
              <w:rPr>
                <w:color w:val="000000" w:themeColor="text1"/>
              </w:rPr>
              <w:t xml:space="preserve">In your opinion, how many community members adhere to/follow these rules? </w:t>
            </w:r>
          </w:p>
          <w:p w14:paraId="49549513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65" w:author="Aidan Boyd" w:date="2015-01-13T15:22:00Z">
                <w:pPr/>
              </w:pPrChange>
            </w:pPr>
            <w:r w:rsidRPr="00ED0911">
              <w:rPr>
                <w:i/>
                <w:color w:val="000000" w:themeColor="text1"/>
              </w:rPr>
              <w:t>See codes below</w:t>
            </w:r>
          </w:p>
        </w:tc>
        <w:tc>
          <w:tcPr>
            <w:tcW w:w="1260" w:type="dxa"/>
            <w:shd w:val="clear" w:color="auto" w:fill="95B3D7" w:themeFill="accent1" w:themeFillTint="99"/>
            <w:tcPrChange w:id="1566" w:author="Aidan Boyd" w:date="2015-01-13T15:08:00Z">
              <w:tcPr>
                <w:tcW w:w="1260" w:type="dxa"/>
              </w:tcPr>
            </w:tcPrChange>
          </w:tcPr>
          <w:p w14:paraId="4CE7D191" w14:textId="689907BD" w:rsidR="00CF76C0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67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J5. </w:t>
            </w:r>
            <w:r w:rsidR="00CF76C0" w:rsidRPr="00ED0911">
              <w:rPr>
                <w:color w:val="000000" w:themeColor="text1"/>
              </w:rPr>
              <w:t xml:space="preserve">Is there a system for monitoring rule breaking? </w:t>
            </w:r>
          </w:p>
          <w:p w14:paraId="745F9571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68" w:author="Aidan Boyd" w:date="2015-01-13T15:22:00Z">
                <w:pPr/>
              </w:pPrChange>
            </w:pPr>
          </w:p>
          <w:p w14:paraId="11F5143A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6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0215B86F" w14:textId="77777777" w:rsidR="00CF76C0" w:rsidRPr="00ED0911" w:rsidRDefault="00CF76C0" w:rsidP="00850AE1">
            <w:pPr>
              <w:spacing w:after="0" w:line="240" w:lineRule="auto"/>
              <w:ind w:left="-515" w:firstLine="515"/>
              <w:rPr>
                <w:color w:val="000000" w:themeColor="text1"/>
              </w:rPr>
              <w:pPrChange w:id="1570" w:author="Aidan Boyd" w:date="2015-01-13T15:22:00Z">
                <w:pPr>
                  <w:ind w:left="-515" w:firstLine="515"/>
                </w:pPr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1651391E" w14:textId="77777777" w:rsidR="00CF76C0" w:rsidRPr="00ED0911" w:rsidRDefault="00CF76C0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7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508EF9E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72" w:author="Aidan Boyd" w:date="2015-01-13T15:22:00Z">
                <w:pPr/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350" w:type="dxa"/>
            <w:tcPrChange w:id="1573" w:author="Aidan Boyd" w:date="2015-01-13T15:08:00Z">
              <w:tcPr>
                <w:tcW w:w="1350" w:type="dxa"/>
              </w:tcPr>
            </w:tcPrChange>
          </w:tcPr>
          <w:p w14:paraId="02DD6854" w14:textId="77777777" w:rsidR="00CF76C0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74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J6. </w:t>
            </w:r>
            <w:r w:rsidR="00CF76C0" w:rsidRPr="00ED0911">
              <w:rPr>
                <w:color w:val="000000" w:themeColor="text1"/>
              </w:rPr>
              <w:t>Are there penalties for rule breaking?</w:t>
            </w:r>
          </w:p>
          <w:p w14:paraId="02F80F86" w14:textId="77777777" w:rsidR="008D7AC7" w:rsidRPr="00ED0911" w:rsidRDefault="008D7AC7" w:rsidP="00850AE1">
            <w:pPr>
              <w:spacing w:after="0" w:line="240" w:lineRule="auto"/>
              <w:rPr>
                <w:color w:val="000000" w:themeColor="text1"/>
              </w:rPr>
              <w:pPrChange w:id="1575" w:author="Aidan Boyd" w:date="2015-01-13T15:22:00Z">
                <w:pPr/>
              </w:pPrChange>
            </w:pPr>
          </w:p>
          <w:p w14:paraId="01783338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7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7B51A3E8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7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1=Yes</w:t>
            </w:r>
          </w:p>
          <w:p w14:paraId="0609F92E" w14:textId="77777777" w:rsidR="00CF76C0" w:rsidRPr="00ED0911" w:rsidRDefault="00CF76C0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57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47A90F49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79" w:author="Aidan Boyd" w:date="2015-01-13T15:22:00Z">
                <w:pPr/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  <w:tc>
          <w:tcPr>
            <w:tcW w:w="1530" w:type="dxa"/>
            <w:tcPrChange w:id="1580" w:author="Aidan Boyd" w:date="2015-01-13T15:08:00Z">
              <w:tcPr>
                <w:tcW w:w="1530" w:type="dxa"/>
              </w:tcPr>
            </w:tcPrChange>
          </w:tcPr>
          <w:p w14:paraId="3BBC387D" w14:textId="77777777" w:rsidR="00CF76C0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581" w:author="Aidan Boyd" w:date="2015-01-13T15:22:00Z">
                <w:pPr/>
              </w:pPrChange>
            </w:pPr>
            <w:r>
              <w:rPr>
                <w:color w:val="000000" w:themeColor="text1"/>
              </w:rPr>
              <w:t xml:space="preserve">J7. </w:t>
            </w:r>
            <w:r w:rsidR="00CF76C0" w:rsidRPr="00ED0911">
              <w:rPr>
                <w:color w:val="000000" w:themeColor="text1"/>
              </w:rPr>
              <w:t xml:space="preserve">What are the penalties for breaking the rules? </w:t>
            </w:r>
          </w:p>
          <w:p w14:paraId="3ECFEC80" w14:textId="77777777" w:rsidR="00CF76C0" w:rsidRPr="00ED0911" w:rsidRDefault="00CF76C0" w:rsidP="00850AE1">
            <w:pPr>
              <w:spacing w:after="0" w:line="240" w:lineRule="auto"/>
              <w:rPr>
                <w:i/>
                <w:color w:val="000000" w:themeColor="text1"/>
              </w:rPr>
              <w:pPrChange w:id="1582" w:author="Aidan Boyd" w:date="2015-01-13T15:22:00Z">
                <w:pPr/>
              </w:pPrChange>
            </w:pPr>
            <w:r w:rsidRPr="00ED0911">
              <w:rPr>
                <w:i/>
                <w:color w:val="000000" w:themeColor="text1"/>
              </w:rPr>
              <w:t xml:space="preserve">See codes below. Select all that apply </w:t>
            </w:r>
          </w:p>
          <w:p w14:paraId="49B0C337" w14:textId="77777777" w:rsidR="00CF76C0" w:rsidRPr="00ED0911" w:rsidRDefault="00CF76C0" w:rsidP="00850AE1">
            <w:pPr>
              <w:spacing w:after="0" w:line="240" w:lineRule="auto"/>
              <w:rPr>
                <w:color w:val="000000" w:themeColor="text1"/>
              </w:rPr>
              <w:pPrChange w:id="1583" w:author="Aidan Boyd" w:date="2015-01-13T15:22:00Z">
                <w:pPr/>
              </w:pPrChange>
            </w:pPr>
          </w:p>
        </w:tc>
      </w:tr>
      <w:tr w:rsidR="00CF76C0" w:rsidRPr="00ED0911" w14:paraId="543CF095" w14:textId="77777777">
        <w:tc>
          <w:tcPr>
            <w:tcW w:w="1717" w:type="dxa"/>
          </w:tcPr>
          <w:p w14:paraId="6C5BBBD2" w14:textId="77777777" w:rsidR="00CF76C0" w:rsidRPr="00ED0911" w:rsidRDefault="00CE03EA" w:rsidP="00850AE1">
            <w:pPr>
              <w:spacing w:after="0" w:line="240" w:lineRule="auto"/>
              <w:pPrChange w:id="1584" w:author="Aidan Boyd" w:date="2015-01-13T15:22:00Z">
                <w:pPr/>
              </w:pPrChange>
            </w:pPr>
            <w:r>
              <w:t xml:space="preserve">A. </w:t>
            </w:r>
            <w:r w:rsidR="00CF76C0" w:rsidRPr="00ED0911">
              <w:t>Clearing land for agriculture</w:t>
            </w:r>
          </w:p>
        </w:tc>
        <w:tc>
          <w:tcPr>
            <w:tcW w:w="1721" w:type="dxa"/>
          </w:tcPr>
          <w:p w14:paraId="16415643" w14:textId="77777777" w:rsidR="00CF76C0" w:rsidRPr="00ED0911" w:rsidRDefault="00CF76C0" w:rsidP="00850AE1">
            <w:pPr>
              <w:spacing w:after="0" w:line="240" w:lineRule="auto"/>
              <w:pPrChange w:id="1585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6396FC43" w14:textId="77777777" w:rsidR="00CF76C0" w:rsidRPr="00ED0911" w:rsidRDefault="00CF76C0" w:rsidP="00850AE1">
            <w:pPr>
              <w:spacing w:after="0" w:line="240" w:lineRule="auto"/>
              <w:pPrChange w:id="1586" w:author="Aidan Boyd" w:date="2015-01-13T15:22:00Z">
                <w:pPr/>
              </w:pPrChange>
            </w:pPr>
            <w:r w:rsidRPr="00ED0911">
              <w:t xml:space="preserve">TEXT </w:t>
            </w:r>
          </w:p>
        </w:tc>
        <w:tc>
          <w:tcPr>
            <w:tcW w:w="900" w:type="dxa"/>
          </w:tcPr>
          <w:p w14:paraId="325891D3" w14:textId="77777777" w:rsidR="00CF76C0" w:rsidRPr="00ED0911" w:rsidRDefault="00CF76C0" w:rsidP="00850AE1">
            <w:pPr>
              <w:spacing w:after="0" w:line="240" w:lineRule="auto"/>
              <w:pPrChange w:id="1587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0ADF0C52" w14:textId="77777777" w:rsidR="00CF76C0" w:rsidRPr="00ED0911" w:rsidRDefault="00CF76C0" w:rsidP="00850AE1">
            <w:pPr>
              <w:spacing w:after="0" w:line="240" w:lineRule="auto"/>
              <w:pPrChange w:id="1588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29E84FE7" w14:textId="77777777" w:rsidR="00CF76C0" w:rsidRPr="00ED0911" w:rsidRDefault="00CF76C0" w:rsidP="00850AE1">
            <w:pPr>
              <w:spacing w:after="0" w:line="240" w:lineRule="auto"/>
              <w:pPrChange w:id="1589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504E078A" w14:textId="77777777" w:rsidR="00CF76C0" w:rsidRPr="00ED0911" w:rsidRDefault="00CF76C0" w:rsidP="00850AE1">
            <w:pPr>
              <w:spacing w:after="0" w:line="240" w:lineRule="auto"/>
              <w:pPrChange w:id="1590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5C8422EE" w14:textId="77777777" w:rsidR="00CF76C0" w:rsidRPr="00ED0911" w:rsidRDefault="00CF76C0" w:rsidP="00850AE1">
            <w:pPr>
              <w:spacing w:after="0" w:line="240" w:lineRule="auto"/>
              <w:pPrChange w:id="1591" w:author="Aidan Boyd" w:date="2015-01-13T15:22:00Z">
                <w:pPr/>
              </w:pPrChange>
            </w:pPr>
          </w:p>
        </w:tc>
      </w:tr>
      <w:tr w:rsidR="00CF76C0" w:rsidRPr="00ED0911" w14:paraId="01E6AA87" w14:textId="77777777">
        <w:tc>
          <w:tcPr>
            <w:tcW w:w="1717" w:type="dxa"/>
          </w:tcPr>
          <w:p w14:paraId="40E66217" w14:textId="77777777" w:rsidR="00CF76C0" w:rsidRPr="00ED0911" w:rsidRDefault="00CE03EA" w:rsidP="00850AE1">
            <w:pPr>
              <w:spacing w:after="0" w:line="240" w:lineRule="auto"/>
              <w:pPrChange w:id="1592" w:author="Aidan Boyd" w:date="2015-01-13T15:22:00Z">
                <w:pPr/>
              </w:pPrChange>
            </w:pPr>
            <w:r>
              <w:t xml:space="preserve">B. </w:t>
            </w:r>
            <w:r w:rsidR="00CF76C0" w:rsidRPr="00ED0911">
              <w:t>Setting fires for poaching/hunting (include hunting relish(mice))</w:t>
            </w:r>
          </w:p>
        </w:tc>
        <w:tc>
          <w:tcPr>
            <w:tcW w:w="1721" w:type="dxa"/>
          </w:tcPr>
          <w:p w14:paraId="614DDDA7" w14:textId="77777777" w:rsidR="00CF76C0" w:rsidRPr="00ED0911" w:rsidRDefault="00CF76C0" w:rsidP="00850AE1">
            <w:pPr>
              <w:spacing w:after="0" w:line="240" w:lineRule="auto"/>
              <w:pPrChange w:id="1593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33D2C95" w14:textId="77777777" w:rsidR="00CF76C0" w:rsidRPr="00ED0911" w:rsidRDefault="00CF76C0" w:rsidP="00850AE1">
            <w:pPr>
              <w:spacing w:after="0" w:line="240" w:lineRule="auto"/>
              <w:pPrChange w:id="1594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5CE40C98" w14:textId="77777777" w:rsidR="00CF76C0" w:rsidRPr="00ED0911" w:rsidRDefault="00CF76C0" w:rsidP="00850AE1">
            <w:pPr>
              <w:spacing w:after="0" w:line="240" w:lineRule="auto"/>
              <w:pPrChange w:id="1595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33C41377" w14:textId="77777777" w:rsidR="00CF76C0" w:rsidRPr="00ED0911" w:rsidRDefault="00CF76C0" w:rsidP="00850AE1">
            <w:pPr>
              <w:spacing w:after="0" w:line="240" w:lineRule="auto"/>
              <w:pPrChange w:id="1596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042B8A76" w14:textId="77777777" w:rsidR="00CF76C0" w:rsidRPr="00ED0911" w:rsidRDefault="00CF76C0" w:rsidP="00850AE1">
            <w:pPr>
              <w:spacing w:after="0" w:line="240" w:lineRule="auto"/>
              <w:pPrChange w:id="1597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156B7642" w14:textId="77777777" w:rsidR="00CF76C0" w:rsidRPr="00ED0911" w:rsidRDefault="00CF76C0" w:rsidP="00850AE1">
            <w:pPr>
              <w:spacing w:after="0" w:line="240" w:lineRule="auto"/>
              <w:pPrChange w:id="1598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56A48DF4" w14:textId="77777777" w:rsidR="00CF76C0" w:rsidRPr="00ED0911" w:rsidRDefault="00CF76C0" w:rsidP="00850AE1">
            <w:pPr>
              <w:spacing w:after="0" w:line="240" w:lineRule="auto"/>
              <w:pPrChange w:id="1599" w:author="Aidan Boyd" w:date="2015-01-13T15:22:00Z">
                <w:pPr/>
              </w:pPrChange>
            </w:pPr>
          </w:p>
        </w:tc>
      </w:tr>
      <w:tr w:rsidR="00CF76C0" w:rsidRPr="00ED0911" w14:paraId="54CB05A3" w14:textId="77777777">
        <w:tc>
          <w:tcPr>
            <w:tcW w:w="1717" w:type="dxa"/>
          </w:tcPr>
          <w:p w14:paraId="0928AB34" w14:textId="56EDF777" w:rsidR="00CF76C0" w:rsidRPr="00ED0911" w:rsidRDefault="00CE03EA" w:rsidP="00850AE1">
            <w:pPr>
              <w:spacing w:after="0" w:line="240" w:lineRule="auto"/>
              <w:pPrChange w:id="1600" w:author="Aidan Boyd" w:date="2015-01-13T15:22:00Z">
                <w:pPr/>
              </w:pPrChange>
            </w:pPr>
            <w:r>
              <w:t xml:space="preserve">C. </w:t>
            </w:r>
            <w:r w:rsidR="007639C6">
              <w:t xml:space="preserve">Cutting tree for timber </w:t>
            </w:r>
          </w:p>
        </w:tc>
        <w:tc>
          <w:tcPr>
            <w:tcW w:w="1721" w:type="dxa"/>
          </w:tcPr>
          <w:p w14:paraId="783C992B" w14:textId="77777777" w:rsidR="00CF76C0" w:rsidRPr="00ED0911" w:rsidRDefault="00CF76C0" w:rsidP="00850AE1">
            <w:pPr>
              <w:spacing w:after="0" w:line="240" w:lineRule="auto"/>
              <w:pPrChange w:id="1601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7CD0F0E" w14:textId="77777777" w:rsidR="00CF76C0" w:rsidRPr="00ED0911" w:rsidRDefault="00CF76C0" w:rsidP="00850AE1">
            <w:pPr>
              <w:spacing w:after="0" w:line="240" w:lineRule="auto"/>
              <w:pPrChange w:id="1602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20C7742A" w14:textId="77777777" w:rsidR="00CF76C0" w:rsidRPr="00ED0911" w:rsidRDefault="00CF76C0" w:rsidP="00850AE1">
            <w:pPr>
              <w:spacing w:after="0" w:line="240" w:lineRule="auto"/>
              <w:pPrChange w:id="1603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1EC02E33" w14:textId="77777777" w:rsidR="00CF76C0" w:rsidRPr="00ED0911" w:rsidRDefault="00CF76C0" w:rsidP="00850AE1">
            <w:pPr>
              <w:spacing w:after="0" w:line="240" w:lineRule="auto"/>
              <w:pPrChange w:id="1604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4DB9242E" w14:textId="77777777" w:rsidR="00CF76C0" w:rsidRPr="00ED0911" w:rsidRDefault="00CF76C0" w:rsidP="00850AE1">
            <w:pPr>
              <w:spacing w:after="0" w:line="240" w:lineRule="auto"/>
              <w:pPrChange w:id="1605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52ADE7C1" w14:textId="77777777" w:rsidR="00CF76C0" w:rsidRPr="00ED0911" w:rsidRDefault="00CF76C0" w:rsidP="00850AE1">
            <w:pPr>
              <w:spacing w:after="0" w:line="240" w:lineRule="auto"/>
              <w:pPrChange w:id="1606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74A0B84B" w14:textId="77777777" w:rsidR="00CF76C0" w:rsidRPr="00ED0911" w:rsidRDefault="00CF76C0" w:rsidP="00850AE1">
            <w:pPr>
              <w:spacing w:after="0" w:line="240" w:lineRule="auto"/>
              <w:pPrChange w:id="1607" w:author="Aidan Boyd" w:date="2015-01-13T15:22:00Z">
                <w:pPr/>
              </w:pPrChange>
            </w:pPr>
          </w:p>
        </w:tc>
      </w:tr>
      <w:tr w:rsidR="00CF76C0" w:rsidRPr="00ED0911" w14:paraId="31A77C8A" w14:textId="77777777">
        <w:tc>
          <w:tcPr>
            <w:tcW w:w="1717" w:type="dxa"/>
          </w:tcPr>
          <w:p w14:paraId="0BA429BE" w14:textId="77777777" w:rsidR="00CF76C0" w:rsidRPr="00ED0911" w:rsidRDefault="00CE03EA" w:rsidP="00850AE1">
            <w:pPr>
              <w:spacing w:after="0" w:line="240" w:lineRule="auto"/>
              <w:pPrChange w:id="1608" w:author="Aidan Boyd" w:date="2015-01-13T15:22:00Z">
                <w:pPr/>
              </w:pPrChange>
            </w:pPr>
            <w:r>
              <w:t xml:space="preserve">D. </w:t>
            </w:r>
            <w:r w:rsidR="00CF76C0" w:rsidRPr="00ED0911">
              <w:t>Collecting wood for fuel</w:t>
            </w:r>
          </w:p>
        </w:tc>
        <w:tc>
          <w:tcPr>
            <w:tcW w:w="1721" w:type="dxa"/>
          </w:tcPr>
          <w:p w14:paraId="33E2043D" w14:textId="77777777" w:rsidR="00CF76C0" w:rsidRPr="00ED0911" w:rsidRDefault="00CF76C0" w:rsidP="00850AE1">
            <w:pPr>
              <w:spacing w:after="0" w:line="240" w:lineRule="auto"/>
              <w:pPrChange w:id="1609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0C96411" w14:textId="77777777" w:rsidR="00CF76C0" w:rsidRPr="00ED0911" w:rsidRDefault="00CF76C0" w:rsidP="00850AE1">
            <w:pPr>
              <w:spacing w:after="0" w:line="240" w:lineRule="auto"/>
              <w:pPrChange w:id="1610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491093BA" w14:textId="77777777" w:rsidR="00CF76C0" w:rsidRPr="00ED0911" w:rsidRDefault="00CF76C0" w:rsidP="00850AE1">
            <w:pPr>
              <w:spacing w:after="0" w:line="240" w:lineRule="auto"/>
              <w:pPrChange w:id="1611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1C001F37" w14:textId="77777777" w:rsidR="00CF76C0" w:rsidRPr="00ED0911" w:rsidRDefault="00CF76C0" w:rsidP="00850AE1">
            <w:pPr>
              <w:spacing w:after="0" w:line="240" w:lineRule="auto"/>
              <w:pPrChange w:id="1612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4BBA3B59" w14:textId="77777777" w:rsidR="00CF76C0" w:rsidRPr="00ED0911" w:rsidRDefault="00CF76C0" w:rsidP="00850AE1">
            <w:pPr>
              <w:spacing w:after="0" w:line="240" w:lineRule="auto"/>
              <w:pPrChange w:id="1613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4283B247" w14:textId="77777777" w:rsidR="00CF76C0" w:rsidRPr="00ED0911" w:rsidRDefault="00CF76C0" w:rsidP="00850AE1">
            <w:pPr>
              <w:spacing w:after="0" w:line="240" w:lineRule="auto"/>
              <w:pPrChange w:id="1614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515B2BAD" w14:textId="77777777" w:rsidR="00CF76C0" w:rsidRPr="00ED0911" w:rsidRDefault="00CF76C0" w:rsidP="00850AE1">
            <w:pPr>
              <w:spacing w:after="0" w:line="240" w:lineRule="auto"/>
              <w:pPrChange w:id="1615" w:author="Aidan Boyd" w:date="2015-01-13T15:22:00Z">
                <w:pPr/>
              </w:pPrChange>
            </w:pPr>
          </w:p>
        </w:tc>
      </w:tr>
      <w:tr w:rsidR="00CF76C0" w:rsidRPr="00ED0911" w14:paraId="0AEDAF0F" w14:textId="77777777">
        <w:trPr>
          <w:trHeight w:val="647"/>
        </w:trPr>
        <w:tc>
          <w:tcPr>
            <w:tcW w:w="1717" w:type="dxa"/>
          </w:tcPr>
          <w:p w14:paraId="01619B2B" w14:textId="77777777" w:rsidR="00CF76C0" w:rsidRPr="00ED0911" w:rsidRDefault="00CE03EA" w:rsidP="00850AE1">
            <w:pPr>
              <w:spacing w:after="0" w:line="240" w:lineRule="auto"/>
              <w:pPrChange w:id="1616" w:author="Aidan Boyd" w:date="2015-01-13T15:22:00Z">
                <w:pPr/>
              </w:pPrChange>
            </w:pPr>
            <w:r>
              <w:lastRenderedPageBreak/>
              <w:t xml:space="preserve">E. </w:t>
            </w:r>
            <w:r w:rsidR="00CF76C0" w:rsidRPr="00ED0911">
              <w:t>Where and when a fire can be started</w:t>
            </w:r>
          </w:p>
        </w:tc>
        <w:tc>
          <w:tcPr>
            <w:tcW w:w="1721" w:type="dxa"/>
          </w:tcPr>
          <w:p w14:paraId="188A7CB7" w14:textId="77777777" w:rsidR="00CF76C0" w:rsidRPr="00ED0911" w:rsidRDefault="00CF76C0" w:rsidP="00850AE1">
            <w:pPr>
              <w:spacing w:after="0" w:line="240" w:lineRule="auto"/>
              <w:pPrChange w:id="1617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13DF45E3" w14:textId="77777777" w:rsidR="00CF76C0" w:rsidRPr="00ED0911" w:rsidRDefault="00CF76C0" w:rsidP="00850AE1">
            <w:pPr>
              <w:spacing w:after="0" w:line="240" w:lineRule="auto"/>
              <w:pPrChange w:id="1618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7788C66D" w14:textId="77777777" w:rsidR="00CF76C0" w:rsidRPr="00ED0911" w:rsidRDefault="00CF76C0" w:rsidP="00850AE1">
            <w:pPr>
              <w:spacing w:after="0" w:line="240" w:lineRule="auto"/>
              <w:pPrChange w:id="1619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5314B8E" w14:textId="77777777" w:rsidR="00CF76C0" w:rsidRPr="00ED0911" w:rsidRDefault="00CF76C0" w:rsidP="00850AE1">
            <w:pPr>
              <w:spacing w:after="0" w:line="240" w:lineRule="auto"/>
              <w:pPrChange w:id="1620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F2C63DF" w14:textId="77777777" w:rsidR="00CF76C0" w:rsidRPr="00ED0911" w:rsidRDefault="00CF76C0" w:rsidP="00850AE1">
            <w:pPr>
              <w:spacing w:after="0" w:line="240" w:lineRule="auto"/>
              <w:pPrChange w:id="1621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45004152" w14:textId="77777777" w:rsidR="00CF76C0" w:rsidRPr="00ED0911" w:rsidRDefault="00CF76C0" w:rsidP="00850AE1">
            <w:pPr>
              <w:spacing w:after="0" w:line="240" w:lineRule="auto"/>
              <w:pPrChange w:id="1622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35D6C26D" w14:textId="77777777" w:rsidR="00CF76C0" w:rsidRPr="00ED0911" w:rsidRDefault="00CF76C0" w:rsidP="00850AE1">
            <w:pPr>
              <w:spacing w:after="0" w:line="240" w:lineRule="auto"/>
              <w:pPrChange w:id="1623" w:author="Aidan Boyd" w:date="2015-01-13T15:22:00Z">
                <w:pPr/>
              </w:pPrChange>
            </w:pPr>
          </w:p>
        </w:tc>
      </w:tr>
      <w:tr w:rsidR="00CF76C0" w:rsidRPr="00ED0911" w14:paraId="0B025B7D" w14:textId="77777777">
        <w:trPr>
          <w:trHeight w:val="683"/>
        </w:trPr>
        <w:tc>
          <w:tcPr>
            <w:tcW w:w="1717" w:type="dxa"/>
          </w:tcPr>
          <w:p w14:paraId="5B6195A9" w14:textId="77777777" w:rsidR="00CF76C0" w:rsidRPr="00ED0911" w:rsidRDefault="00CE03EA" w:rsidP="00850AE1">
            <w:pPr>
              <w:spacing w:after="0" w:line="240" w:lineRule="auto"/>
              <w:pPrChange w:id="1624" w:author="Aidan Boyd" w:date="2015-01-13T15:22:00Z">
                <w:pPr/>
              </w:pPrChange>
            </w:pPr>
            <w:r>
              <w:t xml:space="preserve">F. </w:t>
            </w:r>
            <w:r w:rsidR="00CF76C0" w:rsidRPr="00ED0911">
              <w:t>Cutting trees for charcoaling</w:t>
            </w:r>
          </w:p>
          <w:p w14:paraId="49B74B9C" w14:textId="77777777" w:rsidR="00CF76C0" w:rsidRPr="00ED0911" w:rsidRDefault="00CF76C0" w:rsidP="00850AE1">
            <w:pPr>
              <w:spacing w:after="0" w:line="240" w:lineRule="auto"/>
              <w:pPrChange w:id="1625" w:author="Aidan Boyd" w:date="2015-01-13T15:22:00Z">
                <w:pPr/>
              </w:pPrChange>
            </w:pPr>
          </w:p>
        </w:tc>
        <w:tc>
          <w:tcPr>
            <w:tcW w:w="1721" w:type="dxa"/>
          </w:tcPr>
          <w:p w14:paraId="17DC89FF" w14:textId="77777777" w:rsidR="00CF76C0" w:rsidRPr="00ED0911" w:rsidRDefault="00CF76C0" w:rsidP="00850AE1">
            <w:pPr>
              <w:spacing w:after="0" w:line="240" w:lineRule="auto"/>
              <w:pPrChange w:id="1626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2A6CBD0" w14:textId="77777777" w:rsidR="00CF76C0" w:rsidRPr="00ED0911" w:rsidRDefault="00CF76C0" w:rsidP="00850AE1">
            <w:pPr>
              <w:spacing w:after="0" w:line="240" w:lineRule="auto"/>
              <w:pPrChange w:id="1627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53E5ABAD" w14:textId="77777777" w:rsidR="00CF76C0" w:rsidRPr="00ED0911" w:rsidRDefault="00CF76C0" w:rsidP="00850AE1">
            <w:pPr>
              <w:spacing w:after="0" w:line="240" w:lineRule="auto"/>
              <w:pPrChange w:id="1628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2CF7DFC5" w14:textId="77777777" w:rsidR="00CF76C0" w:rsidRPr="00ED0911" w:rsidRDefault="00CF76C0" w:rsidP="00850AE1">
            <w:pPr>
              <w:spacing w:after="0" w:line="240" w:lineRule="auto"/>
              <w:pPrChange w:id="1629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3C5063D4" w14:textId="77777777" w:rsidR="00CF76C0" w:rsidRPr="00ED0911" w:rsidRDefault="00CF76C0" w:rsidP="00850AE1">
            <w:pPr>
              <w:spacing w:after="0" w:line="240" w:lineRule="auto"/>
              <w:pPrChange w:id="1630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73129EFE" w14:textId="77777777" w:rsidR="00CF76C0" w:rsidRPr="00ED0911" w:rsidRDefault="00CF76C0" w:rsidP="00850AE1">
            <w:pPr>
              <w:spacing w:after="0" w:line="240" w:lineRule="auto"/>
              <w:pPrChange w:id="1631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2C6A7474" w14:textId="77777777" w:rsidR="00CF76C0" w:rsidRPr="00ED0911" w:rsidRDefault="00CF76C0" w:rsidP="00850AE1">
            <w:pPr>
              <w:spacing w:after="0" w:line="240" w:lineRule="auto"/>
              <w:pPrChange w:id="1632" w:author="Aidan Boyd" w:date="2015-01-13T15:22:00Z">
                <w:pPr/>
              </w:pPrChange>
            </w:pPr>
          </w:p>
        </w:tc>
      </w:tr>
      <w:tr w:rsidR="00CF76C0" w:rsidRPr="00ED0911" w14:paraId="479847A0" w14:textId="77777777">
        <w:trPr>
          <w:trHeight w:val="520"/>
        </w:trPr>
        <w:tc>
          <w:tcPr>
            <w:tcW w:w="1717" w:type="dxa"/>
          </w:tcPr>
          <w:p w14:paraId="747C799D" w14:textId="77777777" w:rsidR="00CF76C0" w:rsidRPr="00ED0911" w:rsidRDefault="00CE03EA" w:rsidP="00850AE1">
            <w:pPr>
              <w:spacing w:after="0" w:line="240" w:lineRule="auto"/>
              <w:pPrChange w:id="1633" w:author="Aidan Boyd" w:date="2015-01-13T15:22:00Z">
                <w:pPr/>
              </w:pPrChange>
            </w:pPr>
            <w:r>
              <w:t xml:space="preserve">G. </w:t>
            </w:r>
            <w:r w:rsidR="00CF76C0" w:rsidRPr="00ED0911">
              <w:t xml:space="preserve">Grazing livestock </w:t>
            </w:r>
          </w:p>
          <w:p w14:paraId="66526682" w14:textId="77777777" w:rsidR="00CF76C0" w:rsidRPr="00ED0911" w:rsidRDefault="00CF76C0" w:rsidP="00850AE1">
            <w:pPr>
              <w:spacing w:after="0" w:line="240" w:lineRule="auto"/>
              <w:pPrChange w:id="1634" w:author="Aidan Boyd" w:date="2015-01-13T15:22:00Z">
                <w:pPr/>
              </w:pPrChange>
            </w:pPr>
          </w:p>
        </w:tc>
        <w:tc>
          <w:tcPr>
            <w:tcW w:w="1721" w:type="dxa"/>
          </w:tcPr>
          <w:p w14:paraId="0233676A" w14:textId="77777777" w:rsidR="00CF76C0" w:rsidRPr="00ED0911" w:rsidRDefault="00CF76C0" w:rsidP="00850AE1">
            <w:pPr>
              <w:spacing w:after="0" w:line="240" w:lineRule="auto"/>
              <w:pPrChange w:id="1635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09130D5A" w14:textId="77777777" w:rsidR="00CF76C0" w:rsidRPr="00ED0911" w:rsidRDefault="00CF76C0" w:rsidP="00850AE1">
            <w:pPr>
              <w:spacing w:after="0" w:line="240" w:lineRule="auto"/>
              <w:pPrChange w:id="1636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3AF3DFE2" w14:textId="77777777" w:rsidR="00CF76C0" w:rsidRPr="00ED0911" w:rsidRDefault="00CF76C0" w:rsidP="00850AE1">
            <w:pPr>
              <w:spacing w:after="0" w:line="240" w:lineRule="auto"/>
              <w:pPrChange w:id="1637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38E0B5B0" w14:textId="77777777" w:rsidR="00CF76C0" w:rsidRPr="00ED0911" w:rsidRDefault="00CF76C0" w:rsidP="00850AE1">
            <w:pPr>
              <w:spacing w:after="0" w:line="240" w:lineRule="auto"/>
              <w:pPrChange w:id="1638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1FA6EE44" w14:textId="77777777" w:rsidR="00CF76C0" w:rsidRPr="00ED0911" w:rsidRDefault="00CF76C0" w:rsidP="00850AE1">
            <w:pPr>
              <w:spacing w:after="0" w:line="240" w:lineRule="auto"/>
              <w:pPrChange w:id="1639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620F6B8F" w14:textId="77777777" w:rsidR="00CF76C0" w:rsidRPr="00ED0911" w:rsidRDefault="00CF76C0" w:rsidP="00850AE1">
            <w:pPr>
              <w:spacing w:after="0" w:line="240" w:lineRule="auto"/>
              <w:pPrChange w:id="1640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049E4A62" w14:textId="77777777" w:rsidR="00CF76C0" w:rsidRPr="00ED0911" w:rsidRDefault="00CF76C0" w:rsidP="00850AE1">
            <w:pPr>
              <w:spacing w:after="0" w:line="240" w:lineRule="auto"/>
              <w:pPrChange w:id="1641" w:author="Aidan Boyd" w:date="2015-01-13T15:22:00Z">
                <w:pPr/>
              </w:pPrChange>
            </w:pPr>
          </w:p>
        </w:tc>
      </w:tr>
      <w:tr w:rsidR="00CF76C0" w:rsidRPr="00ED0911" w14:paraId="3B3DB488" w14:textId="77777777">
        <w:trPr>
          <w:trHeight w:val="349"/>
        </w:trPr>
        <w:tc>
          <w:tcPr>
            <w:tcW w:w="1717" w:type="dxa"/>
          </w:tcPr>
          <w:p w14:paraId="38009D8B" w14:textId="77777777" w:rsidR="00CF76C0" w:rsidRPr="00ED0911" w:rsidRDefault="00CE03EA" w:rsidP="00850AE1">
            <w:pPr>
              <w:spacing w:after="0" w:line="240" w:lineRule="auto"/>
              <w:pPrChange w:id="1642" w:author="Aidan Boyd" w:date="2015-01-13T15:22:00Z">
                <w:pPr/>
              </w:pPrChange>
            </w:pPr>
            <w:commentRangeStart w:id="1643"/>
            <w:r>
              <w:t xml:space="preserve">H. </w:t>
            </w:r>
            <w:r w:rsidR="00CF76C0" w:rsidRPr="00ED0911">
              <w:t>Not cutting trees/bushes until they reach a particular size</w:t>
            </w:r>
            <w:commentRangeEnd w:id="1643"/>
            <w:r w:rsidR="00706CC1">
              <w:rPr>
                <w:rStyle w:val="CommentReference"/>
              </w:rPr>
              <w:commentReference w:id="1643"/>
            </w:r>
          </w:p>
          <w:p w14:paraId="0AA89DDD" w14:textId="77777777" w:rsidR="00CF76C0" w:rsidRPr="00ED0911" w:rsidRDefault="00CF76C0" w:rsidP="00850AE1">
            <w:pPr>
              <w:spacing w:after="0" w:line="240" w:lineRule="auto"/>
              <w:pPrChange w:id="1644" w:author="Aidan Boyd" w:date="2015-01-13T15:22:00Z">
                <w:pPr/>
              </w:pPrChange>
            </w:pPr>
          </w:p>
        </w:tc>
        <w:tc>
          <w:tcPr>
            <w:tcW w:w="1721" w:type="dxa"/>
          </w:tcPr>
          <w:p w14:paraId="01BCDBE4" w14:textId="77777777" w:rsidR="00CF76C0" w:rsidRPr="00ED0911" w:rsidRDefault="00CF76C0" w:rsidP="00850AE1">
            <w:pPr>
              <w:spacing w:after="0" w:line="240" w:lineRule="auto"/>
              <w:pPrChange w:id="1645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54C5A92" w14:textId="77777777" w:rsidR="00CF76C0" w:rsidRPr="00ED0911" w:rsidRDefault="00CF76C0" w:rsidP="00850AE1">
            <w:pPr>
              <w:spacing w:after="0" w:line="240" w:lineRule="auto"/>
              <w:pPrChange w:id="1646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1D3B7B58" w14:textId="77777777" w:rsidR="00CF76C0" w:rsidRPr="00ED0911" w:rsidRDefault="00CF76C0" w:rsidP="00850AE1">
            <w:pPr>
              <w:spacing w:after="0" w:line="240" w:lineRule="auto"/>
              <w:pPrChange w:id="1647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0DF7A375" w14:textId="77777777" w:rsidR="00CF76C0" w:rsidRPr="00ED0911" w:rsidRDefault="00CF76C0" w:rsidP="00850AE1">
            <w:pPr>
              <w:spacing w:after="0" w:line="240" w:lineRule="auto"/>
              <w:pPrChange w:id="1648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704673BA" w14:textId="77777777" w:rsidR="00CF76C0" w:rsidRPr="00ED0911" w:rsidRDefault="00CF76C0" w:rsidP="00850AE1">
            <w:pPr>
              <w:spacing w:after="0" w:line="240" w:lineRule="auto"/>
              <w:pPrChange w:id="1649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59D29790" w14:textId="77777777" w:rsidR="00CF76C0" w:rsidRPr="00ED0911" w:rsidRDefault="00CF76C0" w:rsidP="00850AE1">
            <w:pPr>
              <w:spacing w:after="0" w:line="240" w:lineRule="auto"/>
              <w:pPrChange w:id="1650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7F0D45DA" w14:textId="77777777" w:rsidR="00CF76C0" w:rsidRPr="00ED0911" w:rsidRDefault="00CF76C0" w:rsidP="00850AE1">
            <w:pPr>
              <w:spacing w:after="0" w:line="240" w:lineRule="auto"/>
              <w:pPrChange w:id="1651" w:author="Aidan Boyd" w:date="2015-01-13T15:22:00Z">
                <w:pPr/>
              </w:pPrChange>
            </w:pPr>
          </w:p>
        </w:tc>
      </w:tr>
      <w:tr w:rsidR="00CF76C0" w:rsidRPr="00ED0911" w14:paraId="5CE1206F" w14:textId="77777777">
        <w:trPr>
          <w:trHeight w:val="332"/>
        </w:trPr>
        <w:tc>
          <w:tcPr>
            <w:tcW w:w="1717" w:type="dxa"/>
          </w:tcPr>
          <w:p w14:paraId="49439475" w14:textId="77777777" w:rsidR="00CF76C0" w:rsidRPr="00ED0911" w:rsidRDefault="00CE03EA" w:rsidP="00850AE1">
            <w:pPr>
              <w:spacing w:after="0" w:line="240" w:lineRule="auto"/>
              <w:pPrChange w:id="1652" w:author="Aidan Boyd" w:date="2015-01-13T15:22:00Z">
                <w:pPr/>
              </w:pPrChange>
            </w:pPr>
            <w:commentRangeStart w:id="1653"/>
            <w:r>
              <w:t xml:space="preserve">I. </w:t>
            </w:r>
            <w:r w:rsidR="00CF76C0" w:rsidRPr="00ED0911">
              <w:t>Not cutting certain species of trees</w:t>
            </w:r>
            <w:commentRangeEnd w:id="1653"/>
            <w:r w:rsidR="00706CC1">
              <w:rPr>
                <w:rStyle w:val="CommentReference"/>
              </w:rPr>
              <w:commentReference w:id="1653"/>
            </w:r>
          </w:p>
        </w:tc>
        <w:tc>
          <w:tcPr>
            <w:tcW w:w="1721" w:type="dxa"/>
          </w:tcPr>
          <w:p w14:paraId="40A3182F" w14:textId="77777777" w:rsidR="00CF76C0" w:rsidRPr="00ED0911" w:rsidRDefault="00CF76C0" w:rsidP="00850AE1">
            <w:pPr>
              <w:spacing w:after="0" w:line="240" w:lineRule="auto"/>
              <w:pPrChange w:id="1654" w:author="Aidan Boyd" w:date="2015-01-13T15:22:00Z">
                <w:pPr/>
              </w:pPrChange>
            </w:pPr>
          </w:p>
        </w:tc>
        <w:tc>
          <w:tcPr>
            <w:tcW w:w="1170" w:type="dxa"/>
            <w:shd w:val="clear" w:color="auto" w:fill="D6E3BC" w:themeFill="accent3" w:themeFillTint="66"/>
          </w:tcPr>
          <w:p w14:paraId="4BE38815" w14:textId="77777777" w:rsidR="00CF76C0" w:rsidRPr="00ED0911" w:rsidRDefault="00CF76C0" w:rsidP="00850AE1">
            <w:pPr>
              <w:spacing w:after="0" w:line="240" w:lineRule="auto"/>
              <w:pPrChange w:id="1655" w:author="Aidan Boyd" w:date="2015-01-13T15:22:00Z">
                <w:pPr/>
              </w:pPrChange>
            </w:pPr>
            <w:r w:rsidRPr="00ED0911">
              <w:t>TEXT</w:t>
            </w:r>
          </w:p>
        </w:tc>
        <w:tc>
          <w:tcPr>
            <w:tcW w:w="900" w:type="dxa"/>
          </w:tcPr>
          <w:p w14:paraId="72E872A1" w14:textId="77777777" w:rsidR="00CF76C0" w:rsidRPr="00ED0911" w:rsidRDefault="00CF76C0" w:rsidP="00850AE1">
            <w:pPr>
              <w:spacing w:after="0" w:line="240" w:lineRule="auto"/>
              <w:pPrChange w:id="1656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A8284FF" w14:textId="77777777" w:rsidR="00CF76C0" w:rsidRPr="00ED0911" w:rsidRDefault="00CF76C0" w:rsidP="00850AE1">
            <w:pPr>
              <w:spacing w:after="0" w:line="240" w:lineRule="auto"/>
              <w:pPrChange w:id="1657" w:author="Aidan Boyd" w:date="2015-01-13T15:22:00Z">
                <w:pPr/>
              </w:pPrChange>
            </w:pPr>
          </w:p>
        </w:tc>
        <w:tc>
          <w:tcPr>
            <w:tcW w:w="1260" w:type="dxa"/>
          </w:tcPr>
          <w:p w14:paraId="5C3503E0" w14:textId="77777777" w:rsidR="00CF76C0" w:rsidRPr="00ED0911" w:rsidRDefault="00CF76C0" w:rsidP="00850AE1">
            <w:pPr>
              <w:spacing w:after="0" w:line="240" w:lineRule="auto"/>
              <w:pPrChange w:id="1658" w:author="Aidan Boyd" w:date="2015-01-13T15:22:00Z">
                <w:pPr/>
              </w:pPrChange>
            </w:pPr>
          </w:p>
        </w:tc>
        <w:tc>
          <w:tcPr>
            <w:tcW w:w="1350" w:type="dxa"/>
          </w:tcPr>
          <w:p w14:paraId="78E28F06" w14:textId="77777777" w:rsidR="00CF76C0" w:rsidRPr="00ED0911" w:rsidRDefault="00CF76C0" w:rsidP="00850AE1">
            <w:pPr>
              <w:spacing w:after="0" w:line="240" w:lineRule="auto"/>
              <w:pPrChange w:id="1659" w:author="Aidan Boyd" w:date="2015-01-13T15:22:00Z">
                <w:pPr/>
              </w:pPrChange>
            </w:pPr>
          </w:p>
        </w:tc>
        <w:tc>
          <w:tcPr>
            <w:tcW w:w="1530" w:type="dxa"/>
          </w:tcPr>
          <w:p w14:paraId="2695D38A" w14:textId="77777777" w:rsidR="00CF76C0" w:rsidRPr="00ED0911" w:rsidRDefault="00CF76C0" w:rsidP="00850AE1">
            <w:pPr>
              <w:spacing w:after="0" w:line="240" w:lineRule="auto"/>
              <w:pPrChange w:id="1660" w:author="Aidan Boyd" w:date="2015-01-13T15:22:00Z">
                <w:pPr/>
              </w:pPrChange>
            </w:pPr>
          </w:p>
        </w:tc>
      </w:tr>
    </w:tbl>
    <w:p w14:paraId="43A63138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661" w:author="Aidan Boyd" w:date="2015-01-13T15:22:00Z">
          <w:pPr/>
        </w:pPrChange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5130"/>
      </w:tblGrid>
      <w:tr w:rsidR="00AC500F" w:rsidRPr="00ED0911" w14:paraId="3BCEA166" w14:textId="77777777">
        <w:tc>
          <w:tcPr>
            <w:tcW w:w="5868" w:type="dxa"/>
          </w:tcPr>
          <w:p w14:paraId="59BB0496" w14:textId="77777777" w:rsidR="00AC500F" w:rsidRPr="00ED0911" w:rsidRDefault="00AC500F" w:rsidP="00850AE1">
            <w:pPr>
              <w:spacing w:after="0" w:line="240" w:lineRule="auto"/>
              <w:rPr>
                <w:rFonts w:eastAsia="Calibri" w:cs="Times New Roman"/>
                <w:b/>
                <w:color w:val="000000" w:themeColor="text1"/>
              </w:rPr>
              <w:pPrChange w:id="1662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b/>
                <w:color w:val="000000" w:themeColor="text1"/>
              </w:rPr>
              <w:t>Penalty</w:t>
            </w:r>
          </w:p>
        </w:tc>
        <w:tc>
          <w:tcPr>
            <w:tcW w:w="5130" w:type="dxa"/>
          </w:tcPr>
          <w:p w14:paraId="76ABE720" w14:textId="77777777" w:rsidR="00AC500F" w:rsidRPr="00ED0911" w:rsidRDefault="00AC500F" w:rsidP="00850AE1">
            <w:pPr>
              <w:spacing w:after="0" w:line="240" w:lineRule="auto"/>
              <w:rPr>
                <w:rFonts w:eastAsia="Calibri" w:cs="Times New Roman"/>
                <w:b/>
                <w:color w:val="000000" w:themeColor="text1"/>
              </w:rPr>
              <w:pPrChange w:id="1663" w:author="Aidan Boyd" w:date="2015-01-13T15:22:00Z">
                <w:pPr/>
              </w:pPrChange>
            </w:pPr>
            <w:r w:rsidRPr="00ED0911">
              <w:rPr>
                <w:rFonts w:eastAsia="Calibri" w:cs="Times New Roman"/>
                <w:b/>
                <w:color w:val="000000" w:themeColor="text1"/>
              </w:rPr>
              <w:t>Who follows rules</w:t>
            </w:r>
          </w:p>
        </w:tc>
      </w:tr>
      <w:tr w:rsidR="00AC500F" w:rsidRPr="00ED0911" w14:paraId="5444CE5D" w14:textId="77777777">
        <w:tc>
          <w:tcPr>
            <w:tcW w:w="5868" w:type="dxa"/>
          </w:tcPr>
          <w:p w14:paraId="011299C1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4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1-Seize the product</w:t>
            </w:r>
          </w:p>
          <w:p w14:paraId="41A13078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5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 xml:space="preserve">2-Seize tools </w:t>
            </w:r>
          </w:p>
          <w:p w14:paraId="5FCD3DA4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6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3-Cash fine; note the amount</w:t>
            </w:r>
          </w:p>
          <w:p w14:paraId="5FC29DE9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7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4- Labor contribution; please specify the number of days</w:t>
            </w:r>
          </w:p>
          <w:p w14:paraId="4830CB9C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8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 xml:space="preserve">5 – In-kind contribution; </w:t>
            </w:r>
            <w:proofErr w:type="spellStart"/>
            <w:r w:rsidRPr="00ED0911">
              <w:rPr>
                <w:color w:val="000000" w:themeColor="text1"/>
              </w:rPr>
              <w:t>pleas</w:t>
            </w:r>
            <w:proofErr w:type="spellEnd"/>
            <w:r w:rsidRPr="00ED0911">
              <w:rPr>
                <w:color w:val="000000" w:themeColor="text1"/>
              </w:rPr>
              <w:t xml:space="preserve"> specify the product and amount </w:t>
            </w:r>
          </w:p>
          <w:p w14:paraId="130002F4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69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6-Harvesting/collection restrictions</w:t>
            </w:r>
          </w:p>
          <w:p w14:paraId="027E17F9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70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7- Corporeal punishment</w:t>
            </w:r>
          </w:p>
          <w:p w14:paraId="3A6A49F4" w14:textId="77777777" w:rsidR="00AC500F" w:rsidRPr="00ED0911" w:rsidRDefault="00AC500F" w:rsidP="00850AE1">
            <w:pPr>
              <w:spacing w:after="0" w:line="240" w:lineRule="auto"/>
              <w:contextualSpacing/>
              <w:rPr>
                <w:color w:val="000000" w:themeColor="text1"/>
              </w:rPr>
              <w:pPrChange w:id="1671" w:author="Aidan Boyd" w:date="2015-01-13T15:22:00Z">
                <w:pPr>
                  <w:contextualSpacing/>
                </w:pPr>
              </w:pPrChange>
            </w:pPr>
            <w:r w:rsidRPr="00ED0911">
              <w:rPr>
                <w:color w:val="000000" w:themeColor="text1"/>
              </w:rPr>
              <w:t>8-Sent to jail</w:t>
            </w:r>
          </w:p>
          <w:p w14:paraId="1AA3ECB6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72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9-Sent to DFO</w:t>
            </w:r>
          </w:p>
          <w:p w14:paraId="1DBCCF25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73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10- Sent to chief</w:t>
            </w:r>
          </w:p>
          <w:p w14:paraId="6F638DCA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74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color w:val="000000" w:themeColor="text1"/>
              </w:rPr>
              <w:t>97- Other; please specify</w:t>
            </w:r>
          </w:p>
          <w:p w14:paraId="594365EF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75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09AA5CDE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color w:val="000000" w:themeColor="text1"/>
              </w:rPr>
              <w:pPrChange w:id="1676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  <w:p w14:paraId="67B9585C" w14:textId="77777777" w:rsidR="00AC500F" w:rsidRPr="00ED0911" w:rsidRDefault="00AC500F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677" w:author="Aidan Boyd" w:date="2015-01-13T15:22:00Z">
                <w:pPr/>
              </w:pPrChange>
            </w:pPr>
          </w:p>
        </w:tc>
        <w:tc>
          <w:tcPr>
            <w:tcW w:w="5130" w:type="dxa"/>
          </w:tcPr>
          <w:p w14:paraId="4C7FA59A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78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1-Nearly everyone in the community</w:t>
            </w:r>
          </w:p>
          <w:p w14:paraId="5800D92A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79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2- Most community members</w:t>
            </w:r>
          </w:p>
          <w:p w14:paraId="33980064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80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3- About half of the community</w:t>
            </w:r>
          </w:p>
          <w:p w14:paraId="6953D7E3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81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4- Some/a few members of the community</w:t>
            </w:r>
          </w:p>
          <w:p w14:paraId="508E1E51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82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 xml:space="preserve">5 – No one follows the rules </w:t>
            </w:r>
          </w:p>
          <w:p w14:paraId="772DF71E" w14:textId="77777777" w:rsidR="00816B27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83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888=Don’t know</w:t>
            </w:r>
          </w:p>
          <w:p w14:paraId="396E371B" w14:textId="77777777" w:rsidR="00AC500F" w:rsidRPr="00ED0911" w:rsidRDefault="00AC500F" w:rsidP="00850AE1">
            <w:pPr>
              <w:keepNext/>
              <w:keepLines/>
              <w:spacing w:before="200" w:after="0" w:line="240" w:lineRule="auto"/>
              <w:contextualSpacing/>
              <w:outlineLvl w:val="8"/>
              <w:rPr>
                <w:rFonts w:eastAsia="Calibri" w:cs="Times New Roman"/>
              </w:rPr>
              <w:pPrChange w:id="1684" w:author="Aidan Boyd" w:date="2015-01-13T15:22:00Z">
                <w:pPr>
                  <w:keepNext/>
                  <w:keepLines/>
                  <w:spacing w:before="200"/>
                  <w:contextualSpacing/>
                  <w:outlineLvl w:val="8"/>
                </w:pPr>
              </w:pPrChange>
            </w:pPr>
            <w:r w:rsidRPr="00ED0911">
              <w:rPr>
                <w:rFonts w:eastAsia="Calibri" w:cs="Times New Roman"/>
              </w:rPr>
              <w:t>999=Prefer not to respond</w:t>
            </w:r>
          </w:p>
        </w:tc>
      </w:tr>
    </w:tbl>
    <w:p w14:paraId="6EADB188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685" w:author="Aidan Boyd" w:date="2015-01-13T15:22:00Z">
          <w:pPr/>
        </w:pPrChange>
      </w:pPr>
    </w:p>
    <w:p w14:paraId="18808FE4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686" w:author="Aidan Boyd" w:date="2015-01-13T15:22:00Z">
          <w:pPr/>
        </w:pPrChange>
      </w:pPr>
    </w:p>
    <w:p w14:paraId="171CDD72" w14:textId="77777777" w:rsidR="00AC500F" w:rsidRPr="00ED0911" w:rsidRDefault="00AC500F" w:rsidP="00850AE1">
      <w:pPr>
        <w:spacing w:after="0" w:line="240" w:lineRule="auto"/>
        <w:rPr>
          <w:rFonts w:eastAsia="Calibri" w:cs="Times New Roman"/>
          <w:color w:val="000000" w:themeColor="text1"/>
        </w:rPr>
        <w:pPrChange w:id="1687" w:author="Aidan Boyd" w:date="2015-01-13T15:22:00Z">
          <w:pPr/>
        </w:pPrChange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AC500F" w:rsidRPr="00ED0911" w14:paraId="0D8AF306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1A0F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68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C7B67" w14:textId="77777777" w:rsidR="00AC500F" w:rsidRPr="00ED0911" w:rsidRDefault="00CE03EA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689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J8.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Who is primarily responsible for the enforcement of these government/official legal rules related to forest/wooded land? </w:t>
            </w:r>
          </w:p>
          <w:p w14:paraId="0ED702F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0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99DB2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1-DFO</w:t>
            </w:r>
          </w:p>
          <w:p w14:paraId="4E79590F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2-ZAWA</w:t>
            </w:r>
          </w:p>
          <w:p w14:paraId="205A71E3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3-CRB</w:t>
            </w:r>
          </w:p>
          <w:p w14:paraId="48CFD859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97=Other, please specify</w:t>
            </w:r>
          </w:p>
          <w:p w14:paraId="68ABA1B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888-Don’t know</w:t>
            </w:r>
          </w:p>
          <w:p w14:paraId="1B683CC8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69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F080D4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697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7DC845C4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9F4E3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69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47BC8" w14:textId="77777777" w:rsidR="00AC500F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699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J9.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How effectively are government/official legal </w:t>
            </w:r>
            <w:r w:rsidR="00AC500F" w:rsidRPr="00ED0911">
              <w:rPr>
                <w:rFonts w:eastAsia="Calibri" w:cs="Times New Roman"/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>enforced?</w:t>
            </w:r>
          </w:p>
          <w:p w14:paraId="731DA742" w14:textId="77777777" w:rsidR="00AC500F" w:rsidRPr="00ED0911" w:rsidRDefault="00AC500F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00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A675B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33FE556E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3F202B09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501FDC73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4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58FBFE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0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1A937440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723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0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0F146C" w14:textId="77777777" w:rsidR="00AC500F" w:rsidRPr="00ED0911" w:rsidRDefault="00CE03EA" w:rsidP="00850AE1">
            <w:pPr>
              <w:spacing w:after="0" w:line="240" w:lineRule="auto"/>
              <w:rPr>
                <w:color w:val="000000" w:themeColor="text1"/>
              </w:rPr>
              <w:pPrChange w:id="1707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J10.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rFonts w:eastAsia="Calibri" w:cs="Times New Roman"/>
                <w:b/>
                <w:color w:val="000000" w:themeColor="text1"/>
              </w:rPr>
              <w:t xml:space="preserve">rules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8F63C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8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1CF39C64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09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8C36CA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0C2C826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93C904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12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3DA877A0" w14:textId="77777777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5DF6DE7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1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8808AB" w14:textId="77777777" w:rsidR="00AC500F" w:rsidRPr="00ED0911" w:rsidRDefault="00CE03EA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14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J11. </w:t>
            </w:r>
            <w:proofErr w:type="gramStart"/>
            <w:r w:rsidR="00AC500F" w:rsidRPr="00ED0911">
              <w:rPr>
                <w:rFonts w:eastAsia="Calibri" w:cs="Times New Roman"/>
                <w:color w:val="000000" w:themeColor="text1"/>
              </w:rPr>
              <w:t>Are the government/official legal penalties enforced</w:t>
            </w:r>
            <w:proofErr w:type="gramEnd"/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8C1421F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5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79124300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6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4CA1497D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7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628D2F3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8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  <w:p w14:paraId="5D59B6B6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19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5C33A82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20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47052FC7" w14:textId="77777777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3020C45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2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009D7010" w14:textId="77777777" w:rsidR="00AC500F" w:rsidRPr="00ED0911" w:rsidRDefault="00CE03EA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22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J12.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2E0C3BF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23" w:author="Aidan Boyd" w:date="2015-01-13T15:22:00Z">
                <w:pPr/>
              </w:pPrChange>
            </w:pPr>
          </w:p>
          <w:p w14:paraId="73C24E1E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24" w:author="Aidan Boyd" w:date="2015-01-13T15:22:00Z">
                <w:pPr/>
              </w:pPrChange>
            </w:pPr>
          </w:p>
          <w:p w14:paraId="003BDCDC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25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3949AD9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26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(Text)</w:t>
            </w:r>
          </w:p>
        </w:tc>
      </w:tr>
      <w:tr w:rsidR="00AC500F" w:rsidRPr="00ED0911" w14:paraId="629A259B" w14:textId="77777777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06CF4D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2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4B7923" w14:textId="77777777" w:rsidR="00AC500F" w:rsidRPr="00ED0911" w:rsidRDefault="00CE03EA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28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J13.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Do you think these government/official legal </w:t>
            </w:r>
            <w:r w:rsidR="00AC500F" w:rsidRPr="00ED0911">
              <w:rPr>
                <w:rFonts w:eastAsia="Calibri" w:cs="Times New Roman"/>
                <w:b/>
                <w:color w:val="000000" w:themeColor="text1"/>
              </w:rPr>
              <w:t xml:space="preserve">penalties </w:t>
            </w:r>
            <w:r w:rsidR="00AC500F" w:rsidRPr="00ED0911">
              <w:rPr>
                <w:rFonts w:eastAsia="Calibri" w:cs="Times New Roman"/>
                <w:color w:val="000000" w:themeColor="text1"/>
              </w:rPr>
              <w:t>are fair?</w:t>
            </w:r>
          </w:p>
          <w:p w14:paraId="5F732E72" w14:textId="77777777" w:rsidR="00AC500F" w:rsidRPr="00ED0911" w:rsidRDefault="00AC500F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29" w:author="Aidan Boyd" w:date="2015-01-13T15:22:00Z">
                <w:pPr/>
              </w:pPrChange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0C9B9A2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0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0=No</w:t>
            </w:r>
          </w:p>
          <w:p w14:paraId="35E35D1C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1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 xml:space="preserve">1=Yes </w:t>
            </w:r>
          </w:p>
          <w:p w14:paraId="6E77CC2B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2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888=Don’t know</w:t>
            </w:r>
          </w:p>
          <w:p w14:paraId="04E07507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3" w:author="Aidan Boyd" w:date="2015-01-13T15:22:00Z">
                <w:pPr/>
              </w:pPrChange>
            </w:pPr>
            <w:r w:rsidRPr="00ED0911">
              <w:rPr>
                <w:color w:val="000000" w:themeColor="text1"/>
              </w:rPr>
              <w:t>999=Prefer not to respond</w:t>
            </w:r>
          </w:p>
          <w:p w14:paraId="31F63422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4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D3AC4BB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35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C500F" w:rsidRPr="00ED0911" w14:paraId="5E40AA58" w14:textId="77777777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EA185D2" w14:textId="77777777" w:rsidR="00AC500F" w:rsidRPr="00ED0911" w:rsidRDefault="00AC500F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3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2597B351" w14:textId="77777777" w:rsidR="00AC500F" w:rsidRPr="00ED0911" w:rsidRDefault="00CE03EA" w:rsidP="00850AE1">
            <w:pPr>
              <w:spacing w:after="0" w:line="240" w:lineRule="auto"/>
              <w:rPr>
                <w:rFonts w:eastAsia="Calibri" w:cs="Times New Roman"/>
                <w:color w:val="000000" w:themeColor="text1"/>
              </w:rPr>
              <w:pPrChange w:id="1737" w:author="Aidan Boyd" w:date="2015-01-13T15:22:00Z">
                <w:pPr/>
              </w:pPrChange>
            </w:pPr>
            <w:r>
              <w:rPr>
                <w:rFonts w:eastAsia="Calibri" w:cs="Times New Roman"/>
                <w:color w:val="000000" w:themeColor="text1"/>
              </w:rPr>
              <w:t xml:space="preserve">J14. </w:t>
            </w:r>
            <w:proofErr w:type="gramStart"/>
            <w:r w:rsidR="00AC500F" w:rsidRPr="00ED0911">
              <w:rPr>
                <w:rFonts w:eastAsia="Calibri" w:cs="Times New Roman"/>
                <w:color w:val="000000" w:themeColor="text1"/>
              </w:rPr>
              <w:t>f</w:t>
            </w:r>
            <w:proofErr w:type="gramEnd"/>
            <w:r w:rsidR="00AC500F" w:rsidRPr="00ED0911">
              <w:rPr>
                <w:rFonts w:eastAsia="Calibri" w:cs="Times New Roman"/>
                <w:color w:val="000000" w:themeColor="text1"/>
              </w:rPr>
              <w:t xml:space="preserve">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7C6DEBA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8" w:author="Aidan Boyd" w:date="2015-01-13T15:22:00Z">
                <w:pPr/>
              </w:pPrChange>
            </w:pPr>
          </w:p>
          <w:p w14:paraId="335B572B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39" w:author="Aidan Boyd" w:date="2015-01-13T15:22:00Z">
                <w:pPr/>
              </w:pPrChange>
            </w:pPr>
          </w:p>
          <w:p w14:paraId="522BDF0B" w14:textId="77777777" w:rsidR="00AC500F" w:rsidRPr="00ED0911" w:rsidRDefault="00AC500F" w:rsidP="00850AE1">
            <w:pPr>
              <w:spacing w:after="0" w:line="240" w:lineRule="auto"/>
              <w:rPr>
                <w:color w:val="000000" w:themeColor="text1"/>
              </w:rPr>
              <w:pPrChange w:id="1740" w:author="Aidan Boyd" w:date="2015-01-13T15:22:00Z">
                <w:pPr/>
              </w:pPrChange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8187B57" w14:textId="77777777" w:rsidR="00AC500F" w:rsidRPr="00ED0911" w:rsidRDefault="00CE03EA" w:rsidP="00850AE1">
            <w:pPr>
              <w:spacing w:after="0" w:line="240" w:lineRule="auto"/>
              <w:contextualSpacing/>
              <w:rPr>
                <w:rFonts w:eastAsia="Calibri" w:cs="Times New Roman"/>
                <w:i/>
                <w:color w:val="A6A6A6"/>
              </w:rPr>
              <w:pPrChange w:id="1741" w:author="Aidan Boyd" w:date="2015-01-13T15:22:00Z">
                <w:pPr>
                  <w:contextualSpacing/>
                </w:pPr>
              </w:pPrChange>
            </w:pPr>
            <w:r>
              <w:rPr>
                <w:rFonts w:eastAsia="Calibri" w:cs="Times New Roman"/>
                <w:i/>
                <w:color w:val="A6A6A6"/>
              </w:rPr>
              <w:t>(Text)</w:t>
            </w:r>
          </w:p>
        </w:tc>
      </w:tr>
    </w:tbl>
    <w:p w14:paraId="71D3E7FA" w14:textId="77777777" w:rsidR="00AC500F" w:rsidRPr="00ED0911" w:rsidRDefault="00AC500F" w:rsidP="00850AE1">
      <w:pPr>
        <w:spacing w:after="0" w:line="240" w:lineRule="auto"/>
        <w:rPr>
          <w:b/>
          <w:u w:val="single"/>
        </w:rPr>
        <w:pPrChange w:id="1742" w:author="Aidan Boyd" w:date="2015-01-13T15:22:00Z">
          <w:pPr/>
        </w:pPrChange>
      </w:pPr>
    </w:p>
    <w:p w14:paraId="6977653E" w14:textId="77777777" w:rsidR="00AC500F" w:rsidRPr="00ED0911" w:rsidRDefault="00AC500F" w:rsidP="00850AE1">
      <w:pPr>
        <w:spacing w:after="0" w:line="240" w:lineRule="auto"/>
        <w:rPr>
          <w:rFonts w:cs="Arial"/>
        </w:rPr>
        <w:pPrChange w:id="1743" w:author="Aidan Boyd" w:date="2015-01-13T15:22:00Z">
          <w:pPr/>
        </w:pPrChange>
      </w:pPr>
    </w:p>
    <w:p w14:paraId="2473EC71" w14:textId="20B4E166" w:rsidR="00AC500F" w:rsidRPr="00ED0911" w:rsidRDefault="00CE03EA" w:rsidP="00850AE1">
      <w:pPr>
        <w:pStyle w:val="Heading3"/>
        <w:pPrChange w:id="1744" w:author="Aidan Boyd" w:date="2015-01-13T15:23:00Z">
          <w:pPr/>
        </w:pPrChange>
      </w:pPr>
      <w:commentRangeStart w:id="1745"/>
      <w:commentRangeStart w:id="1746"/>
      <w:r>
        <w:t xml:space="preserve">K. </w:t>
      </w:r>
      <w:r w:rsidR="00AC500F" w:rsidRPr="00ED0911">
        <w:t xml:space="preserve">FOREST </w:t>
      </w:r>
      <w:r w:rsidR="00911E15">
        <w:t>DISPUTE</w:t>
      </w:r>
      <w:r w:rsidR="00AC500F" w:rsidRPr="00ED0911">
        <w:t xml:space="preserve">: INCIDENCE AND MANAGEMENT </w:t>
      </w:r>
      <w:commentRangeEnd w:id="1745"/>
      <w:r w:rsidR="00500E5C">
        <w:rPr>
          <w:rStyle w:val="CommentReference"/>
        </w:rPr>
        <w:commentReference w:id="1745"/>
      </w:r>
      <w:commentRangeEnd w:id="1746"/>
      <w:r w:rsidR="004441FD">
        <w:rPr>
          <w:rStyle w:val="CommentReference"/>
          <w:b w:val="0"/>
          <w:caps w:val="0"/>
          <w:color w:val="auto"/>
          <w:spacing w:val="0"/>
        </w:rPr>
        <w:commentReference w:id="1746"/>
      </w: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7200"/>
        <w:gridCol w:w="3420"/>
      </w:tblGrid>
      <w:tr w:rsidR="00816B27" w:rsidRPr="00ED0911" w14:paraId="30ADB0F3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27AA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4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72238" w14:textId="77777777" w:rsidR="00816B27" w:rsidRPr="00ED0911" w:rsidRDefault="00CE03EA" w:rsidP="00850AE1">
            <w:pPr>
              <w:spacing w:after="0" w:line="240" w:lineRule="auto"/>
              <w:contextualSpacing/>
              <w:pPrChange w:id="1748" w:author="Aidan Boyd" w:date="2015-01-13T15:22:00Z">
                <w:pPr>
                  <w:contextualSpacing/>
                </w:pPr>
              </w:pPrChange>
            </w:pPr>
            <w:r>
              <w:t>K1. I</w:t>
            </w:r>
            <w:r w:rsidR="00816B27" w:rsidRPr="00ED0911">
              <w:t xml:space="preserve">n general, what are the most common kinds of forest land and resource related </w:t>
            </w:r>
            <w:r w:rsidR="00694545" w:rsidRPr="00ED0911">
              <w:t>disagreements</w:t>
            </w:r>
            <w:r w:rsidR="00816B27" w:rsidRPr="00ED0911">
              <w:t xml:space="preserve"> WITHIN (between members of the community) your community? </w:t>
            </w:r>
          </w:p>
          <w:p w14:paraId="3A988CDF" w14:textId="77777777" w:rsidR="00816B27" w:rsidRPr="00ED0911" w:rsidRDefault="00816B27" w:rsidP="00850AE1">
            <w:pPr>
              <w:spacing w:after="0" w:line="240" w:lineRule="auto"/>
              <w:contextualSpacing/>
              <w:rPr>
                <w:color w:val="000000"/>
              </w:rPr>
              <w:pPrChange w:id="1749" w:author="Aidan Boyd" w:date="2015-01-13T15:22:00Z">
                <w:pPr>
                  <w:contextualSpacing/>
                </w:pPr>
              </w:pPrChange>
            </w:pPr>
            <w:r w:rsidRPr="00ED0911"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9610847" w14:textId="351A0DF5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0=There are no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 xml:space="preserve">s </w:t>
            </w:r>
          </w:p>
          <w:p w14:paraId="6A874749" w14:textId="73856436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1= Boundary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>s</w:t>
            </w:r>
          </w:p>
          <w:p w14:paraId="62C69DE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Which NTFPs can and cannot be harvested from forests</w:t>
            </w:r>
          </w:p>
          <w:p w14:paraId="78A46D59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Grazing of livestock in forests</w:t>
            </w:r>
          </w:p>
          <w:p w14:paraId="5703E5A5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Cutting trees in forests</w:t>
            </w:r>
          </w:p>
          <w:p w14:paraId="4B8DBD9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5=Ownership over trees in forests</w:t>
            </w:r>
          </w:p>
          <w:p w14:paraId="17AF0AB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Fires or burning in the forest</w:t>
            </w:r>
          </w:p>
          <w:p w14:paraId="313C0067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5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Hunting or fishing</w:t>
            </w:r>
          </w:p>
          <w:p w14:paraId="65E8400A" w14:textId="77777777" w:rsidR="00816B27" w:rsidRPr="00ED0911" w:rsidRDefault="00816B27" w:rsidP="00850AE1">
            <w:pPr>
              <w:spacing w:after="0" w:line="240" w:lineRule="auto"/>
              <w:contextualSpacing/>
              <w:pPrChange w:id="1758" w:author="Aidan Boyd" w:date="2015-01-13T15:22:00Z">
                <w:pPr>
                  <w:contextualSpacing/>
                </w:pPr>
              </w:pPrChange>
            </w:pPr>
            <w:r w:rsidRPr="00ED0911">
              <w:t>97= Other, please specify</w:t>
            </w:r>
          </w:p>
          <w:p w14:paraId="19EDAA8F" w14:textId="77777777" w:rsidR="00816B27" w:rsidRPr="00ED0911" w:rsidRDefault="00816B27" w:rsidP="00850AE1">
            <w:pPr>
              <w:spacing w:after="0" w:line="240" w:lineRule="auto"/>
              <w:contextualSpacing/>
              <w:pPrChange w:id="1759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4DB4EB24" w14:textId="77777777" w:rsidR="00816B27" w:rsidRPr="00ED0911" w:rsidRDefault="00816B27" w:rsidP="00850AE1">
            <w:pPr>
              <w:spacing w:after="0" w:line="240" w:lineRule="auto"/>
              <w:contextualSpacing/>
              <w:pPrChange w:id="1760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442001" w:rsidRPr="00ED0911" w14:paraId="44401DCD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26A3133" w14:textId="77777777" w:rsidR="00442001" w:rsidRPr="00ED0911" w:rsidRDefault="00442001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6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EEE199E" w14:textId="77777777" w:rsidR="00442001" w:rsidRPr="00ED0911" w:rsidRDefault="00CE03EA" w:rsidP="00850AE1">
            <w:pPr>
              <w:spacing w:after="0" w:line="240" w:lineRule="auto"/>
              <w:contextualSpacing/>
              <w:pPrChange w:id="1762" w:author="Aidan Boyd" w:date="2015-01-13T15:22:00Z">
                <w:pPr>
                  <w:contextualSpacing/>
                </w:pPr>
              </w:pPrChange>
            </w:pPr>
            <w:r>
              <w:t xml:space="preserve">K2. </w:t>
            </w:r>
            <w:r w:rsidR="00442001" w:rsidRPr="00ED0911">
              <w:t xml:space="preserve">In the past 12 months, about how many total </w:t>
            </w:r>
            <w:r w:rsidR="00694545" w:rsidRPr="00ED0911">
              <w:t>disagreements</w:t>
            </w:r>
            <w:r w:rsidR="00442001" w:rsidRPr="00ED0911">
              <w:t xml:space="preserve"> occurred WITHIN (between members of the community) your community? </w:t>
            </w:r>
          </w:p>
          <w:p w14:paraId="5F597CB1" w14:textId="77777777" w:rsidR="00442001" w:rsidRPr="00ED0911" w:rsidRDefault="00442001" w:rsidP="00850AE1">
            <w:pPr>
              <w:spacing w:after="0" w:line="240" w:lineRule="auto"/>
              <w:contextualSpacing/>
              <w:pPrChange w:id="176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7117848" w14:textId="77777777" w:rsidR="00442001" w:rsidRPr="00ED0911" w:rsidRDefault="00442001" w:rsidP="00850AE1">
            <w:pPr>
              <w:spacing w:after="0" w:line="240" w:lineRule="auto"/>
              <w:contextualSpacing/>
              <w:pPrChange w:id="1764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3A37FE8C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C40B6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6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DF73926" w14:textId="77777777" w:rsidR="00816B27" w:rsidRPr="00ED0911" w:rsidRDefault="00CE03EA" w:rsidP="00850AE1">
            <w:pPr>
              <w:spacing w:after="0" w:line="240" w:lineRule="auto"/>
              <w:contextualSpacing/>
              <w:pPrChange w:id="1766" w:author="Aidan Boyd" w:date="2015-01-13T15:22:00Z">
                <w:pPr>
                  <w:contextualSpacing/>
                </w:pPr>
              </w:pPrChange>
            </w:pPr>
            <w:r>
              <w:t xml:space="preserve">K3. </w:t>
            </w:r>
            <w:r w:rsidR="00816B27" w:rsidRPr="00ED0911">
              <w:t xml:space="preserve">Compared to 3 years ago, do you think the number of forest land and resource related </w:t>
            </w:r>
            <w:r w:rsidR="00694545" w:rsidRPr="00ED0911">
              <w:t>disagreements</w:t>
            </w:r>
            <w:r w:rsidR="00816B27" w:rsidRPr="00ED0911">
              <w:t xml:space="preserve"> WITHIN (between members of the community) in your community has increased, decreased, or stayed the same?</w:t>
            </w:r>
          </w:p>
          <w:p w14:paraId="10585DDE" w14:textId="77777777" w:rsidR="00816B27" w:rsidRPr="00ED0911" w:rsidRDefault="00816B27" w:rsidP="00850AE1">
            <w:pPr>
              <w:spacing w:after="0" w:line="240" w:lineRule="auto"/>
              <w:contextualSpacing/>
              <w:pPrChange w:id="176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2915D941" w14:textId="77777777" w:rsidR="00816B27" w:rsidRPr="00ED0911" w:rsidRDefault="00816B27" w:rsidP="00850AE1">
            <w:pPr>
              <w:spacing w:after="0" w:line="240" w:lineRule="auto"/>
              <w:contextualSpacing/>
              <w:pPrChange w:id="1768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463C50A7" w14:textId="77777777" w:rsidR="00816B27" w:rsidRPr="00ED0911" w:rsidRDefault="00816B27" w:rsidP="00850AE1">
            <w:pPr>
              <w:spacing w:after="0" w:line="240" w:lineRule="auto"/>
              <w:contextualSpacing/>
              <w:pPrChange w:id="1769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12EEFFCC" w14:textId="77777777" w:rsidR="00816B27" w:rsidRPr="00ED0911" w:rsidRDefault="00816B27" w:rsidP="00850AE1">
            <w:pPr>
              <w:spacing w:after="0" w:line="240" w:lineRule="auto"/>
              <w:contextualSpacing/>
              <w:pPrChange w:id="1770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75D7E283" w14:textId="77777777" w:rsidR="00816B27" w:rsidRPr="00ED0911" w:rsidRDefault="00816B27" w:rsidP="00850AE1">
            <w:pPr>
              <w:spacing w:after="0" w:line="240" w:lineRule="auto"/>
              <w:contextualSpacing/>
              <w:pPrChange w:id="1771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7619BEA3" w14:textId="77777777" w:rsidR="00816B27" w:rsidRPr="00ED0911" w:rsidRDefault="00816B27" w:rsidP="00850AE1">
            <w:pPr>
              <w:spacing w:after="0" w:line="240" w:lineRule="auto"/>
              <w:contextualSpacing/>
              <w:pPrChange w:id="1772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54B36794" w14:textId="77777777" w:rsidR="00816B27" w:rsidRPr="00ED0911" w:rsidRDefault="00816B27" w:rsidP="00850AE1">
            <w:pPr>
              <w:spacing w:after="0" w:line="240" w:lineRule="auto"/>
              <w:contextualSpacing/>
              <w:pPrChange w:id="1773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0199760E" w14:textId="77777777" w:rsidR="00816B27" w:rsidRPr="00ED0911" w:rsidRDefault="00816B27" w:rsidP="00850AE1">
            <w:pPr>
              <w:spacing w:after="0" w:line="240" w:lineRule="auto"/>
              <w:contextualSpacing/>
              <w:pPrChange w:id="1774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752B007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75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442001" w:rsidRPr="00ED0911" w14:paraId="7697E1C6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2D0592" w14:textId="77777777" w:rsidR="00442001" w:rsidRPr="00ED0911" w:rsidRDefault="00442001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7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73B7B2C" w14:textId="77777777" w:rsidR="00442001" w:rsidRPr="00ED0911" w:rsidRDefault="00CE03EA" w:rsidP="00850AE1">
            <w:pPr>
              <w:spacing w:after="0" w:line="240" w:lineRule="auto"/>
              <w:contextualSpacing/>
              <w:pPrChange w:id="1777" w:author="Aidan Boyd" w:date="2015-01-13T15:22:00Z">
                <w:pPr>
                  <w:contextualSpacing/>
                </w:pPr>
              </w:pPrChange>
            </w:pPr>
            <w:r>
              <w:t xml:space="preserve">K4. </w:t>
            </w:r>
            <w:r w:rsidR="00442001" w:rsidRPr="00ED0911">
              <w:t xml:space="preserve">How many of the </w:t>
            </w:r>
            <w:r w:rsidR="00694545" w:rsidRPr="00ED0911">
              <w:t>disagreements</w:t>
            </w:r>
            <w:r w:rsidR="00442001" w:rsidRPr="00ED0911">
              <w:t xml:space="preserve"> that occurred in the past 12 months WITHIN your community resulted in violence or the destruction of property? </w:t>
            </w:r>
          </w:p>
          <w:p w14:paraId="0FF10541" w14:textId="77777777" w:rsidR="00442001" w:rsidRPr="00ED0911" w:rsidRDefault="00442001" w:rsidP="00850AE1">
            <w:pPr>
              <w:spacing w:after="0" w:line="240" w:lineRule="auto"/>
              <w:rPr>
                <w:rFonts w:eastAsia="Calibri" w:cs="Times New Roman"/>
              </w:rPr>
              <w:pPrChange w:id="1778" w:author="Aidan Boyd" w:date="2015-01-13T15:22:00Z">
                <w:pPr/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633FEB" w14:textId="77777777" w:rsidR="00442001" w:rsidRPr="00ED0911" w:rsidRDefault="00442001" w:rsidP="00850AE1">
            <w:pPr>
              <w:spacing w:after="0" w:line="240" w:lineRule="auto"/>
              <w:contextualSpacing/>
              <w:pPrChange w:id="1779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0435BC19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BD6D1B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8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D0F682B" w14:textId="77777777" w:rsidR="00816B27" w:rsidRPr="00ED0911" w:rsidRDefault="00CE03EA" w:rsidP="00850AE1">
            <w:pPr>
              <w:spacing w:after="0" w:line="240" w:lineRule="auto"/>
              <w:rPr>
                <w:rFonts w:eastAsia="Times New Roman" w:cs="Times New Roman"/>
                <w:bCs/>
                <w:color w:val="000000"/>
              </w:rPr>
              <w:pPrChange w:id="1781" w:author="Aidan Boyd" w:date="2015-01-13T15:22:00Z">
                <w:pPr/>
              </w:pPrChange>
            </w:pPr>
            <w:r>
              <w:rPr>
                <w:rFonts w:eastAsia="Calibri" w:cs="Times New Roman"/>
              </w:rPr>
              <w:t xml:space="preserve">K5. </w:t>
            </w:r>
            <w:r w:rsidR="00816B27" w:rsidRPr="00ED0911">
              <w:rPr>
                <w:rFonts w:eastAsia="Calibri" w:cs="Times New Roman"/>
              </w:rPr>
              <w:t>Compared to 3 years ago, do you think the intensity of forest related dis</w:t>
            </w:r>
            <w:r w:rsidR="00694545" w:rsidRPr="00ED0911">
              <w:rPr>
                <w:rFonts w:eastAsia="Calibri" w:cs="Times New Roman"/>
              </w:rPr>
              <w:t>agreements</w:t>
            </w:r>
            <w:r w:rsidR="00816B27" w:rsidRPr="00ED0911">
              <w:rPr>
                <w:rFonts w:eastAsia="Calibri" w:cs="Times New Roman"/>
              </w:rPr>
              <w:t xml:space="preserve"> between members of your community has increased, decreased, or stayed the same?</w:t>
            </w:r>
          </w:p>
          <w:p w14:paraId="031C1EC7" w14:textId="77777777" w:rsidR="00816B27" w:rsidRPr="00ED0911" w:rsidRDefault="00816B27" w:rsidP="00850AE1">
            <w:pPr>
              <w:spacing w:after="0" w:line="240" w:lineRule="auto"/>
              <w:contextualSpacing/>
              <w:pPrChange w:id="178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8D57429" w14:textId="77777777" w:rsidR="00816B27" w:rsidRPr="00ED0911" w:rsidRDefault="00816B27" w:rsidP="00850AE1">
            <w:pPr>
              <w:spacing w:after="0" w:line="240" w:lineRule="auto"/>
              <w:contextualSpacing/>
              <w:pPrChange w:id="1783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5FD627C1" w14:textId="77777777" w:rsidR="00816B27" w:rsidRPr="00ED0911" w:rsidRDefault="00816B27" w:rsidP="00850AE1">
            <w:pPr>
              <w:spacing w:after="0" w:line="240" w:lineRule="auto"/>
              <w:contextualSpacing/>
              <w:pPrChange w:id="1784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35C0064F" w14:textId="77777777" w:rsidR="00816B27" w:rsidRPr="00ED0911" w:rsidRDefault="00816B27" w:rsidP="00850AE1">
            <w:pPr>
              <w:spacing w:after="0" w:line="240" w:lineRule="auto"/>
              <w:contextualSpacing/>
              <w:pPrChange w:id="1785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22BECD75" w14:textId="77777777" w:rsidR="00816B27" w:rsidRPr="00ED0911" w:rsidRDefault="00816B27" w:rsidP="00850AE1">
            <w:pPr>
              <w:spacing w:after="0" w:line="240" w:lineRule="auto"/>
              <w:contextualSpacing/>
              <w:pPrChange w:id="1786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0CDCC34B" w14:textId="77777777" w:rsidR="00816B27" w:rsidRPr="00ED0911" w:rsidRDefault="00816B27" w:rsidP="00850AE1">
            <w:pPr>
              <w:spacing w:after="0" w:line="240" w:lineRule="auto"/>
              <w:contextualSpacing/>
              <w:pPrChange w:id="1787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0C3CDA28" w14:textId="77777777" w:rsidR="00816B27" w:rsidRPr="00ED0911" w:rsidRDefault="00816B27" w:rsidP="00850AE1">
            <w:pPr>
              <w:spacing w:after="0" w:line="240" w:lineRule="auto"/>
              <w:contextualSpacing/>
              <w:pPrChange w:id="1788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1589F611" w14:textId="77777777" w:rsidR="00816B27" w:rsidRPr="00ED0911" w:rsidRDefault="00816B27" w:rsidP="00850AE1">
            <w:pPr>
              <w:spacing w:after="0" w:line="240" w:lineRule="auto"/>
              <w:contextualSpacing/>
              <w:pPrChange w:id="1789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68B1B33B" w14:textId="77777777" w:rsidR="00816B27" w:rsidRPr="00ED0911" w:rsidRDefault="00816B27" w:rsidP="00850AE1">
            <w:pPr>
              <w:spacing w:after="0" w:line="240" w:lineRule="auto"/>
              <w:contextualSpacing/>
              <w:pPrChange w:id="1790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816B27" w:rsidRPr="00ED0911" w14:paraId="7391E454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7DC08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79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F4F0243" w14:textId="77777777" w:rsidR="00816B27" w:rsidRPr="00ED0911" w:rsidRDefault="00CE03EA" w:rsidP="00850AE1">
            <w:pPr>
              <w:spacing w:after="0" w:line="240" w:lineRule="auto"/>
              <w:contextualSpacing/>
              <w:pPrChange w:id="1792" w:author="Aidan Boyd" w:date="2015-01-13T15:22:00Z">
                <w:pPr>
                  <w:contextualSpacing/>
                </w:pPr>
              </w:pPrChange>
            </w:pPr>
            <w:r>
              <w:t xml:space="preserve">K6. </w:t>
            </w:r>
            <w:r w:rsidR="00816B27" w:rsidRPr="00ED0911">
              <w:t xml:space="preserve">In general, when </w:t>
            </w:r>
            <w:r w:rsidR="00694545" w:rsidRPr="00ED0911">
              <w:t>disagreements</w:t>
            </w:r>
            <w:r w:rsidR="00816B27" w:rsidRPr="00ED0911">
              <w:t xml:space="preserve"> over forest land and resources arise in this village, what person or group of people play the most important role in resolving those </w:t>
            </w:r>
            <w:r w:rsidR="00694545" w:rsidRPr="00ED0911">
              <w:t>disagreements</w:t>
            </w:r>
            <w:r w:rsidR="00816B27" w:rsidRPr="00ED0911"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5167F4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Headperson</w:t>
            </w:r>
          </w:p>
          <w:p w14:paraId="3B1ED1A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NGO</w:t>
            </w:r>
          </w:p>
          <w:p w14:paraId="285E4A0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ZAWA</w:t>
            </w:r>
          </w:p>
          <w:p w14:paraId="444B2EF5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Forest service (DFO)</w:t>
            </w:r>
          </w:p>
          <w:p w14:paraId="1355583B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 Village committee</w:t>
            </w:r>
          </w:p>
          <w:p w14:paraId="4C26802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YGL</w:t>
            </w:r>
          </w:p>
          <w:p w14:paraId="7C0E9B19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79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Chief</w:t>
            </w:r>
          </w:p>
          <w:p w14:paraId="57610CDC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8= Induna</w:t>
            </w:r>
          </w:p>
          <w:p w14:paraId="41373AA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9= CRB</w:t>
            </w:r>
          </w:p>
          <w:p w14:paraId="7ED1CD44" w14:textId="13D78F20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10= </w:t>
            </w:r>
            <w:r w:rsidR="00D43ED3">
              <w:rPr>
                <w:rFonts w:cs="Times New Roman"/>
                <w:w w:val="105"/>
              </w:rPr>
              <w:t xml:space="preserve">Elected officials </w:t>
            </w:r>
          </w:p>
          <w:p w14:paraId="51BC972C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97= Other, specify</w:t>
            </w:r>
          </w:p>
          <w:p w14:paraId="4B005B5C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67BDB33C" w14:textId="77777777" w:rsidR="00816B27" w:rsidRPr="00ED0911" w:rsidRDefault="00816B27" w:rsidP="00850AE1">
            <w:pPr>
              <w:spacing w:after="0" w:line="240" w:lineRule="auto"/>
              <w:contextualSpacing/>
              <w:pPrChange w:id="180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5C0F68CA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5B0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0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3F21B2" w14:textId="77777777" w:rsidR="00816B27" w:rsidRPr="00ED0911" w:rsidRDefault="00CE03EA" w:rsidP="00850AE1">
            <w:pPr>
              <w:spacing w:after="0" w:line="240" w:lineRule="auto"/>
              <w:contextualSpacing/>
              <w:pPrChange w:id="1807" w:author="Aidan Boyd" w:date="2015-01-13T15:22:00Z">
                <w:pPr>
                  <w:contextualSpacing/>
                </w:pPr>
              </w:pPrChange>
            </w:pPr>
            <w:r>
              <w:t xml:space="preserve">K7. </w:t>
            </w:r>
            <w:r w:rsidR="00816B27" w:rsidRPr="00ED0911">
              <w:t xml:space="preserve">In general, what are the most common kinds of EXTERNAL forest land and resource related </w:t>
            </w:r>
            <w:r w:rsidR="00694545" w:rsidRPr="00ED0911">
              <w:t>disagreements</w:t>
            </w:r>
            <w:r w:rsidR="00816B27" w:rsidRPr="00ED0911">
              <w:t xml:space="preserve"> that your community faces </w:t>
            </w:r>
            <w:r w:rsidR="00816B27" w:rsidRPr="00ED0911">
              <w:rPr>
                <w:b/>
              </w:rPr>
              <w:t>with other communities</w:t>
            </w:r>
            <w:r w:rsidR="00816B27" w:rsidRPr="00ED0911">
              <w:t xml:space="preserve">? </w:t>
            </w:r>
          </w:p>
          <w:p w14:paraId="2CFC7BF0" w14:textId="77777777" w:rsidR="00816B27" w:rsidRPr="00ED0911" w:rsidRDefault="00816B27" w:rsidP="00850AE1">
            <w:pPr>
              <w:spacing w:after="0" w:line="240" w:lineRule="auto"/>
              <w:contextualSpacing/>
              <w:rPr>
                <w:color w:val="000000"/>
              </w:rPr>
              <w:pPrChange w:id="1808" w:author="Aidan Boyd" w:date="2015-01-13T15:22:00Z">
                <w:pPr>
                  <w:contextualSpacing/>
                </w:pPr>
              </w:pPrChange>
            </w:pPr>
            <w:r w:rsidRPr="00ED0911"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D2B6A98" w14:textId="5E536316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0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0= There are no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>s between this village and other villages</w:t>
            </w:r>
          </w:p>
          <w:p w14:paraId="35A54334" w14:textId="536839EB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1= Boundary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>s</w:t>
            </w:r>
          </w:p>
          <w:p w14:paraId="200FF0A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Which NTFPs can and cannot be harvested from forests</w:t>
            </w:r>
          </w:p>
          <w:p w14:paraId="1E8F99B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Grazing of livestock in forests</w:t>
            </w:r>
          </w:p>
          <w:p w14:paraId="060A09E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Cutting trees in forests</w:t>
            </w:r>
          </w:p>
          <w:p w14:paraId="4A29E03E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5=Ownership over trees in forests</w:t>
            </w:r>
          </w:p>
          <w:p w14:paraId="438C8CC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Fires or burning in the forest</w:t>
            </w:r>
          </w:p>
          <w:p w14:paraId="0200A6F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1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Hunting or fishing</w:t>
            </w:r>
          </w:p>
          <w:p w14:paraId="6E1276A5" w14:textId="77777777" w:rsidR="00816B27" w:rsidRPr="00ED0911" w:rsidRDefault="00816B27" w:rsidP="00850AE1">
            <w:pPr>
              <w:spacing w:after="0" w:line="240" w:lineRule="auto"/>
              <w:contextualSpacing/>
              <w:pPrChange w:id="1817" w:author="Aidan Boyd" w:date="2015-01-13T15:22:00Z">
                <w:pPr>
                  <w:contextualSpacing/>
                </w:pPr>
              </w:pPrChange>
            </w:pPr>
            <w:r w:rsidRPr="00ED0911">
              <w:t>97= Other, please specify</w:t>
            </w:r>
          </w:p>
          <w:p w14:paraId="555E9021" w14:textId="77777777" w:rsidR="00816B27" w:rsidRPr="00ED0911" w:rsidRDefault="00816B27" w:rsidP="00850AE1">
            <w:pPr>
              <w:spacing w:after="0" w:line="240" w:lineRule="auto"/>
              <w:contextualSpacing/>
              <w:pPrChange w:id="1818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27CC1A08" w14:textId="77777777" w:rsidR="00816B27" w:rsidRPr="00ED0911" w:rsidRDefault="00816B27" w:rsidP="00850AE1">
            <w:pPr>
              <w:spacing w:after="0" w:line="240" w:lineRule="auto"/>
              <w:contextualSpacing/>
              <w:pPrChange w:id="1819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BA789A" w:rsidRPr="00ED0911" w14:paraId="408FFC3E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33FCF3" w14:textId="77777777" w:rsidR="00BA789A" w:rsidRPr="00ED0911" w:rsidRDefault="00BA789A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2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37BE1E0" w14:textId="77777777" w:rsidR="00BA789A" w:rsidRPr="00ED0911" w:rsidRDefault="00CE03EA" w:rsidP="00850AE1">
            <w:pPr>
              <w:spacing w:after="0" w:line="240" w:lineRule="auto"/>
              <w:contextualSpacing/>
              <w:pPrChange w:id="1821" w:author="Aidan Boyd" w:date="2015-01-13T15:22:00Z">
                <w:pPr>
                  <w:contextualSpacing/>
                </w:pPr>
              </w:pPrChange>
            </w:pPr>
            <w:r>
              <w:t xml:space="preserve">K8. </w:t>
            </w:r>
            <w:r w:rsidR="00BA789A" w:rsidRPr="00ED0911">
              <w:t xml:space="preserve">In the past 12 months, about how many total </w:t>
            </w:r>
            <w:r w:rsidR="00694545" w:rsidRPr="00ED0911">
              <w:t>disagreements</w:t>
            </w:r>
            <w:r w:rsidR="00BA789A" w:rsidRPr="00ED0911">
              <w:t xml:space="preserve"> occurred between your community and other communities?  </w:t>
            </w:r>
          </w:p>
          <w:p w14:paraId="629521EB" w14:textId="77777777" w:rsidR="00BA789A" w:rsidRPr="00ED0911" w:rsidRDefault="00BA789A" w:rsidP="00850AE1">
            <w:pPr>
              <w:spacing w:after="0" w:line="240" w:lineRule="auto"/>
              <w:contextualSpacing/>
              <w:pPrChange w:id="182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E432285" w14:textId="77777777" w:rsidR="00BA789A" w:rsidRPr="00ED0911" w:rsidRDefault="00BA789A" w:rsidP="00850AE1">
            <w:pPr>
              <w:spacing w:after="0" w:line="240" w:lineRule="auto"/>
              <w:contextualSpacing/>
              <w:pPrChange w:id="1823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444E1C6E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CCABA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2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CE1999B" w14:textId="77777777" w:rsidR="00816B27" w:rsidRPr="00ED0911" w:rsidRDefault="00CE03EA" w:rsidP="00850AE1">
            <w:pPr>
              <w:spacing w:after="0" w:line="240" w:lineRule="auto"/>
              <w:contextualSpacing/>
              <w:pPrChange w:id="1825" w:author="Aidan Boyd" w:date="2015-01-13T15:22:00Z">
                <w:pPr>
                  <w:contextualSpacing/>
                </w:pPr>
              </w:pPrChange>
            </w:pPr>
            <w:r>
              <w:t xml:space="preserve">K9. </w:t>
            </w:r>
            <w:r w:rsidR="00816B27" w:rsidRPr="00ED0911">
              <w:t>Compared to 3 years ago, do you think the number of EXTERNAL forest land and resource related</w:t>
            </w:r>
            <w:r w:rsidR="00694545" w:rsidRPr="00ED0911">
              <w:t xml:space="preserve"> disagreements</w:t>
            </w:r>
            <w:r w:rsidR="00816B27" w:rsidRPr="00ED0911">
              <w:t xml:space="preserve"> that your community faces </w:t>
            </w:r>
            <w:r w:rsidR="00816B27" w:rsidRPr="00ED0911">
              <w:rPr>
                <w:b/>
              </w:rPr>
              <w:t>with other communities</w:t>
            </w:r>
            <w:r w:rsidR="00816B27" w:rsidRPr="00ED0911">
              <w:t xml:space="preserve"> has increased, decreased, or stayed the same?</w:t>
            </w:r>
          </w:p>
          <w:p w14:paraId="35CE9FDC" w14:textId="77777777" w:rsidR="00816B27" w:rsidRPr="00ED0911" w:rsidRDefault="00816B27" w:rsidP="00850AE1">
            <w:pPr>
              <w:spacing w:after="0" w:line="240" w:lineRule="auto"/>
              <w:contextualSpacing/>
              <w:pPrChange w:id="182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2D77883" w14:textId="77777777" w:rsidR="00816B27" w:rsidRPr="00ED0911" w:rsidRDefault="00816B27" w:rsidP="00850AE1">
            <w:pPr>
              <w:spacing w:after="0" w:line="240" w:lineRule="auto"/>
              <w:contextualSpacing/>
              <w:pPrChange w:id="1827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2F371F45" w14:textId="77777777" w:rsidR="00816B27" w:rsidRPr="00ED0911" w:rsidRDefault="00816B27" w:rsidP="00850AE1">
            <w:pPr>
              <w:spacing w:after="0" w:line="240" w:lineRule="auto"/>
              <w:contextualSpacing/>
              <w:pPrChange w:id="1828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70B76032" w14:textId="77777777" w:rsidR="00816B27" w:rsidRPr="00ED0911" w:rsidRDefault="00816B27" w:rsidP="00850AE1">
            <w:pPr>
              <w:spacing w:after="0" w:line="240" w:lineRule="auto"/>
              <w:contextualSpacing/>
              <w:pPrChange w:id="1829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45F25EF7" w14:textId="77777777" w:rsidR="00816B27" w:rsidRPr="00ED0911" w:rsidRDefault="00816B27" w:rsidP="00850AE1">
            <w:pPr>
              <w:spacing w:after="0" w:line="240" w:lineRule="auto"/>
              <w:contextualSpacing/>
              <w:pPrChange w:id="1830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7E320CDB" w14:textId="77777777" w:rsidR="00816B27" w:rsidRPr="00ED0911" w:rsidRDefault="00816B27" w:rsidP="00850AE1">
            <w:pPr>
              <w:spacing w:after="0" w:line="240" w:lineRule="auto"/>
              <w:contextualSpacing/>
              <w:pPrChange w:id="1831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612439AC" w14:textId="77777777" w:rsidR="00816B27" w:rsidRPr="00ED0911" w:rsidRDefault="00816B27" w:rsidP="00850AE1">
            <w:pPr>
              <w:spacing w:after="0" w:line="240" w:lineRule="auto"/>
              <w:contextualSpacing/>
              <w:pPrChange w:id="1832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45C56F19" w14:textId="77777777" w:rsidR="00816B27" w:rsidRPr="00ED0911" w:rsidRDefault="00816B27" w:rsidP="00850AE1">
            <w:pPr>
              <w:spacing w:after="0" w:line="240" w:lineRule="auto"/>
              <w:contextualSpacing/>
              <w:pPrChange w:id="1833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4243F65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34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BA789A" w:rsidRPr="00ED0911" w14:paraId="4A0AE781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3A583FA" w14:textId="77777777" w:rsidR="00BA789A" w:rsidRPr="00ED0911" w:rsidRDefault="00BA789A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3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FC4C364" w14:textId="77777777" w:rsidR="00BA789A" w:rsidRPr="00ED0911" w:rsidRDefault="00CE03EA" w:rsidP="00850AE1">
            <w:pPr>
              <w:spacing w:after="0" w:line="240" w:lineRule="auto"/>
              <w:contextualSpacing/>
              <w:pPrChange w:id="1836" w:author="Aidan Boyd" w:date="2015-01-13T15:22:00Z">
                <w:pPr>
                  <w:contextualSpacing/>
                </w:pPr>
              </w:pPrChange>
            </w:pPr>
            <w:r>
              <w:t xml:space="preserve">K10. </w:t>
            </w:r>
            <w:r w:rsidR="00BA789A" w:rsidRPr="00ED0911">
              <w:t xml:space="preserve">How many of the </w:t>
            </w:r>
            <w:r w:rsidR="00694545" w:rsidRPr="00ED0911">
              <w:t>disagreements</w:t>
            </w:r>
            <w:r w:rsidR="00BA789A" w:rsidRPr="00ED0911">
              <w:t xml:space="preserve"> that occurred in the past 12 months between your community and other communities resulted in violence or the destruction of property? </w:t>
            </w:r>
          </w:p>
          <w:p w14:paraId="3A88CEA9" w14:textId="77777777" w:rsidR="00BA789A" w:rsidRPr="00ED0911" w:rsidRDefault="00BA789A" w:rsidP="00850AE1">
            <w:pPr>
              <w:spacing w:after="0" w:line="240" w:lineRule="auto"/>
              <w:rPr>
                <w:rFonts w:eastAsia="Calibri" w:cs="Times New Roman"/>
              </w:rPr>
              <w:pPrChange w:id="1837" w:author="Aidan Boyd" w:date="2015-01-13T15:22:00Z">
                <w:pPr/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6D02A3" w14:textId="77777777" w:rsidR="00BA789A" w:rsidRPr="00ED0911" w:rsidRDefault="00BA789A" w:rsidP="00850AE1">
            <w:pPr>
              <w:spacing w:after="0" w:line="240" w:lineRule="auto"/>
              <w:contextualSpacing/>
              <w:pPrChange w:id="1838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0E33E609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6013DC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3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E6AA26" w14:textId="77777777" w:rsidR="00816B27" w:rsidRPr="00ED0911" w:rsidRDefault="00CE03EA" w:rsidP="00850AE1">
            <w:pPr>
              <w:spacing w:after="0" w:line="240" w:lineRule="auto"/>
              <w:rPr>
                <w:rFonts w:eastAsia="Times New Roman" w:cs="Times New Roman"/>
                <w:bCs/>
                <w:color w:val="000000"/>
              </w:rPr>
              <w:pPrChange w:id="1840" w:author="Aidan Boyd" w:date="2015-01-13T15:22:00Z">
                <w:pPr/>
              </w:pPrChange>
            </w:pPr>
            <w:r>
              <w:rPr>
                <w:rFonts w:eastAsia="Calibri" w:cs="Times New Roman"/>
              </w:rPr>
              <w:t xml:space="preserve">K11. </w:t>
            </w:r>
            <w:r w:rsidR="00816B27" w:rsidRPr="00ED0911">
              <w:rPr>
                <w:rFonts w:eastAsia="Calibri" w:cs="Times New Roman"/>
              </w:rPr>
              <w:t xml:space="preserve">Compared to 3 years ago, do you think the intensity of forest related </w:t>
            </w:r>
            <w:r w:rsidR="00694545" w:rsidRPr="00ED0911">
              <w:rPr>
                <w:rFonts w:eastAsia="Calibri" w:cs="Times New Roman"/>
              </w:rPr>
              <w:t>disagreements</w:t>
            </w:r>
            <w:r w:rsidR="00816B27" w:rsidRPr="00ED0911">
              <w:rPr>
                <w:rFonts w:eastAsia="Calibri" w:cs="Times New Roman"/>
              </w:rPr>
              <w:t xml:space="preserve"> between your community and other communities has increased, decreased, or stayed the same?</w:t>
            </w:r>
          </w:p>
          <w:p w14:paraId="031A5BBC" w14:textId="77777777" w:rsidR="00816B27" w:rsidRPr="00ED0911" w:rsidRDefault="00816B27" w:rsidP="00850AE1">
            <w:pPr>
              <w:spacing w:after="0" w:line="240" w:lineRule="auto"/>
              <w:contextualSpacing/>
              <w:pPrChange w:id="184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53DEC4D" w14:textId="77777777" w:rsidR="00816B27" w:rsidRPr="00ED0911" w:rsidRDefault="00816B27" w:rsidP="00850AE1">
            <w:pPr>
              <w:spacing w:after="0" w:line="240" w:lineRule="auto"/>
              <w:contextualSpacing/>
              <w:pPrChange w:id="1842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539F17DF" w14:textId="77777777" w:rsidR="00816B27" w:rsidRPr="00ED0911" w:rsidRDefault="00816B27" w:rsidP="00850AE1">
            <w:pPr>
              <w:spacing w:after="0" w:line="240" w:lineRule="auto"/>
              <w:contextualSpacing/>
              <w:pPrChange w:id="1843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1963A4F3" w14:textId="77777777" w:rsidR="00816B27" w:rsidRPr="00ED0911" w:rsidRDefault="00816B27" w:rsidP="00850AE1">
            <w:pPr>
              <w:spacing w:after="0" w:line="240" w:lineRule="auto"/>
              <w:contextualSpacing/>
              <w:pPrChange w:id="1844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1EBBB713" w14:textId="77777777" w:rsidR="00816B27" w:rsidRPr="00ED0911" w:rsidRDefault="00816B27" w:rsidP="00850AE1">
            <w:pPr>
              <w:spacing w:after="0" w:line="240" w:lineRule="auto"/>
              <w:contextualSpacing/>
              <w:pPrChange w:id="1845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226B219B" w14:textId="77777777" w:rsidR="00816B27" w:rsidRPr="00ED0911" w:rsidRDefault="00816B27" w:rsidP="00850AE1">
            <w:pPr>
              <w:spacing w:after="0" w:line="240" w:lineRule="auto"/>
              <w:contextualSpacing/>
              <w:pPrChange w:id="1846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02F4F8A6" w14:textId="77777777" w:rsidR="00816B27" w:rsidRPr="00ED0911" w:rsidRDefault="00816B27" w:rsidP="00850AE1">
            <w:pPr>
              <w:spacing w:after="0" w:line="240" w:lineRule="auto"/>
              <w:contextualSpacing/>
              <w:pPrChange w:id="1847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0AF3BAC5" w14:textId="77777777" w:rsidR="00816B27" w:rsidRPr="00ED0911" w:rsidRDefault="00816B27" w:rsidP="00850AE1">
            <w:pPr>
              <w:spacing w:after="0" w:line="240" w:lineRule="auto"/>
              <w:contextualSpacing/>
              <w:pPrChange w:id="1848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4350CF77" w14:textId="77777777" w:rsidR="00816B27" w:rsidRPr="00ED0911" w:rsidRDefault="00816B27" w:rsidP="00850AE1">
            <w:pPr>
              <w:spacing w:after="0" w:line="240" w:lineRule="auto"/>
              <w:contextualSpacing/>
              <w:pPrChange w:id="1849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816B27" w:rsidRPr="00ED0911" w14:paraId="5D21C2C1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80C9B57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50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6B06207" w14:textId="77777777" w:rsidR="00816B27" w:rsidRPr="00ED0911" w:rsidRDefault="00CE03EA" w:rsidP="00850AE1">
            <w:pPr>
              <w:spacing w:after="0" w:line="240" w:lineRule="auto"/>
              <w:contextualSpacing/>
              <w:pPrChange w:id="1851" w:author="Aidan Boyd" w:date="2015-01-13T15:22:00Z">
                <w:pPr>
                  <w:contextualSpacing/>
                </w:pPr>
              </w:pPrChange>
            </w:pPr>
            <w:r>
              <w:t>K12. I</w:t>
            </w:r>
            <w:r w:rsidR="00816B27" w:rsidRPr="00ED0911">
              <w:t xml:space="preserve">n general, when </w:t>
            </w:r>
            <w:r w:rsidR="00CF5F6A" w:rsidRPr="00ED0911">
              <w:t>disagreements</w:t>
            </w:r>
            <w:r w:rsidR="00816B27" w:rsidRPr="00ED0911">
              <w:t xml:space="preserve"> over forest land and resources arise between this village and other villages, what person or group of people play the most important role in resolving those di</w:t>
            </w:r>
            <w:r w:rsidR="00694545" w:rsidRPr="00ED0911">
              <w:t>sagreements</w:t>
            </w:r>
            <w:r w:rsidR="00816B27" w:rsidRPr="00ED0911"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7AD5F1E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Headperson</w:t>
            </w:r>
          </w:p>
          <w:p w14:paraId="2126BAB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NGO</w:t>
            </w:r>
          </w:p>
          <w:p w14:paraId="65D50C5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ZAWA</w:t>
            </w:r>
          </w:p>
          <w:p w14:paraId="3948337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Forest service (DFO)</w:t>
            </w:r>
          </w:p>
          <w:p w14:paraId="21EC04E0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 Village committee</w:t>
            </w:r>
          </w:p>
          <w:p w14:paraId="7683BD45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YGL</w:t>
            </w:r>
          </w:p>
          <w:p w14:paraId="3700ED3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Chief</w:t>
            </w:r>
          </w:p>
          <w:p w14:paraId="399A09A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5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8= Induna</w:t>
            </w:r>
          </w:p>
          <w:p w14:paraId="657183B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9= CRB</w:t>
            </w:r>
          </w:p>
          <w:p w14:paraId="4ED5FB56" w14:textId="76C6F6B2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10= </w:t>
            </w:r>
            <w:r w:rsidR="00D43ED3">
              <w:rPr>
                <w:rFonts w:cs="Times New Roman"/>
                <w:w w:val="105"/>
              </w:rPr>
              <w:t xml:space="preserve">Elected officials </w:t>
            </w:r>
          </w:p>
          <w:p w14:paraId="0217EA8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97= Other, specify</w:t>
            </w:r>
          </w:p>
          <w:p w14:paraId="6A8C560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24CCBAAA" w14:textId="77777777" w:rsidR="00816B27" w:rsidRPr="00ED0911" w:rsidRDefault="00816B27" w:rsidP="00850AE1">
            <w:pPr>
              <w:spacing w:after="0" w:line="240" w:lineRule="auto"/>
              <w:contextualSpacing/>
              <w:pPrChange w:id="186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3929B107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4C6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65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346FD7" w14:textId="77777777" w:rsidR="00816B27" w:rsidRPr="00ED0911" w:rsidRDefault="00CE03EA" w:rsidP="00850AE1">
            <w:pPr>
              <w:spacing w:after="0" w:line="240" w:lineRule="auto"/>
              <w:pPrChange w:id="1866" w:author="Aidan Boyd" w:date="2015-01-13T15:22:00Z">
                <w:pPr/>
              </w:pPrChange>
            </w:pPr>
            <w:r>
              <w:t xml:space="preserve">K13. </w:t>
            </w:r>
            <w:r w:rsidR="00816B27" w:rsidRPr="00ED0911">
              <w:t xml:space="preserve">In your opinion, is this process of resolving </w:t>
            </w:r>
            <w:r w:rsidR="00CF5F6A" w:rsidRPr="00ED0911">
              <w:t>disagreements</w:t>
            </w:r>
            <w:r w:rsidR="00816B27" w:rsidRPr="00ED0911">
              <w:t xml:space="preserve"> fair? </w:t>
            </w:r>
          </w:p>
          <w:p w14:paraId="0EB3914E" w14:textId="77777777" w:rsidR="00816B27" w:rsidRPr="00ED0911" w:rsidRDefault="00816B27" w:rsidP="00850AE1">
            <w:pPr>
              <w:spacing w:after="0" w:line="240" w:lineRule="auto"/>
              <w:contextualSpacing/>
              <w:rPr>
                <w:color w:val="000000"/>
              </w:rPr>
              <w:pPrChange w:id="186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DA1D1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Yes</w:t>
            </w:r>
          </w:p>
          <w:p w14:paraId="5F9B380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6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No</w:t>
            </w:r>
          </w:p>
          <w:p w14:paraId="60C1264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6CE570E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55FF70EB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224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7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5A5C3" w14:textId="77777777" w:rsidR="00816B27" w:rsidRPr="00ED0911" w:rsidRDefault="00CE03EA" w:rsidP="00850AE1">
            <w:pPr>
              <w:spacing w:after="0" w:line="240" w:lineRule="auto"/>
              <w:pPrChange w:id="1873" w:author="Aidan Boyd" w:date="2015-01-13T15:22:00Z">
                <w:pPr/>
              </w:pPrChange>
            </w:pPr>
            <w:r>
              <w:t xml:space="preserve">K14. </w:t>
            </w:r>
            <w:r w:rsidR="00816B27" w:rsidRPr="00ED0911">
              <w:t xml:space="preserve">In your opinion, has this process of resolving </w:t>
            </w:r>
            <w:r w:rsidR="00CF5F6A" w:rsidRPr="00ED0911">
              <w:t>disagreements</w:t>
            </w:r>
            <w:r w:rsidR="00816B27" w:rsidRPr="00ED0911"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54EFC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Yes</w:t>
            </w:r>
          </w:p>
          <w:p w14:paraId="557E5E48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No</w:t>
            </w:r>
          </w:p>
          <w:p w14:paraId="6BF3DF9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05D4F67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7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127247CA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CAB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7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BD15DD" w14:textId="77777777" w:rsidR="00816B27" w:rsidRPr="00ED0911" w:rsidRDefault="00CE03EA" w:rsidP="00850AE1">
            <w:pPr>
              <w:spacing w:after="0" w:line="240" w:lineRule="auto"/>
              <w:contextualSpacing/>
              <w:pPrChange w:id="1879" w:author="Aidan Boyd" w:date="2015-01-13T15:22:00Z">
                <w:pPr>
                  <w:contextualSpacing/>
                </w:pPr>
              </w:pPrChange>
            </w:pPr>
            <w:r>
              <w:t xml:space="preserve">K15. </w:t>
            </w:r>
            <w:r w:rsidR="00816B27" w:rsidRPr="00ED0911">
              <w:t xml:space="preserve">In general, what are the most common kinds of forest land and resource related </w:t>
            </w:r>
            <w:r w:rsidR="00CF5F6A" w:rsidRPr="00ED0911">
              <w:t>disagreements</w:t>
            </w:r>
            <w:r w:rsidR="00816B27" w:rsidRPr="00ED0911">
              <w:t xml:space="preserve"> that your community experiences with </w:t>
            </w:r>
            <w:r w:rsidR="00816B27" w:rsidRPr="00ED0911">
              <w:rPr>
                <w:b/>
              </w:rPr>
              <w:t>other EXTERNAL actors</w:t>
            </w:r>
            <w:r w:rsidR="00816B27" w:rsidRPr="00ED0911">
              <w:t xml:space="preserve"> (with government officials, miners, investors, etc.)? </w:t>
            </w:r>
          </w:p>
          <w:p w14:paraId="52FCA663" w14:textId="77777777" w:rsidR="00816B27" w:rsidRPr="00ED0911" w:rsidRDefault="00816B27" w:rsidP="00850AE1">
            <w:pPr>
              <w:spacing w:after="0" w:line="240" w:lineRule="auto"/>
              <w:contextualSpacing/>
              <w:rPr>
                <w:color w:val="000000"/>
              </w:rPr>
              <w:pPrChange w:id="1880" w:author="Aidan Boyd" w:date="2015-01-13T15:22:00Z">
                <w:pPr>
                  <w:contextualSpacing/>
                </w:pPr>
              </w:pPrChange>
            </w:pPr>
            <w:r w:rsidRPr="00ED0911">
              <w:t>PROBE AND CODE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187FB68" w14:textId="1664DB7D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0= There are no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 xml:space="preserve">s </w:t>
            </w:r>
          </w:p>
          <w:p w14:paraId="18C49DA6" w14:textId="0F2EA641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1= Boundary </w:t>
            </w:r>
            <w:r w:rsidR="00911E15">
              <w:rPr>
                <w:rFonts w:cs="Times New Roman"/>
                <w:w w:val="105"/>
              </w:rPr>
              <w:t>dispute</w:t>
            </w:r>
            <w:r w:rsidRPr="00ED0911">
              <w:rPr>
                <w:rFonts w:cs="Times New Roman"/>
                <w:w w:val="105"/>
              </w:rPr>
              <w:t>s</w:t>
            </w:r>
          </w:p>
          <w:p w14:paraId="49E0AD1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Which NTFPs can and cannot be harvested from forests</w:t>
            </w:r>
          </w:p>
          <w:p w14:paraId="4B5E1A2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Grazing of livestock in forests</w:t>
            </w:r>
          </w:p>
          <w:p w14:paraId="741D7A1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Cutting trees in forests</w:t>
            </w:r>
          </w:p>
          <w:p w14:paraId="29E0D7B6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5=Ownership over trees in forests</w:t>
            </w:r>
          </w:p>
          <w:p w14:paraId="31C02C9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Fires or burning in the forest</w:t>
            </w:r>
          </w:p>
          <w:p w14:paraId="347AB382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88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Hunting or fishing</w:t>
            </w:r>
          </w:p>
          <w:p w14:paraId="62454D3A" w14:textId="77777777" w:rsidR="00816B27" w:rsidRPr="00ED0911" w:rsidRDefault="00816B27" w:rsidP="00850AE1">
            <w:pPr>
              <w:spacing w:after="0" w:line="240" w:lineRule="auto"/>
              <w:contextualSpacing/>
              <w:pPrChange w:id="1889" w:author="Aidan Boyd" w:date="2015-01-13T15:22:00Z">
                <w:pPr>
                  <w:contextualSpacing/>
                </w:pPr>
              </w:pPrChange>
            </w:pPr>
            <w:r w:rsidRPr="00ED0911">
              <w:t>97= Other, please specify</w:t>
            </w:r>
          </w:p>
          <w:p w14:paraId="17B0A375" w14:textId="77777777" w:rsidR="00816B27" w:rsidRPr="00ED0911" w:rsidRDefault="00816B27" w:rsidP="00850AE1">
            <w:pPr>
              <w:spacing w:after="0" w:line="240" w:lineRule="auto"/>
              <w:contextualSpacing/>
              <w:pPrChange w:id="1890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6E7B7CDE" w14:textId="77777777" w:rsidR="00816B27" w:rsidRPr="00ED0911" w:rsidRDefault="00816B27" w:rsidP="00850AE1">
            <w:pPr>
              <w:spacing w:after="0" w:line="240" w:lineRule="auto"/>
              <w:contextualSpacing/>
              <w:pPrChange w:id="1891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8C1A18" w:rsidRPr="00ED0911" w14:paraId="07A8F5E3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38BCAA" w14:textId="77777777" w:rsidR="008C1A18" w:rsidRPr="00ED0911" w:rsidRDefault="008C1A18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9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CAAAD03" w14:textId="77777777" w:rsidR="008C1A18" w:rsidRPr="00ED0911" w:rsidRDefault="00CE03EA" w:rsidP="00850AE1">
            <w:pPr>
              <w:spacing w:after="0" w:line="240" w:lineRule="auto"/>
              <w:contextualSpacing/>
              <w:pPrChange w:id="1893" w:author="Aidan Boyd" w:date="2015-01-13T15:22:00Z">
                <w:pPr>
                  <w:contextualSpacing/>
                </w:pPr>
              </w:pPrChange>
            </w:pPr>
            <w:r>
              <w:t xml:space="preserve">K16. </w:t>
            </w:r>
            <w:r w:rsidR="008C1A18" w:rsidRPr="00ED0911">
              <w:t xml:space="preserve">In the past 12 months, about how many total </w:t>
            </w:r>
            <w:r w:rsidR="00CF5F6A" w:rsidRPr="00ED0911">
              <w:t>disagreements</w:t>
            </w:r>
            <w:r w:rsidR="008C1A18" w:rsidRPr="00ED0911">
              <w:t xml:space="preserve"> occurred between your community and </w:t>
            </w:r>
            <w:r w:rsidR="008C1A18" w:rsidRPr="00ED0911">
              <w:rPr>
                <w:b/>
              </w:rPr>
              <w:t>EXTERNAL actors</w:t>
            </w:r>
            <w:r w:rsidR="008C1A18" w:rsidRPr="00ED0911">
              <w:t xml:space="preserve"> (with government officials, miners, investors, </w:t>
            </w:r>
            <w:proofErr w:type="gramStart"/>
            <w:r w:rsidR="008C1A18" w:rsidRPr="00ED0911">
              <w:t>etc.</w:t>
            </w:r>
            <w:proofErr w:type="gramEnd"/>
            <w:r w:rsidR="008C1A18" w:rsidRPr="00ED0911">
              <w:t>)</w:t>
            </w:r>
          </w:p>
          <w:p w14:paraId="2ABC0B1B" w14:textId="77777777" w:rsidR="008C1A18" w:rsidRPr="00ED0911" w:rsidRDefault="008C1A18" w:rsidP="00850AE1">
            <w:pPr>
              <w:spacing w:after="0" w:line="240" w:lineRule="auto"/>
              <w:contextualSpacing/>
              <w:pPrChange w:id="189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B02DB6F" w14:textId="77777777" w:rsidR="008C1A18" w:rsidRPr="00ED0911" w:rsidRDefault="008C1A18" w:rsidP="00850AE1">
            <w:pPr>
              <w:spacing w:after="0" w:line="240" w:lineRule="auto"/>
              <w:contextualSpacing/>
              <w:pPrChange w:id="1895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23F8A569" w14:textId="77777777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EDC0A8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896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704D9E6" w14:textId="77777777" w:rsidR="00816B27" w:rsidRPr="00ED0911" w:rsidRDefault="00CE03EA" w:rsidP="00850AE1">
            <w:pPr>
              <w:spacing w:after="0" w:line="240" w:lineRule="auto"/>
              <w:contextualSpacing/>
              <w:pPrChange w:id="1897" w:author="Aidan Boyd" w:date="2015-01-13T15:22:00Z">
                <w:pPr>
                  <w:contextualSpacing/>
                </w:pPr>
              </w:pPrChange>
            </w:pPr>
            <w:r>
              <w:t xml:space="preserve">K17. </w:t>
            </w:r>
            <w:r w:rsidR="00816B27" w:rsidRPr="00ED0911">
              <w:t xml:space="preserve">Compared to 3 years ago, do you think the number of forest land and resource related </w:t>
            </w:r>
            <w:r w:rsidR="00CF5F6A" w:rsidRPr="00ED0911">
              <w:t>disagreements</w:t>
            </w:r>
            <w:r w:rsidR="00816B27" w:rsidRPr="00ED0911">
              <w:t xml:space="preserve"> that your community has experienced wi</w:t>
            </w:r>
            <w:r w:rsidR="00816B27" w:rsidRPr="00ED0911">
              <w:rPr>
                <w:b/>
              </w:rPr>
              <w:t>th other EXTERNAL actors</w:t>
            </w:r>
            <w:r w:rsidR="00816B27" w:rsidRPr="00ED0911">
              <w:t xml:space="preserve"> (with government officials, miners, investors, etc.) has increased, decreased, or stayed the same?</w:t>
            </w:r>
          </w:p>
          <w:p w14:paraId="102849EA" w14:textId="77777777" w:rsidR="00816B27" w:rsidRPr="00ED0911" w:rsidRDefault="00816B27" w:rsidP="00850AE1">
            <w:pPr>
              <w:spacing w:after="0" w:line="240" w:lineRule="auto"/>
              <w:contextualSpacing/>
              <w:pPrChange w:id="1898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A84523" w14:textId="77777777" w:rsidR="00816B27" w:rsidRPr="00ED0911" w:rsidRDefault="00816B27" w:rsidP="00850AE1">
            <w:pPr>
              <w:spacing w:after="0" w:line="240" w:lineRule="auto"/>
              <w:contextualSpacing/>
              <w:pPrChange w:id="1899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76713337" w14:textId="77777777" w:rsidR="00816B27" w:rsidRPr="00ED0911" w:rsidRDefault="00816B27" w:rsidP="00850AE1">
            <w:pPr>
              <w:spacing w:after="0" w:line="240" w:lineRule="auto"/>
              <w:contextualSpacing/>
              <w:pPrChange w:id="1900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6FC6CD92" w14:textId="77777777" w:rsidR="00816B27" w:rsidRPr="00ED0911" w:rsidRDefault="00816B27" w:rsidP="00850AE1">
            <w:pPr>
              <w:spacing w:after="0" w:line="240" w:lineRule="auto"/>
              <w:contextualSpacing/>
              <w:pPrChange w:id="1901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38C95F56" w14:textId="77777777" w:rsidR="00816B27" w:rsidRPr="00ED0911" w:rsidRDefault="00816B27" w:rsidP="00850AE1">
            <w:pPr>
              <w:spacing w:after="0" w:line="240" w:lineRule="auto"/>
              <w:contextualSpacing/>
              <w:pPrChange w:id="1902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205B457A" w14:textId="77777777" w:rsidR="00816B27" w:rsidRPr="00ED0911" w:rsidRDefault="00816B27" w:rsidP="00850AE1">
            <w:pPr>
              <w:spacing w:after="0" w:line="240" w:lineRule="auto"/>
              <w:contextualSpacing/>
              <w:pPrChange w:id="1903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68852DFD" w14:textId="77777777" w:rsidR="00816B27" w:rsidRPr="00ED0911" w:rsidRDefault="00816B27" w:rsidP="00850AE1">
            <w:pPr>
              <w:spacing w:after="0" w:line="240" w:lineRule="auto"/>
              <w:contextualSpacing/>
              <w:pPrChange w:id="1904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5842267D" w14:textId="77777777" w:rsidR="00816B27" w:rsidRPr="00ED0911" w:rsidRDefault="00816B27" w:rsidP="00850AE1">
            <w:pPr>
              <w:spacing w:after="0" w:line="240" w:lineRule="auto"/>
              <w:contextualSpacing/>
              <w:pPrChange w:id="1905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7CCB729B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06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8C1A18" w:rsidRPr="00ED0911" w14:paraId="42D27087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4EE85CA" w14:textId="77777777" w:rsidR="008C1A18" w:rsidRPr="00ED0911" w:rsidRDefault="008C1A18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0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D8F454A" w14:textId="77777777" w:rsidR="008C1A18" w:rsidRPr="00ED0911" w:rsidRDefault="00CE03EA" w:rsidP="00850AE1">
            <w:pPr>
              <w:spacing w:after="0" w:line="240" w:lineRule="auto"/>
              <w:contextualSpacing/>
              <w:pPrChange w:id="1908" w:author="Aidan Boyd" w:date="2015-01-13T15:22:00Z">
                <w:pPr>
                  <w:contextualSpacing/>
                </w:pPr>
              </w:pPrChange>
            </w:pPr>
            <w:r>
              <w:t xml:space="preserve">K18. </w:t>
            </w:r>
            <w:r w:rsidR="008C1A18" w:rsidRPr="00ED0911">
              <w:t xml:space="preserve">How many of the </w:t>
            </w:r>
            <w:r w:rsidR="00CF5F6A" w:rsidRPr="00ED0911">
              <w:t>disagreements</w:t>
            </w:r>
            <w:r w:rsidR="008C1A18" w:rsidRPr="00ED0911">
              <w:t xml:space="preserve"> that occurred in the past 12 months between your community and EXTERNAL actors (with government officials, miners, investors, etc.) resulted in violence or the destruction of property? </w:t>
            </w:r>
          </w:p>
          <w:p w14:paraId="1C61F67C" w14:textId="77777777" w:rsidR="008C1A18" w:rsidRPr="00ED0911" w:rsidRDefault="008C1A18" w:rsidP="00850AE1">
            <w:pPr>
              <w:spacing w:after="0" w:line="240" w:lineRule="auto"/>
              <w:rPr>
                <w:rFonts w:eastAsia="Calibri" w:cs="Times New Roman"/>
              </w:rPr>
              <w:pPrChange w:id="1909" w:author="Aidan Boyd" w:date="2015-01-13T15:22:00Z">
                <w:pPr/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539BB46" w14:textId="77777777" w:rsidR="008C1A18" w:rsidRPr="00ED0911" w:rsidRDefault="008C1A18" w:rsidP="00850AE1">
            <w:pPr>
              <w:spacing w:after="0" w:line="240" w:lineRule="auto"/>
              <w:contextualSpacing/>
              <w:pPrChange w:id="1910" w:author="Aidan Boyd" w:date="2015-01-13T15:22:00Z">
                <w:pPr>
                  <w:contextualSpacing/>
                </w:pPr>
              </w:pPrChange>
            </w:pPr>
          </w:p>
        </w:tc>
      </w:tr>
      <w:tr w:rsidR="00816B27" w:rsidRPr="00ED0911" w14:paraId="08B26946" w14:textId="77777777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E33CDE0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11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6DD441" w14:textId="77777777" w:rsidR="00816B27" w:rsidRPr="00ED0911" w:rsidRDefault="00CE03EA" w:rsidP="00850AE1">
            <w:pPr>
              <w:spacing w:after="0" w:line="240" w:lineRule="auto"/>
              <w:rPr>
                <w:rFonts w:eastAsia="Times New Roman" w:cs="Times New Roman"/>
                <w:bCs/>
                <w:color w:val="000000"/>
              </w:rPr>
              <w:pPrChange w:id="1912" w:author="Aidan Boyd" w:date="2015-01-13T15:22:00Z">
                <w:pPr/>
              </w:pPrChange>
            </w:pPr>
            <w:r>
              <w:rPr>
                <w:rFonts w:eastAsia="Calibri" w:cs="Times New Roman"/>
              </w:rPr>
              <w:t xml:space="preserve">K19. </w:t>
            </w:r>
            <w:r w:rsidR="00816B27" w:rsidRPr="00ED0911">
              <w:rPr>
                <w:rFonts w:eastAsia="Calibri" w:cs="Times New Roman"/>
              </w:rPr>
              <w:t xml:space="preserve">Compared to 3 years ago, do you think the intensity of forest related </w:t>
            </w:r>
            <w:r w:rsidR="008C1A18" w:rsidRPr="00ED0911">
              <w:rPr>
                <w:rFonts w:eastAsia="Calibri" w:cs="Times New Roman"/>
              </w:rPr>
              <w:t xml:space="preserve">disagreements </w:t>
            </w:r>
            <w:r w:rsidR="00816B27" w:rsidRPr="00ED0911">
              <w:rPr>
                <w:rFonts w:eastAsia="Calibri" w:cs="Times New Roman"/>
              </w:rPr>
              <w:t xml:space="preserve">between your community and </w:t>
            </w:r>
            <w:r w:rsidR="00816B27" w:rsidRPr="00ED0911">
              <w:t>EXTERNAL actors (with government officials, miners, investors, etc.)</w:t>
            </w:r>
            <w:r w:rsidR="00816B27" w:rsidRPr="00ED0911">
              <w:rPr>
                <w:rFonts w:eastAsia="Calibri" w:cs="Times New Roman"/>
              </w:rPr>
              <w:t xml:space="preserve"> has increased, decreased, or stayed the same?</w:t>
            </w:r>
          </w:p>
          <w:p w14:paraId="44749F33" w14:textId="77777777" w:rsidR="00816B27" w:rsidRPr="00ED0911" w:rsidRDefault="00816B27" w:rsidP="00850AE1">
            <w:pPr>
              <w:spacing w:after="0" w:line="240" w:lineRule="auto"/>
              <w:contextualSpacing/>
              <w:pPrChange w:id="1913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90C3C59" w14:textId="77777777" w:rsidR="00816B27" w:rsidRPr="00ED0911" w:rsidRDefault="00816B27" w:rsidP="00850AE1">
            <w:pPr>
              <w:spacing w:after="0" w:line="240" w:lineRule="auto"/>
              <w:contextualSpacing/>
              <w:pPrChange w:id="1914" w:author="Aidan Boyd" w:date="2015-01-13T15:22:00Z">
                <w:pPr>
                  <w:contextualSpacing/>
                </w:pPr>
              </w:pPrChange>
            </w:pPr>
            <w:r w:rsidRPr="00ED0911">
              <w:t>1=Increased a lot</w:t>
            </w:r>
          </w:p>
          <w:p w14:paraId="7573ED7B" w14:textId="77777777" w:rsidR="00816B27" w:rsidRPr="00ED0911" w:rsidRDefault="00816B27" w:rsidP="00850AE1">
            <w:pPr>
              <w:spacing w:after="0" w:line="240" w:lineRule="auto"/>
              <w:contextualSpacing/>
              <w:pPrChange w:id="1915" w:author="Aidan Boyd" w:date="2015-01-13T15:22:00Z">
                <w:pPr>
                  <w:contextualSpacing/>
                </w:pPr>
              </w:pPrChange>
            </w:pPr>
            <w:r w:rsidRPr="00ED0911">
              <w:t>2=Increased a little</w:t>
            </w:r>
          </w:p>
          <w:p w14:paraId="7B6A8F00" w14:textId="77777777" w:rsidR="00816B27" w:rsidRPr="00ED0911" w:rsidRDefault="00816B27" w:rsidP="00850AE1">
            <w:pPr>
              <w:spacing w:after="0" w:line="240" w:lineRule="auto"/>
              <w:contextualSpacing/>
              <w:pPrChange w:id="1916" w:author="Aidan Boyd" w:date="2015-01-13T15:22:00Z">
                <w:pPr>
                  <w:contextualSpacing/>
                </w:pPr>
              </w:pPrChange>
            </w:pPr>
            <w:r w:rsidRPr="00ED0911">
              <w:t>3=Remained the same</w:t>
            </w:r>
          </w:p>
          <w:p w14:paraId="41FCF500" w14:textId="77777777" w:rsidR="00816B27" w:rsidRPr="00ED0911" w:rsidRDefault="00816B27" w:rsidP="00850AE1">
            <w:pPr>
              <w:spacing w:after="0" w:line="240" w:lineRule="auto"/>
              <w:contextualSpacing/>
              <w:pPrChange w:id="1917" w:author="Aidan Boyd" w:date="2015-01-13T15:22:00Z">
                <w:pPr>
                  <w:contextualSpacing/>
                </w:pPr>
              </w:pPrChange>
            </w:pPr>
            <w:r w:rsidRPr="00ED0911">
              <w:t>4=Decreased a little</w:t>
            </w:r>
          </w:p>
          <w:p w14:paraId="204FE089" w14:textId="77777777" w:rsidR="00816B27" w:rsidRPr="00ED0911" w:rsidRDefault="00816B27" w:rsidP="00850AE1">
            <w:pPr>
              <w:spacing w:after="0" w:line="240" w:lineRule="auto"/>
              <w:contextualSpacing/>
              <w:pPrChange w:id="1918" w:author="Aidan Boyd" w:date="2015-01-13T15:22:00Z">
                <w:pPr>
                  <w:contextualSpacing/>
                </w:pPr>
              </w:pPrChange>
            </w:pPr>
            <w:r w:rsidRPr="00ED0911">
              <w:t>5=Decreased a lot</w:t>
            </w:r>
          </w:p>
          <w:p w14:paraId="3365B1F3" w14:textId="77777777" w:rsidR="00816B27" w:rsidRPr="00ED0911" w:rsidRDefault="00816B27" w:rsidP="00850AE1">
            <w:pPr>
              <w:spacing w:after="0" w:line="240" w:lineRule="auto"/>
              <w:contextualSpacing/>
              <w:pPrChange w:id="1919" w:author="Aidan Boyd" w:date="2015-01-13T15:22:00Z">
                <w:pPr>
                  <w:contextualSpacing/>
                </w:pPr>
              </w:pPrChange>
            </w:pPr>
            <w:r w:rsidRPr="00ED0911">
              <w:t>97=Other, please specify</w:t>
            </w:r>
          </w:p>
          <w:p w14:paraId="5F688A5F" w14:textId="77777777" w:rsidR="00816B27" w:rsidRPr="00ED0911" w:rsidRDefault="00816B27" w:rsidP="00850AE1">
            <w:pPr>
              <w:spacing w:after="0" w:line="240" w:lineRule="auto"/>
              <w:contextualSpacing/>
              <w:pPrChange w:id="1920" w:author="Aidan Boyd" w:date="2015-01-13T15:22:00Z">
                <w:pPr>
                  <w:contextualSpacing/>
                </w:pPr>
              </w:pPrChange>
            </w:pPr>
            <w:r w:rsidRPr="00ED0911">
              <w:t>888=Don’t know</w:t>
            </w:r>
          </w:p>
          <w:p w14:paraId="48914936" w14:textId="77777777" w:rsidR="00816B27" w:rsidRPr="00ED0911" w:rsidRDefault="00816B27" w:rsidP="00850AE1">
            <w:pPr>
              <w:spacing w:after="0" w:line="240" w:lineRule="auto"/>
              <w:contextualSpacing/>
              <w:pPrChange w:id="1921" w:author="Aidan Boyd" w:date="2015-01-13T15:22:00Z">
                <w:pPr>
                  <w:contextualSpacing/>
                </w:pPr>
              </w:pPrChange>
            </w:pPr>
            <w:r w:rsidRPr="00ED0911">
              <w:t>999=Preferred not to answer</w:t>
            </w:r>
          </w:p>
        </w:tc>
      </w:tr>
      <w:tr w:rsidR="00816B27" w:rsidRPr="00ED0911" w14:paraId="2E34309E" w14:textId="77777777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7D4EF0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22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54A22FB" w14:textId="77777777" w:rsidR="00816B27" w:rsidRPr="00ED0911" w:rsidRDefault="00CE03EA" w:rsidP="00850AE1">
            <w:pPr>
              <w:spacing w:after="0" w:line="240" w:lineRule="auto"/>
              <w:contextualSpacing/>
              <w:pPrChange w:id="1923" w:author="Aidan Boyd" w:date="2015-01-13T15:22:00Z">
                <w:pPr>
                  <w:contextualSpacing/>
                </w:pPr>
              </w:pPrChange>
            </w:pPr>
            <w:r>
              <w:t xml:space="preserve">K20. </w:t>
            </w:r>
            <w:r w:rsidR="00816B27" w:rsidRPr="00ED0911">
              <w:t xml:space="preserve">In general, when </w:t>
            </w:r>
            <w:r w:rsidR="00CF5F6A" w:rsidRPr="00ED0911">
              <w:t>disagreements</w:t>
            </w:r>
            <w:r w:rsidR="00816B27" w:rsidRPr="00ED0911">
              <w:t xml:space="preserve"> over forest land and resources arise between your community and EXTERNAL actors (with government officials, miners, investors, etc.) what person or </w:t>
            </w:r>
            <w:proofErr w:type="gramStart"/>
            <w:r w:rsidR="00816B27" w:rsidRPr="00ED0911">
              <w:t>group of people play</w:t>
            </w:r>
            <w:proofErr w:type="gramEnd"/>
            <w:r w:rsidR="00816B27" w:rsidRPr="00ED0911">
              <w:t xml:space="preserve"> the most important role in resolving those di</w:t>
            </w:r>
            <w:r w:rsidR="00694545" w:rsidRPr="00ED0911">
              <w:t>sagreements</w:t>
            </w:r>
            <w:r w:rsidR="00816B27" w:rsidRPr="00ED0911">
              <w:t xml:space="preserve">? 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82CD03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Headperson</w:t>
            </w:r>
          </w:p>
          <w:p w14:paraId="7A3C0645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NGO</w:t>
            </w:r>
          </w:p>
          <w:p w14:paraId="6BC98BC9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3= ZAWA</w:t>
            </w:r>
          </w:p>
          <w:p w14:paraId="2E048EA3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4= Forest service (DFO)</w:t>
            </w:r>
          </w:p>
          <w:p w14:paraId="7FE0DD5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5= Village committee</w:t>
            </w:r>
          </w:p>
          <w:p w14:paraId="7098B33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2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6= YGL</w:t>
            </w:r>
          </w:p>
          <w:p w14:paraId="2D211A9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7= Chief</w:t>
            </w:r>
          </w:p>
          <w:p w14:paraId="6A057D80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8= Induna</w:t>
            </w:r>
          </w:p>
          <w:p w14:paraId="6FAC7A4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9= CRB</w:t>
            </w:r>
          </w:p>
          <w:p w14:paraId="46DAF8E3" w14:textId="0A8A88B2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 xml:space="preserve">10= </w:t>
            </w:r>
            <w:r w:rsidR="00D43ED3">
              <w:rPr>
                <w:rFonts w:cs="Times New Roman"/>
                <w:w w:val="105"/>
              </w:rPr>
              <w:t xml:space="preserve">Elected officials </w:t>
            </w:r>
          </w:p>
          <w:p w14:paraId="598AFE3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4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97= Other, specify</w:t>
            </w:r>
          </w:p>
          <w:p w14:paraId="4448924D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35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2F215E87" w14:textId="77777777" w:rsidR="00816B27" w:rsidRPr="00ED0911" w:rsidRDefault="00816B27" w:rsidP="00850AE1">
            <w:pPr>
              <w:spacing w:after="0" w:line="240" w:lineRule="auto"/>
              <w:contextualSpacing/>
              <w:pPrChange w:id="193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54097147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37E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37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EF74D" w14:textId="77777777" w:rsidR="00816B27" w:rsidRPr="00ED0911" w:rsidRDefault="00CE03EA" w:rsidP="00850AE1">
            <w:pPr>
              <w:spacing w:after="0" w:line="240" w:lineRule="auto"/>
              <w:pPrChange w:id="1938" w:author="Aidan Boyd" w:date="2015-01-13T15:22:00Z">
                <w:pPr/>
              </w:pPrChange>
            </w:pPr>
            <w:r>
              <w:t xml:space="preserve">K21. </w:t>
            </w:r>
            <w:r w:rsidR="00816B27" w:rsidRPr="00ED0911">
              <w:t xml:space="preserve">In your opinion, is this process of resolving </w:t>
            </w:r>
            <w:r w:rsidR="00CF5F6A" w:rsidRPr="00ED0911">
              <w:t>disagreements</w:t>
            </w:r>
            <w:r w:rsidR="00816B27" w:rsidRPr="00ED0911">
              <w:t xml:space="preserve"> fair? </w:t>
            </w:r>
          </w:p>
          <w:p w14:paraId="67A2063C" w14:textId="77777777" w:rsidR="00816B27" w:rsidRPr="00ED0911" w:rsidRDefault="00816B27" w:rsidP="00850AE1">
            <w:pPr>
              <w:spacing w:after="0" w:line="240" w:lineRule="auto"/>
              <w:contextualSpacing/>
              <w:rPr>
                <w:color w:val="000000"/>
              </w:rPr>
              <w:pPrChange w:id="1939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DD60DA7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0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Yes</w:t>
            </w:r>
          </w:p>
          <w:p w14:paraId="27D6AD84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1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No</w:t>
            </w:r>
          </w:p>
          <w:p w14:paraId="71CB5F5E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2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22167EC1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3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  <w:tr w:rsidR="00816B27" w:rsidRPr="00ED0911" w14:paraId="5D1C7BCC" w14:textId="77777777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8F5B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eastAsia="Calibri" w:cs="Times New Roman"/>
              </w:rPr>
              <w:pPrChange w:id="1944" w:author="Aidan Boyd" w:date="2015-01-13T15:22:00Z">
                <w:pPr>
                  <w:contextualSpacing/>
                </w:pPr>
              </w:pPrChange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75261" w14:textId="77777777" w:rsidR="00816B27" w:rsidRPr="00ED0911" w:rsidRDefault="00CE03EA" w:rsidP="00850AE1">
            <w:pPr>
              <w:spacing w:after="0" w:line="240" w:lineRule="auto"/>
              <w:pPrChange w:id="1945" w:author="Aidan Boyd" w:date="2015-01-13T15:22:00Z">
                <w:pPr/>
              </w:pPrChange>
            </w:pPr>
            <w:r>
              <w:t xml:space="preserve">K22. </w:t>
            </w:r>
            <w:r w:rsidR="00816B27" w:rsidRPr="00ED0911">
              <w:t xml:space="preserve">In your opinion, has this process of resolving </w:t>
            </w:r>
            <w:r w:rsidR="00CF5F6A" w:rsidRPr="00ED0911">
              <w:t>disagreements</w:t>
            </w:r>
            <w:r w:rsidR="00816B27" w:rsidRPr="00ED0911">
              <w:t xml:space="preserve"> brought about a lasting peace? </w:t>
            </w: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B00F2F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6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1= Yes</w:t>
            </w:r>
          </w:p>
          <w:p w14:paraId="34433D8A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7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2= No</w:t>
            </w:r>
          </w:p>
          <w:p w14:paraId="129CAB35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8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888=Don’t know</w:t>
            </w:r>
          </w:p>
          <w:p w14:paraId="1F60BC17" w14:textId="77777777" w:rsidR="00816B27" w:rsidRPr="00ED0911" w:rsidRDefault="00816B27" w:rsidP="00850AE1">
            <w:pPr>
              <w:spacing w:after="0" w:line="240" w:lineRule="auto"/>
              <w:contextualSpacing/>
              <w:rPr>
                <w:rFonts w:cs="Times New Roman"/>
                <w:w w:val="105"/>
              </w:rPr>
              <w:pPrChange w:id="1949" w:author="Aidan Boyd" w:date="2015-01-13T15:22:00Z">
                <w:pPr>
                  <w:contextualSpacing/>
                </w:pPr>
              </w:pPrChange>
            </w:pPr>
            <w:r w:rsidRPr="00ED0911">
              <w:rPr>
                <w:rFonts w:cs="Times New Roman"/>
                <w:w w:val="105"/>
              </w:rPr>
              <w:t>999=Preferred not to answer</w:t>
            </w:r>
          </w:p>
        </w:tc>
      </w:tr>
    </w:tbl>
    <w:p w14:paraId="28C618DA" w14:textId="77777777" w:rsidR="00AC500F" w:rsidRPr="00ED0911" w:rsidRDefault="00AC500F" w:rsidP="00850AE1">
      <w:pPr>
        <w:spacing w:after="0" w:line="240" w:lineRule="auto"/>
        <w:rPr>
          <w:rFonts w:cs="Arial"/>
        </w:rPr>
        <w:pPrChange w:id="1950" w:author="Aidan Boyd" w:date="2015-01-13T15:22:00Z">
          <w:pPr/>
        </w:pPrChange>
      </w:pPr>
    </w:p>
    <w:p w14:paraId="52B43192" w14:textId="77777777" w:rsidR="00CE03EA" w:rsidRPr="00CE03EA" w:rsidRDefault="00CE03EA" w:rsidP="00850AE1">
      <w:pPr>
        <w:pStyle w:val="Heading3"/>
        <w:pPrChange w:id="1951" w:author="Aidan Boyd" w:date="2015-01-13T15:23:00Z">
          <w:pPr/>
        </w:pPrChange>
      </w:pPr>
      <w:commentRangeStart w:id="1952"/>
      <w:commentRangeStart w:id="1953"/>
      <w:r w:rsidRPr="00CE03EA">
        <w:t>L. COMMUNITY DEVELOPMENT</w:t>
      </w:r>
      <w:commentRangeEnd w:id="1952"/>
      <w:r w:rsidR="00346AB3">
        <w:rPr>
          <w:rStyle w:val="CommentReference"/>
        </w:rPr>
        <w:commentReference w:id="1952"/>
      </w:r>
      <w:commentRangeEnd w:id="1953"/>
      <w:r w:rsidR="004441FD">
        <w:rPr>
          <w:rStyle w:val="CommentReference"/>
          <w:b w:val="0"/>
          <w:caps w:val="0"/>
          <w:color w:val="auto"/>
          <w:spacing w:val="0"/>
        </w:rPr>
        <w:commentReference w:id="1953"/>
      </w:r>
    </w:p>
    <w:p w14:paraId="65DE87BA" w14:textId="77777777" w:rsidR="00AC500F" w:rsidRPr="00ED0911" w:rsidRDefault="00AC500F" w:rsidP="00850AE1">
      <w:pPr>
        <w:spacing w:after="0" w:line="240" w:lineRule="auto"/>
        <w:rPr>
          <w:i/>
        </w:rPr>
        <w:pPrChange w:id="1955" w:author="Aidan Boyd" w:date="2015-01-13T15:22:00Z">
          <w:pPr/>
        </w:pPrChange>
      </w:pPr>
      <w:r w:rsidRPr="00ED0911">
        <w:rPr>
          <w:rFonts w:cs="Arial"/>
        </w:rPr>
        <w:t>Please rank/ grade the following list of assets/resources</w:t>
      </w:r>
      <w:r w:rsidRPr="00ED0911">
        <w:rPr>
          <w:rFonts w:cs="Arial"/>
          <w:b/>
        </w:rPr>
        <w:t xml:space="preserve">/ </w:t>
      </w:r>
      <w:r w:rsidRPr="00ED0911">
        <w:rPr>
          <w:rFonts w:cs="Arial"/>
        </w:rPr>
        <w:t>properties in terms of most important to least important for the future/development of your community</w:t>
      </w:r>
      <w:proofErr w:type="gramStart"/>
      <w:r w:rsidR="00CF5F6A" w:rsidRPr="00ED0911">
        <w:rPr>
          <w:rFonts w:cs="Arial"/>
        </w:rPr>
        <w:t xml:space="preserve">. </w:t>
      </w:r>
      <w:r w:rsidR="00CF5F6A" w:rsidRPr="00ED0911">
        <w:rPr>
          <w:rFonts w:cs="Arial"/>
          <w:i/>
        </w:rPr>
        <w:t xml:space="preserve"> </w:t>
      </w:r>
      <w:proofErr w:type="gramEnd"/>
      <w:r w:rsidR="00CF5F6A" w:rsidRPr="00ED0911">
        <w:rPr>
          <w:rFonts w:cs="Arial"/>
          <w:i/>
        </w:rPr>
        <w:t xml:space="preserve">ENUMERATOR: Please show the respondent the visual prop. </w:t>
      </w:r>
    </w:p>
    <w:tbl>
      <w:tblPr>
        <w:tblW w:w="1083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214"/>
        <w:gridCol w:w="7711"/>
        <w:gridCol w:w="2909"/>
      </w:tblGrid>
      <w:tr w:rsidR="00AC500F" w:rsidRPr="00ED0911" w14:paraId="4B0B15A7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09D4AC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56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3085C2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57" w:author="Aidan Boyd" w:date="2015-01-13T15:22:00Z">
                <w:pPr/>
              </w:pPrChange>
            </w:pPr>
            <w:r>
              <w:rPr>
                <w:w w:val="105"/>
              </w:rPr>
              <w:t xml:space="preserve">L1. </w:t>
            </w:r>
            <w:r w:rsidR="00AC500F" w:rsidRPr="00ED0911">
              <w:rPr>
                <w:w w:val="105"/>
              </w:rPr>
              <w:t>Health Clinic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80A97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58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0D235C57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4A767F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59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09CE8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60" w:author="Aidan Boyd" w:date="2015-01-13T15:22:00Z">
                <w:pPr/>
              </w:pPrChange>
            </w:pPr>
            <w:r>
              <w:rPr>
                <w:w w:val="105"/>
              </w:rPr>
              <w:t xml:space="preserve">L2. </w:t>
            </w:r>
            <w:r w:rsidR="00AC500F" w:rsidRPr="00ED0911">
              <w:rPr>
                <w:w w:val="105"/>
              </w:rPr>
              <w:t>Enough land to farm on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806805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61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08E5E5A9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9A24E3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62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485E38B" w14:textId="6DA2E4FB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63" w:author="Aidan Boyd" w:date="2015-01-13T15:22:00Z">
                <w:pPr/>
              </w:pPrChange>
            </w:pPr>
            <w:r>
              <w:rPr>
                <w:w w:val="105"/>
              </w:rPr>
              <w:t xml:space="preserve">L3. </w:t>
            </w:r>
            <w:r w:rsidR="00243D11">
              <w:rPr>
                <w:w w:val="105"/>
              </w:rPr>
              <w:t>School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F77257C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64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155AF32E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A82F2D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65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26C6B0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66" w:author="Aidan Boyd" w:date="2015-01-13T15:22:00Z">
                <w:pPr/>
              </w:pPrChange>
            </w:pPr>
            <w:r>
              <w:rPr>
                <w:w w:val="105"/>
              </w:rPr>
              <w:t xml:space="preserve">L4. </w:t>
            </w:r>
            <w:r w:rsidR="00AC500F" w:rsidRPr="00ED0911">
              <w:rPr>
                <w:w w:val="105"/>
              </w:rPr>
              <w:t>Paved roads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A112CC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67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332CBE6F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2FE1BC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68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0F3C1B7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69" w:author="Aidan Boyd" w:date="2015-01-13T15:22:00Z">
                <w:pPr/>
              </w:pPrChange>
            </w:pPr>
            <w:r>
              <w:rPr>
                <w:w w:val="105"/>
              </w:rPr>
              <w:t xml:space="preserve">L5. </w:t>
            </w:r>
            <w:r w:rsidR="00AC500F" w:rsidRPr="00ED0911">
              <w:rPr>
                <w:w w:val="105"/>
              </w:rPr>
              <w:t>Forest resources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5B49D7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70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0B6AE423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926F94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71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CF7701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72" w:author="Aidan Boyd" w:date="2015-01-13T15:22:00Z">
                <w:pPr/>
              </w:pPrChange>
            </w:pPr>
            <w:r>
              <w:rPr>
                <w:w w:val="105"/>
              </w:rPr>
              <w:t xml:space="preserve">L6. </w:t>
            </w:r>
            <w:r w:rsidR="00AC500F" w:rsidRPr="00ED0911">
              <w:rPr>
                <w:w w:val="105"/>
              </w:rPr>
              <w:t>Electricity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152CF8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73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41F04BEC" w14:textId="77777777">
        <w:trPr>
          <w:trHeight w:hRule="exact" w:val="367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BED57A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1974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107D18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1975" w:author="Aidan Boyd" w:date="2015-01-13T15:22:00Z">
                <w:pPr/>
              </w:pPrChange>
            </w:pPr>
            <w:r>
              <w:rPr>
                <w:w w:val="105"/>
              </w:rPr>
              <w:t xml:space="preserve">L7. </w:t>
            </w:r>
            <w:r w:rsidR="00AC500F" w:rsidRPr="00ED0911">
              <w:rPr>
                <w:w w:val="105"/>
              </w:rPr>
              <w:t>Clean water</w:t>
            </w: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9BB80C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1976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7109D2DA" w14:textId="77777777">
        <w:trPr>
          <w:trHeight w:hRule="exact" w:val="453"/>
        </w:trPr>
        <w:tc>
          <w:tcPr>
            <w:tcW w:w="21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AC500F" w:rsidRPr="00ED0911" w14:paraId="003B3527" w14:textId="77777777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3A9D72FA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rFonts w:eastAsia="Calibri" w:cs="Times New Roman"/>
                      <w:w w:val="105"/>
                    </w:rPr>
                    <w:pPrChange w:id="1977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4550BD48" w14:textId="77777777" w:rsidR="00AC500F" w:rsidRPr="00ED0911" w:rsidRDefault="00AC500F" w:rsidP="00850AE1">
                  <w:pPr>
                    <w:spacing w:after="0" w:line="240" w:lineRule="auto"/>
                    <w:rPr>
                      <w:bCs/>
                    </w:rPr>
                    <w:pPrChange w:id="1978" w:author="Aidan Boyd" w:date="2015-01-13T15:22:00Z">
                      <w:pPr/>
                    </w:pPrChange>
                  </w:pPr>
                  <w:r w:rsidRPr="00ED0911">
                    <w:rPr>
                      <w:bCs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ED0911">
                    <w:rPr>
                      <w:bCs/>
                    </w:rPr>
                    <w:t>eg</w:t>
                  </w:r>
                  <w:proofErr w:type="spellEnd"/>
                  <w:r w:rsidRPr="00ED0911">
                    <w:rPr>
                      <w:bCs/>
                    </w:rPr>
                    <w:t xml:space="preserve"> firefighting, patrolling, tourism, tree planting, </w:t>
                  </w:r>
                  <w:proofErr w:type="spellStart"/>
                  <w:r w:rsidRPr="00ED0911">
                    <w:rPr>
                      <w:bCs/>
                    </w:rPr>
                    <w:t>etc</w:t>
                  </w:r>
                  <w:proofErr w:type="spellEnd"/>
                  <w:r w:rsidRPr="00ED0911">
                    <w:rPr>
                      <w:bCs/>
                    </w:rPr>
                    <w:t>)</w:t>
                  </w:r>
                </w:p>
                <w:p w14:paraId="457A528A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rFonts w:eastAsia="Calibri" w:cs="Times New Roman"/>
                      <w:w w:val="105"/>
                    </w:rPr>
                    <w:pPrChange w:id="1979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bCs/>
                      <w:i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00BD5ABE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0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t>1=No</w:t>
                  </w:r>
                </w:p>
                <w:p w14:paraId="7B4EDFFF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1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t>2=Yes</w:t>
                  </w:r>
                  <w:r w:rsidRPr="00ED0911" w:rsidDel="00226116">
                    <w:t xml:space="preserve"> </w:t>
                  </w:r>
                </w:p>
                <w:p w14:paraId="1BF42397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2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t>888=Don’t know</w:t>
                  </w:r>
                </w:p>
                <w:p w14:paraId="000610BB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3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t>999=Prefer not to respond</w:t>
                  </w:r>
                </w:p>
                <w:p w14:paraId="03BC843E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4" w:author="Aidan Boyd" w:date="2015-01-13T15:22:00Z">
                      <w:pPr>
                        <w:contextualSpacing/>
                      </w:pPr>
                    </w:pPrChange>
                  </w:pPr>
                </w:p>
                <w:p w14:paraId="7229FBBD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5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FAB7884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rFonts w:eastAsia="Calibri" w:cs="Times New Roman"/>
                      <w:i/>
                      <w:color w:val="A6A6A6"/>
                    </w:rPr>
                    <w:pPrChange w:id="1986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rFonts w:eastAsia="Calibri" w:cs="Times New Roman"/>
                      <w:i/>
                      <w:color w:val="A6A6A6"/>
                    </w:rPr>
                    <w:t>(Code)</w:t>
                  </w:r>
                </w:p>
              </w:tc>
            </w:tr>
            <w:tr w:rsidR="00AC500F" w:rsidRPr="00ED0911" w14:paraId="6DD78EB7" w14:textId="77777777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A72BA6F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rFonts w:eastAsia="Calibri" w:cs="Times New Roman"/>
                      <w:w w:val="105"/>
                    </w:rPr>
                    <w:pPrChange w:id="1987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rFonts w:eastAsia="Calibri" w:cs="Times New Roman"/>
                      <w:w w:val="105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1E67270B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lang w:eastAsia="zh-CN"/>
                    </w:rPr>
                    <w:pPrChange w:id="1988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6519674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89" w:author="Aidan Boyd" w:date="2015-01-13T15:22:00Z">
                      <w:pPr>
                        <w:contextualSpacing/>
                      </w:pPr>
                    </w:pPrChange>
                  </w:pPr>
                </w:p>
                <w:p w14:paraId="3305C897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90" w:author="Aidan Boyd" w:date="2015-01-13T15:22:00Z">
                      <w:pPr>
                        <w:contextualSpacing/>
                      </w:pPr>
                    </w:pPrChange>
                  </w:pPr>
                </w:p>
                <w:p w14:paraId="7FED2AC8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91" w:author="Aidan Boyd" w:date="2015-01-13T15:22:00Z">
                      <w:pPr>
                        <w:contextualSpacing/>
                      </w:pPr>
                    </w:pPrChange>
                  </w:pPr>
                </w:p>
                <w:p w14:paraId="488F4A5E" w14:textId="77777777" w:rsidR="00AC500F" w:rsidRPr="00ED0911" w:rsidRDefault="00AC500F" w:rsidP="00850AE1">
                  <w:pPr>
                    <w:spacing w:after="0" w:line="240" w:lineRule="auto"/>
                    <w:contextualSpacing/>
                    <w:pPrChange w:id="1992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C24E0F9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rFonts w:eastAsia="Calibri" w:cs="Times New Roman"/>
                      <w:i/>
                      <w:color w:val="A6A6A6"/>
                    </w:rPr>
                    <w:pPrChange w:id="1993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</w:tr>
            <w:tr w:rsidR="00AC500F" w:rsidRPr="00ED0911" w14:paraId="196A9F9E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018AEFA8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1994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A18A62B" w14:textId="77777777" w:rsidR="00AC500F" w:rsidRPr="00ED0911" w:rsidRDefault="00AC500F" w:rsidP="00850AE1">
                  <w:pPr>
                    <w:spacing w:after="0" w:line="240" w:lineRule="auto"/>
                    <w:rPr>
                      <w:bCs/>
                    </w:rPr>
                    <w:pPrChange w:id="1995" w:author="Aidan Boyd" w:date="2015-01-13T15:22:00Z">
                      <w:pPr/>
                    </w:pPrChange>
                  </w:pPr>
                  <w:r w:rsidRPr="00ED0911">
                    <w:rPr>
                      <w:bCs/>
                    </w:rPr>
                    <w:t xml:space="preserve">What type of activities does the group do? </w:t>
                  </w:r>
                </w:p>
                <w:p w14:paraId="2EABAAEC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1996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bCs/>
                      <w:i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0AC8E2E0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1997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1=Planting trees</w:t>
                  </w:r>
                </w:p>
                <w:p w14:paraId="57B45542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1998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2=Cutting down undesired/competing trees</w:t>
                  </w:r>
                </w:p>
                <w:p w14:paraId="3C37B36C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1999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3=Protecting certain desired trees in the forest to promote the natural regeneration of the species</w:t>
                  </w:r>
                </w:p>
                <w:p w14:paraId="3FEB0609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0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4=Protecting areas of forest for particular environmental services, like water catchment</w:t>
                  </w:r>
                </w:p>
                <w:p w14:paraId="36534BE8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1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5=Protecting areas of forest for particular beliefs/spiritual services</w:t>
                  </w:r>
                </w:p>
                <w:p w14:paraId="3493C572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2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6=Establishing clear use rights for a limited number of people to particular forest products (honey, trees)</w:t>
                  </w:r>
                </w:p>
                <w:p w14:paraId="240A68CD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3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7=Extension/education about forest management</w:t>
                  </w:r>
                </w:p>
                <w:p w14:paraId="3E6357C4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4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8=Enacted bylaws (</w:t>
                  </w:r>
                  <w:proofErr w:type="spellStart"/>
                  <w:r w:rsidRPr="00ED0911">
                    <w:rPr>
                      <w:rFonts w:cs="Times New Roman"/>
                      <w:w w:val="105"/>
                    </w:rPr>
                    <w:t>eg</w:t>
                  </w:r>
                  <w:proofErr w:type="spellEnd"/>
                  <w:r w:rsidRPr="00ED0911">
                    <w:rPr>
                      <w:rFonts w:cs="Times New Roman"/>
                      <w:w w:val="105"/>
                    </w:rPr>
                    <w:t xml:space="preserve"> no bush burning in the forest)</w:t>
                  </w:r>
                </w:p>
                <w:p w14:paraId="042AC523" w14:textId="77777777" w:rsidR="00AC500F" w:rsidRPr="00ED0911" w:rsidRDefault="00AC500F" w:rsidP="00850AE1">
                  <w:pPr>
                    <w:spacing w:after="0" w:line="240" w:lineRule="auto"/>
                    <w:rPr>
                      <w:rFonts w:cs="Times New Roman"/>
                      <w:w w:val="105"/>
                    </w:rPr>
                    <w:pPrChange w:id="2005" w:author="Aidan Boyd" w:date="2015-01-13T15:22:00Z">
                      <w:pPr/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 xml:space="preserve">9=Mapping/inventory of forest resources </w:t>
                  </w:r>
                </w:p>
                <w:p w14:paraId="77D97567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06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rFonts w:cs="Times New Roman"/>
                      <w:w w:val="105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C79D844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07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</w:tr>
            <w:tr w:rsidR="00AC500F" w:rsidRPr="00ED0911" w14:paraId="3D5A68CE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2A7A2E11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08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C460876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09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15BF58E2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10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1=Yes, formal (legal regulations)</w:t>
                  </w:r>
                </w:p>
                <w:p w14:paraId="68C18A8D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11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2=Yes, traditional community rules</w:t>
                  </w:r>
                </w:p>
                <w:p w14:paraId="63ED22C1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12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3=Yes, other</w:t>
                  </w:r>
                </w:p>
                <w:p w14:paraId="1B5B36A8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13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4=No</w:t>
                  </w:r>
                </w:p>
                <w:p w14:paraId="154C9E21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color w:val="000000"/>
                    </w:rPr>
                    <w:pPrChange w:id="2014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75B1C53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15" w:author="Aidan Boyd" w:date="2015-01-13T15:22:00Z">
                      <w:pPr>
                        <w:contextualSpacing/>
                      </w:pPr>
                    </w:pPrChange>
                  </w:pPr>
                </w:p>
              </w:tc>
            </w:tr>
            <w:tr w:rsidR="00AC500F" w:rsidRPr="00ED0911" w14:paraId="1CD3C420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07379B5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16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910EA8B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17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How many members are in the forest committee</w:t>
                  </w:r>
                  <w:proofErr w:type="gramStart"/>
                  <w:r w:rsidRPr="00ED0911">
                    <w:rPr>
                      <w:color w:val="000000"/>
                    </w:rPr>
                    <w:t xml:space="preserve">?      </w:t>
                  </w:r>
                  <w:proofErr w:type="gramEnd"/>
                  <w:r w:rsidRPr="00ED0911">
                    <w:rPr>
                      <w:b/>
                      <w:color w:val="000000"/>
                    </w:rPr>
                    <w:t>(</w:t>
                  </w:r>
                  <w:proofErr w:type="spellStart"/>
                  <w:r w:rsidRPr="00ED0911">
                    <w:rPr>
                      <w:b/>
                      <w:color w:val="000000"/>
                    </w:rPr>
                    <w:t>no_vlc</w:t>
                  </w:r>
                  <w:proofErr w:type="spellEnd"/>
                  <w:r w:rsidRPr="00ED0911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1902D5E0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18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i/>
                      <w:color w:val="A6A6A6" w:themeColor="background1" w:themeShade="A6"/>
                    </w:rPr>
                    <w:t>(Integer)</w:t>
                  </w:r>
                </w:p>
              </w:tc>
            </w:tr>
            <w:tr w:rsidR="00AC500F" w:rsidRPr="00ED0911" w14:paraId="5EED63C0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0317B9A0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19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4038D2DE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20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>How many members of the forest management committee are women</w:t>
                  </w:r>
                  <w:proofErr w:type="gramStart"/>
                  <w:r w:rsidRPr="00ED0911">
                    <w:rPr>
                      <w:color w:val="000000"/>
                    </w:rPr>
                    <w:t xml:space="preserve">?   </w:t>
                  </w:r>
                  <w:proofErr w:type="gramEnd"/>
                  <w:r w:rsidRPr="00ED0911">
                    <w:rPr>
                      <w:b/>
                      <w:color w:val="000000"/>
                    </w:rPr>
                    <w:t>(</w:t>
                  </w:r>
                  <w:proofErr w:type="spellStart"/>
                  <w:r w:rsidRPr="00ED0911">
                    <w:rPr>
                      <w:b/>
                      <w:color w:val="000000"/>
                    </w:rPr>
                    <w:t>no_vlc_fem</w:t>
                  </w:r>
                  <w:proofErr w:type="spellEnd"/>
                  <w:r w:rsidRPr="00ED0911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EFE5AC7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21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i/>
                      <w:color w:val="A6A6A6" w:themeColor="background1" w:themeShade="A6"/>
                    </w:rPr>
                    <w:t>(Integer)</w:t>
                  </w:r>
                </w:p>
              </w:tc>
            </w:tr>
            <w:tr w:rsidR="00AC500F" w:rsidRPr="00ED0911" w14:paraId="175CEF22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418A653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22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0B1955E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23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 xml:space="preserve">How many members of the forest management committee are under the age of 35? </w:t>
                  </w:r>
                  <w:r w:rsidRPr="00ED0911">
                    <w:rPr>
                      <w:b/>
                      <w:color w:val="000000"/>
                    </w:rPr>
                    <w:t>(</w:t>
                  </w:r>
                  <w:proofErr w:type="spellStart"/>
                  <w:r w:rsidRPr="00ED0911">
                    <w:rPr>
                      <w:b/>
                      <w:color w:val="000000"/>
                    </w:rPr>
                    <w:t>no_vlc_youth</w:t>
                  </w:r>
                  <w:proofErr w:type="spellEnd"/>
                  <w:r w:rsidRPr="00ED0911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47BC2179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24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i/>
                      <w:color w:val="A6A6A6" w:themeColor="background1" w:themeShade="A6"/>
                    </w:rPr>
                    <w:t>(Integer)</w:t>
                  </w:r>
                </w:p>
              </w:tc>
            </w:tr>
            <w:tr w:rsidR="00AC500F" w:rsidRPr="00ED0911" w14:paraId="63C8FAA4" w14:textId="77777777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34EAC76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25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w w:val="105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C3B2526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w w:val="105"/>
                    </w:rPr>
                    <w:pPrChange w:id="2026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color w:val="000000"/>
                    </w:rPr>
                    <w:t xml:space="preserve">In the past year, how many forest management related meetings </w:t>
                  </w:r>
                  <w:proofErr w:type="gramStart"/>
                  <w:r w:rsidRPr="00ED0911">
                    <w:rPr>
                      <w:color w:val="000000"/>
                    </w:rPr>
                    <w:t>were held</w:t>
                  </w:r>
                  <w:proofErr w:type="gramEnd"/>
                  <w:r w:rsidRPr="00ED0911">
                    <w:rPr>
                      <w:color w:val="000000"/>
                    </w:rPr>
                    <w:t xml:space="preserve"> in your village? </w:t>
                  </w:r>
                  <w:r w:rsidRPr="00ED0911">
                    <w:rPr>
                      <w:b/>
                      <w:color w:val="000000"/>
                    </w:rPr>
                    <w:t>(</w:t>
                  </w:r>
                  <w:proofErr w:type="spellStart"/>
                  <w:r w:rsidRPr="00ED0911">
                    <w:rPr>
                      <w:b/>
                      <w:color w:val="000000"/>
                    </w:rPr>
                    <w:t>hvmeet</w:t>
                  </w:r>
                  <w:proofErr w:type="spellEnd"/>
                  <w:r w:rsidRPr="00ED0911">
                    <w:rPr>
                      <w:b/>
                      <w:color w:val="00000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40D0D6D" w14:textId="77777777" w:rsidR="00AC500F" w:rsidRPr="00ED0911" w:rsidRDefault="00AC500F" w:rsidP="00850AE1">
                  <w:pPr>
                    <w:spacing w:after="0" w:line="240" w:lineRule="auto"/>
                    <w:contextualSpacing/>
                    <w:rPr>
                      <w:i/>
                      <w:color w:val="A6A6A6" w:themeColor="background1" w:themeShade="A6"/>
                    </w:rPr>
                    <w:pPrChange w:id="2027" w:author="Aidan Boyd" w:date="2015-01-13T15:22:00Z">
                      <w:pPr>
                        <w:contextualSpacing/>
                      </w:pPr>
                    </w:pPrChange>
                  </w:pPr>
                  <w:r w:rsidRPr="00ED0911">
                    <w:rPr>
                      <w:i/>
                      <w:color w:val="A6A6A6" w:themeColor="background1" w:themeShade="A6"/>
                    </w:rPr>
                    <w:t>(Integer)</w:t>
                  </w:r>
                </w:p>
              </w:tc>
            </w:tr>
          </w:tbl>
          <w:p w14:paraId="304462EF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28" w:author="Aidan Boyd" w:date="2015-01-13T15:22:00Z">
                <w:pPr/>
              </w:pPrChange>
            </w:pPr>
            <w:r w:rsidRPr="00ED0911">
              <w:rPr>
                <w:w w:val="105"/>
              </w:rPr>
              <w:t>F.16h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A94403E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2029" w:author="Aidan Boyd" w:date="2015-01-13T15:22:00Z">
                <w:pPr/>
              </w:pPrChange>
            </w:pPr>
            <w:r>
              <w:rPr>
                <w:w w:val="105"/>
              </w:rPr>
              <w:t xml:space="preserve">L8. </w:t>
            </w:r>
            <w:r w:rsidR="00AC500F" w:rsidRPr="00ED0911">
              <w:rPr>
                <w:w w:val="105"/>
              </w:rPr>
              <w:t>Salary jobs</w:t>
            </w:r>
          </w:p>
          <w:p w14:paraId="34716710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30" w:author="Aidan Boyd" w:date="2015-01-13T15:22:00Z">
                <w:pPr/>
              </w:pPrChange>
            </w:pPr>
          </w:p>
          <w:p w14:paraId="7D8B90CC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31" w:author="Aidan Boyd" w:date="2015-01-13T15:22:00Z">
                <w:pPr/>
              </w:pPrChange>
            </w:pPr>
          </w:p>
          <w:p w14:paraId="6E3EE6F4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32" w:author="Aidan Boyd" w:date="2015-01-13T15:22:00Z">
                <w:pPr/>
              </w:pPrChange>
            </w:pPr>
          </w:p>
        </w:tc>
        <w:tc>
          <w:tcPr>
            <w:tcW w:w="290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E2F20CA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2033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6B088000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0EADD93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34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D4304ED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2035" w:author="Aidan Boyd" w:date="2015-01-13T15:22:00Z">
                <w:pPr/>
              </w:pPrChange>
            </w:pPr>
            <w:r>
              <w:rPr>
                <w:w w:val="105"/>
              </w:rPr>
              <w:t xml:space="preserve">L9. </w:t>
            </w:r>
            <w:r w:rsidR="00AC500F" w:rsidRPr="00ED0911">
              <w:rPr>
                <w:w w:val="105"/>
              </w:rPr>
              <w:t xml:space="preserve">Enhanced access to markets to sell crops or products 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F20DE9A" w14:textId="77777777" w:rsidR="00AC500F" w:rsidRPr="00ED0911" w:rsidRDefault="00CE03EA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2036" w:author="Aidan Boyd" w:date="2015-01-13T15:22:00Z">
                <w:pPr/>
              </w:pPrChange>
            </w:pPr>
            <w:r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32198F2A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02379D5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37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C05C7B5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2038" w:author="Aidan Boyd" w:date="2015-01-13T15:22:00Z">
                <w:pPr/>
              </w:pPrChange>
            </w:pPr>
            <w:r>
              <w:rPr>
                <w:w w:val="105"/>
              </w:rPr>
              <w:t xml:space="preserve">L10. </w:t>
            </w:r>
            <w:r w:rsidR="00AC500F" w:rsidRPr="00ED0911">
              <w:rPr>
                <w:w w:val="105"/>
              </w:rPr>
              <w:t xml:space="preserve">Farming and charcoaling practices that protect the environment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4CB30BC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2039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C500F" w:rsidRPr="00ED0911" w14:paraId="0CAB23B9" w14:textId="77777777">
        <w:trPr>
          <w:trHeight w:hRule="exact" w:val="550"/>
        </w:trPr>
        <w:tc>
          <w:tcPr>
            <w:tcW w:w="2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960345" w14:textId="77777777" w:rsidR="00AC500F" w:rsidRPr="00ED0911" w:rsidRDefault="00AC500F" w:rsidP="00850AE1">
            <w:pPr>
              <w:spacing w:after="0" w:line="240" w:lineRule="auto"/>
              <w:rPr>
                <w:w w:val="105"/>
              </w:rPr>
              <w:pPrChange w:id="2040" w:author="Aidan Boyd" w:date="2015-01-13T15:22:00Z">
                <w:pPr/>
              </w:pPrChange>
            </w:pPr>
          </w:p>
        </w:tc>
        <w:tc>
          <w:tcPr>
            <w:tcW w:w="77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B082CB5" w14:textId="77777777" w:rsidR="00AC500F" w:rsidRPr="00ED0911" w:rsidRDefault="00CE03EA" w:rsidP="00850AE1">
            <w:pPr>
              <w:spacing w:after="0" w:line="240" w:lineRule="auto"/>
              <w:rPr>
                <w:w w:val="105"/>
              </w:rPr>
              <w:pPrChange w:id="2041" w:author="Aidan Boyd" w:date="2015-01-13T15:22:00Z">
                <w:pPr/>
              </w:pPrChange>
            </w:pPr>
            <w:r>
              <w:rPr>
                <w:w w:val="105"/>
              </w:rPr>
              <w:t xml:space="preserve">L11. </w:t>
            </w:r>
            <w:r w:rsidR="00AC500F" w:rsidRPr="00ED0911">
              <w:rPr>
                <w:w w:val="105"/>
              </w:rPr>
              <w:t xml:space="preserve">New farming techniques (ex: tree nursery, fruit orchards, vegetable production, crop diversification, wood lots, etc.) 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A7EFE5" w14:textId="77777777" w:rsidR="00AC500F" w:rsidRPr="00ED0911" w:rsidRDefault="00AC500F" w:rsidP="00850AE1">
            <w:pPr>
              <w:spacing w:after="0" w:line="240" w:lineRule="auto"/>
              <w:rPr>
                <w:i/>
                <w:color w:val="A6A6A6" w:themeColor="background1" w:themeShade="A6"/>
              </w:rPr>
              <w:pPrChange w:id="2042" w:author="Aidan Boyd" w:date="2015-01-13T15:22:00Z">
                <w:pPr/>
              </w:pPrChange>
            </w:pPr>
            <w:r w:rsidRPr="00ED0911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1C8629AE" w14:textId="77777777" w:rsidR="00336EC6" w:rsidRPr="00ED0911" w:rsidRDefault="00336EC6" w:rsidP="00850AE1">
      <w:pPr>
        <w:spacing w:after="0" w:line="240" w:lineRule="auto"/>
        <w:rPr>
          <w:b/>
          <w:u w:val="single"/>
        </w:rPr>
        <w:pPrChange w:id="2043" w:author="Aidan Boyd" w:date="2015-01-13T15:22:00Z">
          <w:pPr/>
        </w:pPrChange>
      </w:pPr>
    </w:p>
    <w:sectPr w:rsidR="00336EC6" w:rsidRPr="00ED0911" w:rsidSect="00455E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7" w:author="Aidan Boyd" w:date="2015-01-13T15:25:00Z" w:initials="ARB">
    <w:p w14:paraId="22189A6D" w14:textId="198D32B9" w:rsidR="00C135FE" w:rsidRDefault="00C135FE">
      <w:pPr>
        <w:pStyle w:val="CommentText"/>
      </w:pP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</w:comment>
  <w:comment w:id="163" w:author="Aidan Boyd" w:date="2015-01-13T15:25:00Z" w:initials="ARB">
    <w:p w14:paraId="58DFA1FF" w14:textId="12BA84C5" w:rsidR="00C135FE" w:rsidRDefault="00C135FE">
      <w:pPr>
        <w:pStyle w:val="CommentText"/>
      </w:pP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</w:comment>
  <w:comment w:id="297" w:author="Stickler, Mercedes M. (E3/LTRM)" w:date="2015-01-06T18:06:00Z" w:initials="MMS">
    <w:p w14:paraId="70158A6E" w14:textId="54647013" w:rsidR="00750B58" w:rsidRDefault="00750B58">
      <w:pPr>
        <w:pStyle w:val="CommentText"/>
      </w:pPr>
      <w:r>
        <w:rPr>
          <w:rStyle w:val="CommentReference"/>
        </w:rPr>
        <w:annotationRef/>
      </w:r>
      <w:r>
        <w:t>Move to Headperson survey and specify from whom permission is sought</w:t>
      </w:r>
    </w:p>
  </w:comment>
  <w:comment w:id="315" w:author="Stickler, Mercedes M. (E3/LTRM)" w:date="2015-01-06T18:07:00Z" w:initials="MMS">
    <w:p w14:paraId="3532A661" w14:textId="072CA7C5" w:rsidR="00750B58" w:rsidRDefault="00750B58">
      <w:pPr>
        <w:pStyle w:val="CommentText"/>
      </w:pPr>
      <w:r>
        <w:rPr>
          <w:rStyle w:val="CommentReference"/>
        </w:rPr>
        <w:annotationRef/>
      </w:r>
      <w:r>
        <w:t>Move to Headperson Survey IF RELEVANT</w:t>
      </w:r>
    </w:p>
  </w:comment>
  <w:comment w:id="446" w:author="Aidan Boyd" w:date="2015-01-13T15:26:00Z" w:initials="ARB">
    <w:p w14:paraId="48868A26" w14:textId="77777777" w:rsidR="00C135FE" w:rsidRDefault="00C135FE" w:rsidP="00C135F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  <w:p w14:paraId="65466FE3" w14:textId="5A3F46A8" w:rsidR="00C135FE" w:rsidRDefault="00C135FE">
      <w:pPr>
        <w:pStyle w:val="CommentText"/>
      </w:pPr>
    </w:p>
  </w:comment>
  <w:comment w:id="615" w:author="Stickler, Mercedes M. (E3/LTRM)" w:date="2015-01-06T18:15:00Z" w:initials="MMS">
    <w:p w14:paraId="632E0EED" w14:textId="3DBB3F8C" w:rsidR="00750B58" w:rsidRDefault="00750B58">
      <w:pPr>
        <w:pStyle w:val="CommentText"/>
      </w:pPr>
      <w:r>
        <w:rPr>
          <w:rStyle w:val="CommentReference"/>
        </w:rPr>
        <w:annotationRef/>
      </w:r>
      <w:r>
        <w:t>Add to Land Roster in Headperson Survey</w:t>
      </w:r>
    </w:p>
  </w:comment>
  <w:comment w:id="616" w:author="Aidan Boyd" w:date="2015-01-13T15:26:00Z" w:initials="ARB">
    <w:p w14:paraId="3C91B59E" w14:textId="77777777" w:rsidR="00C135FE" w:rsidRDefault="00C135FE" w:rsidP="00C135F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  <w:p w14:paraId="6C6EBBF4" w14:textId="6F2D6BE9" w:rsidR="00C135FE" w:rsidRDefault="00C135FE">
      <w:pPr>
        <w:pStyle w:val="CommentText"/>
      </w:pPr>
    </w:p>
  </w:comment>
  <w:comment w:id="712" w:author="Stickler, Mercedes M. (E3/LTRM)" w:date="2015-01-06T18:17:00Z" w:initials="MMS">
    <w:p w14:paraId="22C89C6F" w14:textId="20D787DA" w:rsidR="00750B58" w:rsidRDefault="00750B58">
      <w:pPr>
        <w:pStyle w:val="CommentText"/>
      </w:pPr>
      <w:r>
        <w:rPr>
          <w:rStyle w:val="CommentReference"/>
        </w:rPr>
        <w:annotationRef/>
      </w:r>
      <w:r>
        <w:t>Most of these questions already appear in the Headperson Survey as far as I can tell</w:t>
      </w:r>
    </w:p>
  </w:comment>
  <w:comment w:id="713" w:author="Aidan Boyd" w:date="2015-01-13T15:26:00Z" w:initials="ARB">
    <w:p w14:paraId="685C87FB" w14:textId="77777777" w:rsidR="00C135FE" w:rsidRDefault="00C135FE" w:rsidP="00C135F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  <w:p w14:paraId="3CF13E7F" w14:textId="0DF76EA6" w:rsidR="00C135FE" w:rsidRDefault="00C135FE">
      <w:pPr>
        <w:pStyle w:val="CommentText"/>
      </w:pPr>
    </w:p>
  </w:comment>
  <w:comment w:id="718" w:author="Stickler, Mercedes M. (E3/LTRM)" w:date="2015-01-06T18:16:00Z" w:initials="MMS">
    <w:p w14:paraId="2A83CE31" w14:textId="2FE5ED2D" w:rsidR="00750B58" w:rsidRDefault="00750B58">
      <w:pPr>
        <w:pStyle w:val="CommentText"/>
      </w:pPr>
      <w:r>
        <w:rPr>
          <w:rStyle w:val="CommentReference"/>
        </w:rPr>
        <w:annotationRef/>
      </w:r>
      <w:r>
        <w:t>Headperson survey asks about elites “from Lusaka” – we should pick one formulation and be consistent.</w:t>
      </w:r>
    </w:p>
  </w:comment>
  <w:comment w:id="772" w:author="Stickler, Mercedes M. (E3/LTRM)" w:date="2015-01-06T18:17:00Z" w:initials="MMS">
    <w:p w14:paraId="331E6AA5" w14:textId="442A825C" w:rsidR="00750B58" w:rsidRDefault="00750B58">
      <w:pPr>
        <w:pStyle w:val="CommentText"/>
      </w:pPr>
      <w:r>
        <w:rPr>
          <w:rStyle w:val="CommentReference"/>
        </w:rPr>
        <w:annotationRef/>
      </w:r>
      <w:r>
        <w:t>Add F5-F6 to Headperson Survey</w:t>
      </w:r>
    </w:p>
  </w:comment>
  <w:comment w:id="809" w:author="Stickler, Mercedes M. (E3/LTRM)" w:date="2015-01-06T18:18:00Z" w:initials="MMS">
    <w:p w14:paraId="22DA2C34" w14:textId="407674E8" w:rsidR="00750B58" w:rsidRDefault="00750B58">
      <w:pPr>
        <w:pStyle w:val="CommentText"/>
      </w:pPr>
      <w:r>
        <w:rPr>
          <w:rStyle w:val="CommentReference"/>
        </w:rPr>
        <w:annotationRef/>
      </w:r>
      <w:r>
        <w:t>Most of these are already in the Headperson Survey. Please add any (relevant) missing questions there.</w:t>
      </w:r>
    </w:p>
  </w:comment>
  <w:comment w:id="904" w:author="Stickler, Mercedes M. (E3/LTRM)" w:date="2015-01-06T18:19:00Z" w:initials="MMS">
    <w:p w14:paraId="7AE3E14B" w14:textId="56ABADA1" w:rsidR="00750B58" w:rsidRDefault="00750B58">
      <w:pPr>
        <w:pStyle w:val="CommentText"/>
      </w:pPr>
      <w:r>
        <w:rPr>
          <w:rStyle w:val="CommentReference"/>
        </w:rPr>
        <w:annotationRef/>
      </w:r>
      <w:r>
        <w:t>Add G10-G11 to Headperson Survey</w:t>
      </w:r>
    </w:p>
  </w:comment>
  <w:comment w:id="934" w:author="Stickler, Mercedes M. (E3/LTRM)" w:date="2015-01-06T18:19:00Z" w:initials="MMS">
    <w:p w14:paraId="4A5839D2" w14:textId="5CF05497" w:rsidR="00750B58" w:rsidRDefault="00750B58">
      <w:pPr>
        <w:pStyle w:val="CommentText"/>
      </w:pPr>
      <w:r>
        <w:rPr>
          <w:rStyle w:val="CommentReference"/>
        </w:rPr>
        <w:annotationRef/>
      </w:r>
      <w:r>
        <w:t>Add G15-G19 to Headperson Survey</w:t>
      </w:r>
    </w:p>
  </w:comment>
  <w:comment w:id="980" w:author="Stickler, Mercedes M. (E3/LTRM)" w:date="2015-01-06T18:20:00Z" w:initials="MMS">
    <w:p w14:paraId="173882C8" w14:textId="5E4A4BED" w:rsidR="00750B58" w:rsidRDefault="00750B58">
      <w:pPr>
        <w:pStyle w:val="CommentText"/>
      </w:pPr>
      <w:r>
        <w:rPr>
          <w:rStyle w:val="CommentReference"/>
        </w:rPr>
        <w:annotationRef/>
      </w:r>
      <w:r>
        <w:t>Use these questions to create a forest (community) land roster and add to the Headperson Survey and Chief Survey (if relevant). Also watch out for overlaps with existing land conflict roster in the Headperson Survey.</w:t>
      </w:r>
    </w:p>
  </w:comment>
  <w:comment w:id="1018" w:author="Aidan Boyd" w:date="2015-01-13T15:30:00Z" w:initials="ARB">
    <w:p w14:paraId="6C5DA8DA" w14:textId="5412D072" w:rsidR="00761013" w:rsidRDefault="00761013">
      <w:pPr>
        <w:pStyle w:val="CommentText"/>
      </w:pPr>
      <w:r>
        <w:rPr>
          <w:rStyle w:val="CommentReference"/>
        </w:rPr>
        <w:annotationRef/>
      </w:r>
      <w:r>
        <w:t xml:space="preserve">Not in </w:t>
      </w:r>
      <w:proofErr w:type="spellStart"/>
      <w:r>
        <w:t>ForestKI</w:t>
      </w:r>
      <w:proofErr w:type="spellEnd"/>
      <w:r>
        <w:t xml:space="preserve"> survey</w:t>
      </w:r>
    </w:p>
  </w:comment>
  <w:comment w:id="1053" w:author="Aidan Boyd" w:date="2015-01-13T15:31:00Z" w:initials="ARB">
    <w:p w14:paraId="62121A02" w14:textId="1536D3C2" w:rsidR="007B1637" w:rsidRDefault="007B1637">
      <w:pPr>
        <w:pStyle w:val="CommentText"/>
      </w:pPr>
      <w:r>
        <w:rPr>
          <w:rStyle w:val="CommentReference"/>
        </w:rPr>
        <w:annotationRef/>
      </w:r>
      <w:r>
        <w:t xml:space="preserve">Not in </w:t>
      </w:r>
      <w:proofErr w:type="spellStart"/>
      <w:r>
        <w:t>ForestKI</w:t>
      </w:r>
      <w:proofErr w:type="spellEnd"/>
      <w:r>
        <w:t xml:space="preserve"> survey</w:t>
      </w:r>
    </w:p>
  </w:comment>
  <w:comment w:id="1049" w:author="Aidan Boyd" w:date="2015-01-13T15:30:00Z" w:initials="ARB">
    <w:p w14:paraId="70D39AE6" w14:textId="3AD415A4" w:rsidR="00761013" w:rsidRDefault="00761013">
      <w:pPr>
        <w:pStyle w:val="CommentText"/>
      </w:pPr>
      <w:r>
        <w:rPr>
          <w:rStyle w:val="CommentReference"/>
        </w:rPr>
        <w:annotationRef/>
      </w:r>
      <w:r>
        <w:t xml:space="preserve">Not in </w:t>
      </w:r>
      <w:proofErr w:type="spellStart"/>
      <w:r>
        <w:t>ForestKI</w:t>
      </w:r>
      <w:proofErr w:type="spellEnd"/>
      <w:r>
        <w:t xml:space="preserve"> survey</w:t>
      </w:r>
    </w:p>
  </w:comment>
  <w:comment w:id="1050" w:author="Aidan Boyd" w:date="2015-01-13T15:30:00Z" w:initials="ARB">
    <w:p w14:paraId="3838D2F3" w14:textId="7701789C" w:rsidR="00354848" w:rsidRDefault="00354848">
      <w:pPr>
        <w:pStyle w:val="CommentText"/>
      </w:pPr>
      <w:r>
        <w:rPr>
          <w:rStyle w:val="CommentReference"/>
        </w:rPr>
        <w:annotationRef/>
      </w:r>
    </w:p>
  </w:comment>
  <w:comment w:id="1064" w:author="Stickler, Mercedes M. (E3/LTRM)" w:date="2015-01-06T18:21:00Z" w:initials="MMS">
    <w:p w14:paraId="7B78FE5F" w14:textId="041C4943" w:rsidR="00750B58" w:rsidRDefault="00750B58">
      <w:pPr>
        <w:pStyle w:val="CommentText"/>
      </w:pPr>
      <w:r>
        <w:rPr>
          <w:rStyle w:val="CommentReference"/>
        </w:rPr>
        <w:annotationRef/>
      </w:r>
      <w:r>
        <w:t>Already in Headperson Survey as far as I can tell</w:t>
      </w:r>
    </w:p>
  </w:comment>
  <w:comment w:id="1177" w:author="Stickler, Mercedes M. (E3/LTRM)" w:date="2015-01-06T18:21:00Z" w:initials="MMS">
    <w:p w14:paraId="4C334F54" w14:textId="614663B6" w:rsidR="00750B58" w:rsidRDefault="00750B58">
      <w:pPr>
        <w:pStyle w:val="CommentText"/>
      </w:pPr>
      <w:r>
        <w:rPr>
          <w:rStyle w:val="CommentReference"/>
        </w:rPr>
        <w:annotationRef/>
      </w:r>
      <w:r>
        <w:t>Add to Headperson Survey in Section H</w:t>
      </w:r>
    </w:p>
  </w:comment>
  <w:comment w:id="1198" w:author="Stickler, Mercedes M. (E3/LTRM)" w:date="2015-01-06T18:21:00Z" w:initials="MMS">
    <w:p w14:paraId="239C70F3" w14:textId="503CB873" w:rsidR="00750B58" w:rsidRDefault="00750B58">
      <w:pPr>
        <w:pStyle w:val="CommentText"/>
      </w:pPr>
      <w:r>
        <w:rPr>
          <w:rStyle w:val="CommentReference"/>
        </w:rPr>
        <w:annotationRef/>
      </w:r>
      <w:r>
        <w:t>Add to Headperson Survey in Section H</w:t>
      </w:r>
    </w:p>
  </w:comment>
  <w:comment w:id="1222" w:author="Stickler, Mercedes M. (E3/LTRM)" w:date="2015-01-06T18:23:00Z" w:initials="MMS">
    <w:p w14:paraId="447CF5B5" w14:textId="5D746AF5" w:rsidR="00750B58" w:rsidRDefault="00750B58">
      <w:pPr>
        <w:pStyle w:val="CommentText"/>
      </w:pPr>
      <w:r>
        <w:rPr>
          <w:rStyle w:val="CommentReference"/>
        </w:rPr>
        <w:annotationRef/>
      </w:r>
      <w:r>
        <w:t>Add this whole roster to the Headperson Survey (if possible within overall length limits) to replace H6-H11.</w:t>
      </w:r>
    </w:p>
  </w:comment>
  <w:comment w:id="1449" w:author="Stickler, Mercedes M. (E3/LTRM)" w:date="2015-01-06T18:24:00Z" w:initials="MMS">
    <w:p w14:paraId="4D258DAD" w14:textId="1BA45FC1" w:rsidR="00750B58" w:rsidRDefault="00750B58">
      <w:pPr>
        <w:pStyle w:val="CommentText"/>
      </w:pPr>
      <w:r>
        <w:rPr>
          <w:rStyle w:val="CommentReference"/>
        </w:rPr>
        <w:annotationRef/>
      </w:r>
      <w:r>
        <w:t>Isn’t this just a reformulation of I17? If not, add to Headperson and maybe also Chief Surveys.</w:t>
      </w:r>
    </w:p>
  </w:comment>
  <w:comment w:id="1480" w:author="Stickler, Mercedes M. (E3/LTRM)" w:date="2015-01-06T18:25:00Z" w:initials="MMS">
    <w:p w14:paraId="1CCE9207" w14:textId="6CAC2E55" w:rsidR="00750B58" w:rsidRDefault="00750B58">
      <w:pPr>
        <w:pStyle w:val="CommentText"/>
      </w:pPr>
      <w:r>
        <w:rPr>
          <w:rStyle w:val="CommentReference"/>
        </w:rPr>
        <w:annotationRef/>
      </w:r>
      <w:r>
        <w:t>Add I22-I26 to Headperson survey and MAYBE Chiefs too if we have room (although this is not critical for chief as long as we have in Headperson).</w:t>
      </w:r>
    </w:p>
  </w:comment>
  <w:comment w:id="1643" w:author="Stickler, Mercedes M. (E3/LTRM)" w:date="2015-01-06T18:26:00Z" w:initials="MMS">
    <w:p w14:paraId="71729E75" w14:textId="2376A46B" w:rsidR="00750B58" w:rsidRDefault="00750B58">
      <w:pPr>
        <w:pStyle w:val="CommentText"/>
      </w:pPr>
      <w:r>
        <w:rPr>
          <w:rStyle w:val="CommentReference"/>
        </w:rPr>
        <w:annotationRef/>
      </w:r>
      <w:r>
        <w:t>Add to Headperson Roster in Section I</w:t>
      </w:r>
    </w:p>
  </w:comment>
  <w:comment w:id="1653" w:author="Stickler, Mercedes M. (E3/LTRM)" w:date="2015-01-06T18:26:00Z" w:initials="MMS">
    <w:p w14:paraId="28DCEE08" w14:textId="434B7339" w:rsidR="00750B58" w:rsidRDefault="00750B58">
      <w:pPr>
        <w:pStyle w:val="CommentText"/>
      </w:pPr>
      <w:r>
        <w:rPr>
          <w:rStyle w:val="CommentReference"/>
        </w:rPr>
        <w:annotationRef/>
      </w:r>
      <w:r>
        <w:t>Add to Headperson Roster in Section I</w:t>
      </w:r>
    </w:p>
  </w:comment>
  <w:comment w:id="1745" w:author="Stickler, Mercedes M. (E3/LTRM)" w:date="2015-01-06T18:27:00Z" w:initials="MMS">
    <w:p w14:paraId="1860F76B" w14:textId="3A55315D" w:rsidR="00750B58" w:rsidRDefault="00750B58">
      <w:pPr>
        <w:pStyle w:val="CommentText"/>
      </w:pPr>
      <w:r>
        <w:rPr>
          <w:rStyle w:val="CommentReference"/>
        </w:rPr>
        <w:annotationRef/>
      </w:r>
      <w:r>
        <w:t>As far as I can tell, these are all already covered under the Headperson Survey in section J. Please add any (relevant) missing questions there.</w:t>
      </w:r>
    </w:p>
  </w:comment>
  <w:comment w:id="1746" w:author="Aidan Boyd" w:date="2015-01-13T15:40:00Z" w:initials="ARB">
    <w:p w14:paraId="064D2C57" w14:textId="77777777" w:rsidR="004441FD" w:rsidRDefault="004441FD" w:rsidP="004441F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  <w:p w14:paraId="5763A68C" w14:textId="24F92D57" w:rsidR="004441FD" w:rsidRDefault="004441FD">
      <w:pPr>
        <w:pStyle w:val="CommentText"/>
      </w:pPr>
    </w:p>
  </w:comment>
  <w:comment w:id="1952" w:author="Stickler, Mercedes M. (E3/LTRM)" w:date="2015-01-06T18:28:00Z" w:initials="MMS">
    <w:p w14:paraId="46B24F40" w14:textId="7D21F57F" w:rsidR="00750B58" w:rsidRDefault="00750B58">
      <w:pPr>
        <w:pStyle w:val="CommentText"/>
      </w:pPr>
      <w:r>
        <w:rPr>
          <w:rStyle w:val="CommentReference"/>
        </w:rPr>
        <w:annotationRef/>
      </w:r>
      <w:r>
        <w:t>Already in Section F of the Headperson (and now Chief) Surveys.</w:t>
      </w:r>
    </w:p>
  </w:comment>
  <w:comment w:id="1953" w:author="Aidan Boyd" w:date="2015-01-13T15:40:00Z" w:initials="ARB">
    <w:p w14:paraId="31C71E3C" w14:textId="77777777" w:rsidR="004441FD" w:rsidRDefault="004441FD" w:rsidP="004441F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Whole section is not in </w:t>
      </w:r>
      <w:proofErr w:type="spellStart"/>
      <w:r>
        <w:t>ForestKI</w:t>
      </w:r>
      <w:proofErr w:type="spellEnd"/>
      <w:r>
        <w:t xml:space="preserve"> survey</w:t>
      </w:r>
    </w:p>
    <w:p w14:paraId="59AAAEE4" w14:textId="04043DE5" w:rsidR="004441FD" w:rsidRDefault="004441FD">
      <w:pPr>
        <w:pStyle w:val="CommentText"/>
      </w:pPr>
      <w:bookmarkStart w:id="1954" w:name="_GoBack"/>
      <w:bookmarkEnd w:id="1954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2189A6D" w15:done="0"/>
  <w15:commentEx w15:paraId="58DFA1FF" w15:done="0"/>
  <w15:commentEx w15:paraId="70158A6E" w15:done="0"/>
  <w15:commentEx w15:paraId="3532A661" w15:done="0"/>
  <w15:commentEx w15:paraId="65466FE3" w15:done="0"/>
  <w15:commentEx w15:paraId="632E0EED" w15:done="0"/>
  <w15:commentEx w15:paraId="6C6EBBF4" w15:done="0"/>
  <w15:commentEx w15:paraId="22C89C6F" w15:done="0"/>
  <w15:commentEx w15:paraId="3CF13E7F" w15:done="0"/>
  <w15:commentEx w15:paraId="2A83CE31" w15:done="0"/>
  <w15:commentEx w15:paraId="331E6AA5" w15:done="0"/>
  <w15:commentEx w15:paraId="22DA2C34" w15:done="0"/>
  <w15:commentEx w15:paraId="7AE3E14B" w15:done="0"/>
  <w15:commentEx w15:paraId="4A5839D2" w15:done="0"/>
  <w15:commentEx w15:paraId="173882C8" w15:done="0"/>
  <w15:commentEx w15:paraId="6C5DA8DA" w15:done="0"/>
  <w15:commentEx w15:paraId="62121A02" w15:done="0"/>
  <w15:commentEx w15:paraId="70D39AE6" w15:done="0"/>
  <w15:commentEx w15:paraId="3838D2F3" w15:done="0"/>
  <w15:commentEx w15:paraId="7B78FE5F" w15:done="0"/>
  <w15:commentEx w15:paraId="4C334F54" w15:done="0"/>
  <w15:commentEx w15:paraId="239C70F3" w15:done="0"/>
  <w15:commentEx w15:paraId="447CF5B5" w15:done="0"/>
  <w15:commentEx w15:paraId="4D258DAD" w15:done="0"/>
  <w15:commentEx w15:paraId="1CCE9207" w15:done="0"/>
  <w15:commentEx w15:paraId="71729E75" w15:done="0"/>
  <w15:commentEx w15:paraId="28DCEE08" w15:done="0"/>
  <w15:commentEx w15:paraId="1860F76B" w15:done="0"/>
  <w15:commentEx w15:paraId="5763A68C" w15:done="0"/>
  <w15:commentEx w15:paraId="46B24F40" w15:done="0"/>
  <w15:commentEx w15:paraId="59AAAEE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428F29" w14:textId="77777777" w:rsidR="00750B58" w:rsidRDefault="00750B58" w:rsidP="00986BA0">
      <w:r>
        <w:separator/>
      </w:r>
    </w:p>
  </w:endnote>
  <w:endnote w:type="continuationSeparator" w:id="0">
    <w:p w14:paraId="40347207" w14:textId="77777777" w:rsidR="00750B58" w:rsidRDefault="00750B58" w:rsidP="00986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5C370A" w14:textId="77777777" w:rsidR="00750B58" w:rsidRDefault="00750B58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B83BC0" w14:textId="77777777" w:rsidR="00750B58" w:rsidRDefault="00750B58" w:rsidP="00986BA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6EB4F5" w14:textId="77777777" w:rsidR="00750B58" w:rsidRDefault="00750B58" w:rsidP="00986B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41FD">
      <w:rPr>
        <w:rStyle w:val="PageNumber"/>
        <w:noProof/>
      </w:rPr>
      <w:t>21</w:t>
    </w:r>
    <w:r>
      <w:rPr>
        <w:rStyle w:val="PageNumber"/>
      </w:rPr>
      <w:fldChar w:fldCharType="end"/>
    </w:r>
  </w:p>
  <w:p w14:paraId="1E21070E" w14:textId="77777777" w:rsidR="00750B58" w:rsidRDefault="00750B58" w:rsidP="00986BA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A66A89" w14:textId="77777777" w:rsidR="00750B58" w:rsidRDefault="00750B58" w:rsidP="00986BA0">
      <w:r>
        <w:separator/>
      </w:r>
    </w:p>
  </w:footnote>
  <w:footnote w:type="continuationSeparator" w:id="0">
    <w:p w14:paraId="695A259B" w14:textId="77777777" w:rsidR="00750B58" w:rsidRDefault="00750B58" w:rsidP="00986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0"/>
    <w:multiLevelType w:val="singleLevel"/>
    <w:tmpl w:val="5B02EE10"/>
    <w:lvl w:ilvl="0">
      <w:start w:val="1"/>
      <w:numFmt w:val="bullet"/>
      <w:pStyle w:val="ListBullet5"/>
      <w:lvlText w:val=""/>
      <w:lvlJc w:val="left"/>
      <w:pPr>
        <w:tabs>
          <w:tab w:val="num" w:pos="1080"/>
        </w:tabs>
        <w:ind w:left="1080" w:hanging="216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28FA6280"/>
    <w:lvl w:ilvl="0">
      <w:start w:val="1"/>
      <w:numFmt w:val="bullet"/>
      <w:pStyle w:val="ListBullet4"/>
      <w:lvlText w:val="–"/>
      <w:lvlJc w:val="left"/>
      <w:pPr>
        <w:tabs>
          <w:tab w:val="num" w:pos="864"/>
        </w:tabs>
        <w:ind w:left="864" w:hanging="216"/>
      </w:pPr>
      <w:rPr>
        <w:rFonts w:ascii="Courier New" w:hAnsi="Courier New" w:hint="default"/>
      </w:rPr>
    </w:lvl>
  </w:abstractNum>
  <w:abstractNum w:abstractNumId="2">
    <w:nsid w:val="FFFFFF82"/>
    <w:multiLevelType w:val="singleLevel"/>
    <w:tmpl w:val="2EB2D4D2"/>
    <w:lvl w:ilvl="0">
      <w:start w:val="1"/>
      <w:numFmt w:val="bullet"/>
      <w:pStyle w:val="ListBullet3"/>
      <w:lvlText w:val=""/>
      <w:lvlJc w:val="left"/>
      <w:pPr>
        <w:tabs>
          <w:tab w:val="num" w:pos="648"/>
        </w:tabs>
        <w:ind w:left="648" w:hanging="216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CA9E9B4C"/>
    <w:lvl w:ilvl="0">
      <w:start w:val="1"/>
      <w:numFmt w:val="bullet"/>
      <w:pStyle w:val="ListBullet2"/>
      <w:lvlText w:val="–"/>
      <w:lvlJc w:val="left"/>
      <w:pPr>
        <w:tabs>
          <w:tab w:val="num" w:pos="576"/>
        </w:tabs>
        <w:ind w:left="432" w:hanging="216"/>
      </w:pPr>
      <w:rPr>
        <w:rFonts w:ascii="Courier New" w:hAnsi="Courier New" w:hint="default"/>
      </w:rPr>
    </w:lvl>
  </w:abstractNum>
  <w:abstractNum w:abstractNumId="4">
    <w:nsid w:val="FFFFFF88"/>
    <w:multiLevelType w:val="singleLevel"/>
    <w:tmpl w:val="2836130A"/>
    <w:lvl w:ilvl="0">
      <w:start w:val="1"/>
      <w:numFmt w:val="decimal"/>
      <w:pStyle w:val="ListNumber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5">
    <w:nsid w:val="FFFFFF89"/>
    <w:multiLevelType w:val="singleLevel"/>
    <w:tmpl w:val="F9862D10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</w:abstractNum>
  <w:abstractNum w:abstractNumId="6">
    <w:nsid w:val="08833C0E"/>
    <w:multiLevelType w:val="hybridMultilevel"/>
    <w:tmpl w:val="387662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08272E7"/>
    <w:multiLevelType w:val="hybridMultilevel"/>
    <w:tmpl w:val="A4DC4008"/>
    <w:lvl w:ilvl="0" w:tplc="9FCE22F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507F94"/>
    <w:multiLevelType w:val="hybridMultilevel"/>
    <w:tmpl w:val="56CC5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3A77DD"/>
    <w:multiLevelType w:val="hybridMultilevel"/>
    <w:tmpl w:val="DED4E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F82D1F"/>
    <w:multiLevelType w:val="hybridMultilevel"/>
    <w:tmpl w:val="00D07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BA62DC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36B62CAF"/>
    <w:multiLevelType w:val="hybridMultilevel"/>
    <w:tmpl w:val="3D6AA03A"/>
    <w:lvl w:ilvl="0" w:tplc="9496D788">
      <w:start w:val="106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2D6235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B416BE4"/>
    <w:multiLevelType w:val="hybridMultilevel"/>
    <w:tmpl w:val="2928275E"/>
    <w:lvl w:ilvl="0" w:tplc="ED18404C">
      <w:start w:val="5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56F6B09"/>
    <w:multiLevelType w:val="hybridMultilevel"/>
    <w:tmpl w:val="1DFE133A"/>
    <w:lvl w:ilvl="0" w:tplc="AABEE48E">
      <w:start w:val="1"/>
      <w:numFmt w:val="decimal"/>
      <w:lvlText w:val="%1."/>
      <w:lvlJc w:val="left"/>
      <w:pPr>
        <w:ind w:left="360" w:hanging="360"/>
      </w:pPr>
      <w:rPr>
        <w:rFonts w:asciiTheme="majorHAnsi" w:eastAsiaTheme="minorEastAsia" w:hAnsiTheme="majorHAnsi" w:cs="Aria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A5728B5"/>
    <w:multiLevelType w:val="hybridMultilevel"/>
    <w:tmpl w:val="28467F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0C437ED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1626B08"/>
    <w:multiLevelType w:val="hybridMultilevel"/>
    <w:tmpl w:val="0F1CE1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D884CD6"/>
    <w:multiLevelType w:val="hybridMultilevel"/>
    <w:tmpl w:val="315C1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3886746"/>
    <w:multiLevelType w:val="hybridMultilevel"/>
    <w:tmpl w:val="A7CEFC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8"/>
  </w:num>
  <w:num w:numId="5">
    <w:abstractNumId w:val="19"/>
  </w:num>
  <w:num w:numId="6">
    <w:abstractNumId w:val="16"/>
  </w:num>
  <w:num w:numId="7">
    <w:abstractNumId w:val="21"/>
  </w:num>
  <w:num w:numId="8">
    <w:abstractNumId w:val="18"/>
  </w:num>
  <w:num w:numId="9">
    <w:abstractNumId w:val="6"/>
  </w:num>
  <w:num w:numId="10">
    <w:abstractNumId w:val="10"/>
  </w:num>
  <w:num w:numId="11">
    <w:abstractNumId w:val="11"/>
  </w:num>
  <w:num w:numId="12">
    <w:abstractNumId w:val="12"/>
  </w:num>
  <w:num w:numId="13">
    <w:abstractNumId w:val="20"/>
  </w:num>
  <w:num w:numId="14">
    <w:abstractNumId w:val="7"/>
  </w:num>
  <w:num w:numId="15">
    <w:abstractNumId w:val="15"/>
  </w:num>
  <w:num w:numId="16">
    <w:abstractNumId w:val="13"/>
  </w:num>
  <w:num w:numId="17">
    <w:abstractNumId w:val="5"/>
  </w:num>
  <w:num w:numId="18">
    <w:abstractNumId w:val="5"/>
  </w:num>
  <w:num w:numId="19">
    <w:abstractNumId w:val="4"/>
  </w:num>
  <w:num w:numId="20">
    <w:abstractNumId w:val="4"/>
  </w:num>
  <w:num w:numId="21">
    <w:abstractNumId w:val="3"/>
  </w:num>
  <w:num w:numId="22">
    <w:abstractNumId w:val="3"/>
  </w:num>
  <w:num w:numId="23">
    <w:abstractNumId w:val="2"/>
  </w:num>
  <w:num w:numId="24">
    <w:abstractNumId w:val="2"/>
  </w:num>
  <w:num w:numId="25">
    <w:abstractNumId w:val="1"/>
  </w:num>
  <w:num w:numId="26">
    <w:abstractNumId w:val="1"/>
  </w:num>
  <w:num w:numId="27">
    <w:abstractNumId w:val="0"/>
  </w:num>
  <w:num w:numId="28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27C"/>
    <w:rsid w:val="00010616"/>
    <w:rsid w:val="000135FD"/>
    <w:rsid w:val="0002491F"/>
    <w:rsid w:val="0002593E"/>
    <w:rsid w:val="000524E1"/>
    <w:rsid w:val="00056D6C"/>
    <w:rsid w:val="00064C05"/>
    <w:rsid w:val="00066808"/>
    <w:rsid w:val="00072DBB"/>
    <w:rsid w:val="00087F00"/>
    <w:rsid w:val="000A40DC"/>
    <w:rsid w:val="000B24F0"/>
    <w:rsid w:val="000B2B47"/>
    <w:rsid w:val="00113135"/>
    <w:rsid w:val="0011458C"/>
    <w:rsid w:val="001403EB"/>
    <w:rsid w:val="00162A55"/>
    <w:rsid w:val="00164D2F"/>
    <w:rsid w:val="00170763"/>
    <w:rsid w:val="00170FD9"/>
    <w:rsid w:val="001A50C3"/>
    <w:rsid w:val="001B0EA4"/>
    <w:rsid w:val="001E6C7A"/>
    <w:rsid w:val="00200A31"/>
    <w:rsid w:val="0021355D"/>
    <w:rsid w:val="0021784E"/>
    <w:rsid w:val="00220A02"/>
    <w:rsid w:val="00223A24"/>
    <w:rsid w:val="00242885"/>
    <w:rsid w:val="00243D11"/>
    <w:rsid w:val="0026508D"/>
    <w:rsid w:val="002940E3"/>
    <w:rsid w:val="002B7A55"/>
    <w:rsid w:val="002D3426"/>
    <w:rsid w:val="002F141D"/>
    <w:rsid w:val="003323B1"/>
    <w:rsid w:val="00335CDE"/>
    <w:rsid w:val="00336EC6"/>
    <w:rsid w:val="00346AB3"/>
    <w:rsid w:val="00347665"/>
    <w:rsid w:val="003512AA"/>
    <w:rsid w:val="00354848"/>
    <w:rsid w:val="00356154"/>
    <w:rsid w:val="003653DD"/>
    <w:rsid w:val="00374362"/>
    <w:rsid w:val="003772E5"/>
    <w:rsid w:val="00387927"/>
    <w:rsid w:val="0039071C"/>
    <w:rsid w:val="003A5F90"/>
    <w:rsid w:val="003B002F"/>
    <w:rsid w:val="003B3B46"/>
    <w:rsid w:val="003D2907"/>
    <w:rsid w:val="003D4CDF"/>
    <w:rsid w:val="004041DE"/>
    <w:rsid w:val="00413BF8"/>
    <w:rsid w:val="004176C2"/>
    <w:rsid w:val="00430CE9"/>
    <w:rsid w:val="00432CBF"/>
    <w:rsid w:val="00442001"/>
    <w:rsid w:val="004441FD"/>
    <w:rsid w:val="00455E43"/>
    <w:rsid w:val="00455FB4"/>
    <w:rsid w:val="0046427C"/>
    <w:rsid w:val="00466ACB"/>
    <w:rsid w:val="004677C2"/>
    <w:rsid w:val="00473EF7"/>
    <w:rsid w:val="0047703A"/>
    <w:rsid w:val="00482550"/>
    <w:rsid w:val="00490CA0"/>
    <w:rsid w:val="004A0DC1"/>
    <w:rsid w:val="004A3E83"/>
    <w:rsid w:val="004C52CE"/>
    <w:rsid w:val="004E45CD"/>
    <w:rsid w:val="00500E5C"/>
    <w:rsid w:val="00506AE5"/>
    <w:rsid w:val="00512CE8"/>
    <w:rsid w:val="00515ADD"/>
    <w:rsid w:val="00520499"/>
    <w:rsid w:val="0055360A"/>
    <w:rsid w:val="00575D42"/>
    <w:rsid w:val="005A05FE"/>
    <w:rsid w:val="005A19A4"/>
    <w:rsid w:val="005A2212"/>
    <w:rsid w:val="005A47F3"/>
    <w:rsid w:val="005B2C33"/>
    <w:rsid w:val="005C41CA"/>
    <w:rsid w:val="005C47C2"/>
    <w:rsid w:val="005D0E61"/>
    <w:rsid w:val="005D484F"/>
    <w:rsid w:val="005E6116"/>
    <w:rsid w:val="005F22EF"/>
    <w:rsid w:val="00601EF1"/>
    <w:rsid w:val="00612080"/>
    <w:rsid w:val="00615796"/>
    <w:rsid w:val="0063510A"/>
    <w:rsid w:val="0063602A"/>
    <w:rsid w:val="0064245C"/>
    <w:rsid w:val="0069406B"/>
    <w:rsid w:val="00694545"/>
    <w:rsid w:val="006A714A"/>
    <w:rsid w:val="006D75CF"/>
    <w:rsid w:val="00705973"/>
    <w:rsid w:val="00706CC1"/>
    <w:rsid w:val="0072338A"/>
    <w:rsid w:val="007311DA"/>
    <w:rsid w:val="00750B58"/>
    <w:rsid w:val="00750E6B"/>
    <w:rsid w:val="00761013"/>
    <w:rsid w:val="007639C6"/>
    <w:rsid w:val="00775ECB"/>
    <w:rsid w:val="007B1637"/>
    <w:rsid w:val="007C69F9"/>
    <w:rsid w:val="007D2F2A"/>
    <w:rsid w:val="007D4ACC"/>
    <w:rsid w:val="00816B27"/>
    <w:rsid w:val="00830A2D"/>
    <w:rsid w:val="00835861"/>
    <w:rsid w:val="00850AE1"/>
    <w:rsid w:val="00850DE8"/>
    <w:rsid w:val="00897C99"/>
    <w:rsid w:val="008C1A18"/>
    <w:rsid w:val="008C4AA1"/>
    <w:rsid w:val="008D4159"/>
    <w:rsid w:val="008D7AC7"/>
    <w:rsid w:val="00911E15"/>
    <w:rsid w:val="009173AE"/>
    <w:rsid w:val="00935B71"/>
    <w:rsid w:val="0093607A"/>
    <w:rsid w:val="00960B18"/>
    <w:rsid w:val="0097393C"/>
    <w:rsid w:val="009739EE"/>
    <w:rsid w:val="00986BA0"/>
    <w:rsid w:val="009970C2"/>
    <w:rsid w:val="009B205C"/>
    <w:rsid w:val="009B4CBE"/>
    <w:rsid w:val="009C7EF7"/>
    <w:rsid w:val="009D046C"/>
    <w:rsid w:val="009E7F31"/>
    <w:rsid w:val="00A01FA7"/>
    <w:rsid w:val="00A03E80"/>
    <w:rsid w:val="00A12A41"/>
    <w:rsid w:val="00A146F6"/>
    <w:rsid w:val="00A15757"/>
    <w:rsid w:val="00A31466"/>
    <w:rsid w:val="00A42346"/>
    <w:rsid w:val="00A47E9B"/>
    <w:rsid w:val="00A63F5A"/>
    <w:rsid w:val="00A70881"/>
    <w:rsid w:val="00A953AA"/>
    <w:rsid w:val="00AC08F8"/>
    <w:rsid w:val="00AC500F"/>
    <w:rsid w:val="00AC563D"/>
    <w:rsid w:val="00AC654F"/>
    <w:rsid w:val="00AD6C2C"/>
    <w:rsid w:val="00AE051B"/>
    <w:rsid w:val="00AF425E"/>
    <w:rsid w:val="00B023FF"/>
    <w:rsid w:val="00B114FB"/>
    <w:rsid w:val="00B12AE8"/>
    <w:rsid w:val="00B31DBF"/>
    <w:rsid w:val="00B341BE"/>
    <w:rsid w:val="00B6107D"/>
    <w:rsid w:val="00B90A92"/>
    <w:rsid w:val="00B97E12"/>
    <w:rsid w:val="00BA14CC"/>
    <w:rsid w:val="00BA789A"/>
    <w:rsid w:val="00BE34D6"/>
    <w:rsid w:val="00BF3436"/>
    <w:rsid w:val="00BF6761"/>
    <w:rsid w:val="00C135FE"/>
    <w:rsid w:val="00C2483A"/>
    <w:rsid w:val="00C34D47"/>
    <w:rsid w:val="00C44A3A"/>
    <w:rsid w:val="00C93FCA"/>
    <w:rsid w:val="00C9427D"/>
    <w:rsid w:val="00C962E9"/>
    <w:rsid w:val="00CA1955"/>
    <w:rsid w:val="00CC34D3"/>
    <w:rsid w:val="00CD00CA"/>
    <w:rsid w:val="00CE03EA"/>
    <w:rsid w:val="00CE0C39"/>
    <w:rsid w:val="00CE3D84"/>
    <w:rsid w:val="00CE6923"/>
    <w:rsid w:val="00CE7149"/>
    <w:rsid w:val="00CF026D"/>
    <w:rsid w:val="00CF3371"/>
    <w:rsid w:val="00CF35E2"/>
    <w:rsid w:val="00CF5F6A"/>
    <w:rsid w:val="00CF76C0"/>
    <w:rsid w:val="00D00A5E"/>
    <w:rsid w:val="00D10442"/>
    <w:rsid w:val="00D25237"/>
    <w:rsid w:val="00D2754E"/>
    <w:rsid w:val="00D43ED3"/>
    <w:rsid w:val="00D54804"/>
    <w:rsid w:val="00D65C34"/>
    <w:rsid w:val="00D71BCE"/>
    <w:rsid w:val="00D93022"/>
    <w:rsid w:val="00DA18D4"/>
    <w:rsid w:val="00DC156F"/>
    <w:rsid w:val="00DD5AF9"/>
    <w:rsid w:val="00DE70F9"/>
    <w:rsid w:val="00E14C20"/>
    <w:rsid w:val="00E2751F"/>
    <w:rsid w:val="00E73625"/>
    <w:rsid w:val="00E748FE"/>
    <w:rsid w:val="00E85C26"/>
    <w:rsid w:val="00EA1411"/>
    <w:rsid w:val="00EA1F11"/>
    <w:rsid w:val="00ED0911"/>
    <w:rsid w:val="00ED4C87"/>
    <w:rsid w:val="00ED690D"/>
    <w:rsid w:val="00EE2054"/>
    <w:rsid w:val="00F051BD"/>
    <w:rsid w:val="00F05B73"/>
    <w:rsid w:val="00F10648"/>
    <w:rsid w:val="00F35423"/>
    <w:rsid w:val="00F43184"/>
    <w:rsid w:val="00F709ED"/>
    <w:rsid w:val="00F93B7B"/>
    <w:rsid w:val="00F96EBA"/>
    <w:rsid w:val="00F97D78"/>
    <w:rsid w:val="00FC10A5"/>
    <w:rsid w:val="00FE5C29"/>
    <w:rsid w:val="00FE7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B89B6"/>
  <w15:docId w15:val="{5C36BBE4-68DD-4A0C-AD7A-6C48ADA4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0AE1"/>
    <w:pPr>
      <w:spacing w:line="280" w:lineRule="exact"/>
    </w:pPr>
    <w:rPr>
      <w:rFonts w:ascii="Gill Sans MT" w:hAnsi="Gill Sans MT"/>
    </w:rPr>
  </w:style>
  <w:style w:type="paragraph" w:styleId="Heading1">
    <w:name w:val="heading 1"/>
    <w:basedOn w:val="Title"/>
    <w:next w:val="Normal"/>
    <w:link w:val="Heading1Char"/>
    <w:uiPriority w:val="9"/>
    <w:qFormat/>
    <w:rsid w:val="00850AE1"/>
    <w:pPr>
      <w:outlineLvl w:val="0"/>
    </w:pPr>
    <w:rPr>
      <w:caps/>
      <w:color w:val="1F497D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AE1"/>
    <w:pPr>
      <w:spacing w:before="400" w:after="0" w:line="320" w:lineRule="exact"/>
      <w:outlineLvl w:val="1"/>
    </w:pPr>
    <w:rPr>
      <w:b/>
      <w:color w:val="1F497D" w:themeColor="text2"/>
      <w:spacing w:val="-1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AE1"/>
    <w:pPr>
      <w:spacing w:before="400" w:after="0"/>
      <w:outlineLvl w:val="2"/>
    </w:pPr>
    <w:rPr>
      <w:b/>
      <w:caps/>
      <w:color w:val="1F497D" w:themeColor="text2"/>
      <w:spacing w:val="-6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850AE1"/>
    <w:pPr>
      <w:outlineLvl w:val="3"/>
    </w:pPr>
    <w:rPr>
      <w:b w:val="0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qFormat/>
    <w:rsid w:val="00850AE1"/>
    <w:pPr>
      <w:outlineLvl w:val="4"/>
    </w:pPr>
    <w:rPr>
      <w:caps w:val="0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CC34D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sid w:val="00C5605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aliases w:val="Bullets"/>
    <w:basedOn w:val="Normal"/>
    <w:link w:val="ListParagraphChar"/>
    <w:uiPriority w:val="34"/>
    <w:rsid w:val="00CC34D3"/>
    <w:pPr>
      <w:spacing w:after="200" w:line="276" w:lineRule="auto"/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C34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4D3"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4D3"/>
    <w:rPr>
      <w:rFonts w:eastAsiaTheme="minorHAnsi"/>
      <w:sz w:val="20"/>
      <w:szCs w:val="20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CC34D3"/>
    <w:rPr>
      <w:rFonts w:eastAsiaTheme="minorHAnsi"/>
      <w:sz w:val="22"/>
      <w:szCs w:val="22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CC34D3"/>
    <w:rPr>
      <w:rFonts w:ascii="Lucida Grande" w:hAnsi="Lucida Grande" w:cs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CD"/>
    <w:pPr>
      <w:spacing w:after="0"/>
    </w:pPr>
    <w:rPr>
      <w:rFonts w:eastAsiaTheme="minorEastAsia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CD"/>
    <w:rPr>
      <w:rFonts w:eastAsiaTheme="minorHAnsi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7C6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86B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6BA0"/>
  </w:style>
  <w:style w:type="character" w:styleId="PageNumber">
    <w:name w:val="page number"/>
    <w:basedOn w:val="DefaultParagraphFont"/>
    <w:uiPriority w:val="99"/>
    <w:semiHidden/>
    <w:unhideWhenUsed/>
    <w:rsid w:val="00986BA0"/>
  </w:style>
  <w:style w:type="paragraph" w:styleId="BodyText">
    <w:name w:val="Body Text"/>
    <w:basedOn w:val="Normal"/>
    <w:link w:val="BodyTextChar"/>
    <w:uiPriority w:val="1"/>
    <w:rsid w:val="00AC500F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AC500F"/>
    <w:rPr>
      <w:rFonts w:ascii="Times New Roman" w:eastAsiaTheme="minorHAnsi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E1"/>
    <w:pPr>
      <w:spacing w:after="0" w:line="720" w:lineRule="exact"/>
      <w:contextualSpacing/>
    </w:pPr>
    <w:rPr>
      <w:color w:val="FFFFFF" w:themeColor="background1"/>
      <w:spacing w:val="-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850AE1"/>
    <w:rPr>
      <w:rFonts w:ascii="Gill Sans MT" w:hAnsi="Gill Sans MT"/>
      <w:color w:val="FFFFFF" w:themeColor="background1"/>
      <w:spacing w:val="-10"/>
      <w:sz w:val="36"/>
      <w:szCs w:val="36"/>
    </w:rPr>
  </w:style>
  <w:style w:type="paragraph" w:styleId="BodyText2">
    <w:name w:val="Body Text 2"/>
    <w:basedOn w:val="Normal"/>
    <w:link w:val="BodyText2Char"/>
    <w:uiPriority w:val="99"/>
    <w:unhideWhenUsed/>
    <w:rsid w:val="00AC500F"/>
    <w:pPr>
      <w:tabs>
        <w:tab w:val="left" w:pos="9990"/>
      </w:tabs>
      <w:spacing w:after="200" w:line="276" w:lineRule="auto"/>
    </w:pPr>
    <w:rPr>
      <w:rFonts w:ascii="Calibri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C500F"/>
    <w:rPr>
      <w:rFonts w:ascii="Calibri" w:hAnsi="Calibri"/>
      <w:color w:val="000000"/>
      <w:sz w:val="22"/>
      <w:szCs w:val="22"/>
      <w:lang w:eastAsia="zh-CN"/>
    </w:rPr>
  </w:style>
  <w:style w:type="paragraph" w:customStyle="1" w:styleId="longtableQtext">
    <w:name w:val="long table Q text"/>
    <w:basedOn w:val="Normal"/>
    <w:link w:val="longtableQtextChar"/>
    <w:rsid w:val="00AC500F"/>
    <w:pPr>
      <w:spacing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C500F"/>
    <w:rPr>
      <w:rFonts w:ascii="Calibri" w:eastAsiaTheme="minorHAnsi" w:hAnsi="Calibri"/>
      <w:color w:val="000000"/>
      <w:sz w:val="22"/>
      <w:szCs w:val="22"/>
    </w:rPr>
  </w:style>
  <w:style w:type="paragraph" w:customStyle="1" w:styleId="Footnote">
    <w:name w:val="Footnote"/>
    <w:basedOn w:val="FootnoteText"/>
    <w:link w:val="FootnoteChar"/>
    <w:qFormat/>
    <w:rsid w:val="00850AE1"/>
    <w:pPr>
      <w:tabs>
        <w:tab w:val="left" w:pos="180"/>
      </w:tabs>
      <w:spacing w:after="100" w:line="180" w:lineRule="exact"/>
      <w:ind w:left="187" w:hanging="187"/>
    </w:pPr>
    <w:rPr>
      <w:sz w:val="16"/>
      <w:szCs w:val="16"/>
    </w:rPr>
  </w:style>
  <w:style w:type="character" w:customStyle="1" w:styleId="FootnoteChar">
    <w:name w:val="Footnote Char"/>
    <w:basedOn w:val="FootnoteTextChar"/>
    <w:link w:val="Footnote"/>
    <w:rsid w:val="00850AE1"/>
    <w:rPr>
      <w:rFonts w:ascii="Gill Sans MT" w:hAnsi="Gill Sans MT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0A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0AE1"/>
    <w:rPr>
      <w:sz w:val="20"/>
      <w:szCs w:val="20"/>
    </w:rPr>
  </w:style>
  <w:style w:type="paragraph" w:customStyle="1" w:styleId="PhotoCredit">
    <w:name w:val="Photo Credit"/>
    <w:basedOn w:val="Normal"/>
    <w:link w:val="PhotoCreditChar"/>
    <w:qFormat/>
    <w:rsid w:val="00850AE1"/>
    <w:pPr>
      <w:spacing w:line="120" w:lineRule="exact"/>
    </w:pPr>
    <w:rPr>
      <w:caps/>
      <w:spacing w:val="-6"/>
      <w:sz w:val="10"/>
    </w:rPr>
  </w:style>
  <w:style w:type="character" w:customStyle="1" w:styleId="PhotoCreditChar">
    <w:name w:val="Photo Credit Char"/>
    <w:basedOn w:val="DefaultParagraphFont"/>
    <w:link w:val="PhotoCredit"/>
    <w:rsid w:val="00850AE1"/>
    <w:rPr>
      <w:rFonts w:ascii="Gill Sans MT" w:hAnsi="Gill Sans MT"/>
      <w:caps/>
      <w:spacing w:val="-6"/>
      <w:sz w:val="10"/>
    </w:rPr>
  </w:style>
  <w:style w:type="paragraph" w:customStyle="1" w:styleId="FooterText">
    <w:name w:val="Footer Text"/>
    <w:basedOn w:val="Footer"/>
    <w:link w:val="FooterTextChar"/>
    <w:qFormat/>
    <w:rsid w:val="00850AE1"/>
    <w:pPr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jc w:val="right"/>
    </w:pPr>
    <w:rPr>
      <w:sz w:val="18"/>
    </w:rPr>
  </w:style>
  <w:style w:type="character" w:customStyle="1" w:styleId="FooterTextChar">
    <w:name w:val="Footer Text Char"/>
    <w:basedOn w:val="FooterChar"/>
    <w:link w:val="FooterText"/>
    <w:rsid w:val="00850AE1"/>
    <w:rPr>
      <w:rFonts w:ascii="Gill Sans MT" w:hAnsi="Gill Sans MT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50AE1"/>
    <w:rPr>
      <w:rFonts w:ascii="Gill Sans MT" w:hAnsi="Gill Sans MT"/>
      <w:caps/>
      <w:color w:val="1F497D" w:themeColor="text2"/>
      <w:spacing w:val="-14"/>
      <w:sz w:val="72"/>
    </w:rPr>
  </w:style>
  <w:style w:type="paragraph" w:styleId="Title">
    <w:name w:val="Title"/>
    <w:basedOn w:val="Normal"/>
    <w:next w:val="Normal"/>
    <w:link w:val="TitleChar"/>
    <w:uiPriority w:val="10"/>
    <w:qFormat/>
    <w:rsid w:val="00850AE1"/>
    <w:pPr>
      <w:spacing w:after="0" w:line="760" w:lineRule="exact"/>
      <w:textboxTightWrap w:val="allLines"/>
    </w:pPr>
    <w:rPr>
      <w:spacing w:val="-14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850AE1"/>
    <w:rPr>
      <w:rFonts w:ascii="Gill Sans MT" w:hAnsi="Gill Sans MT"/>
      <w:spacing w:val="-14"/>
      <w:sz w:val="72"/>
    </w:rPr>
  </w:style>
  <w:style w:type="character" w:customStyle="1" w:styleId="Heading2Char">
    <w:name w:val="Heading 2 Char"/>
    <w:basedOn w:val="DefaultParagraphFont"/>
    <w:link w:val="Heading2"/>
    <w:uiPriority w:val="9"/>
    <w:rsid w:val="00850AE1"/>
    <w:rPr>
      <w:rFonts w:ascii="Gill Sans MT" w:hAnsi="Gill Sans MT"/>
      <w:b/>
      <w:color w:val="1F497D" w:themeColor="text2"/>
      <w:spacing w:val="-1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0AE1"/>
    <w:rPr>
      <w:rFonts w:ascii="Gill Sans MT" w:hAnsi="Gill Sans MT"/>
      <w:b/>
      <w:caps/>
      <w:color w:val="1F497D" w:themeColor="text2"/>
      <w:spacing w:val="-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E1"/>
    <w:rPr>
      <w:rFonts w:ascii="Gill Sans MT" w:hAnsi="Gill Sans MT"/>
      <w:caps/>
      <w:color w:val="1F497D" w:themeColor="text2"/>
      <w:spacing w:val="-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E1"/>
    <w:rPr>
      <w:rFonts w:ascii="Gill Sans MT" w:hAnsi="Gill Sans MT"/>
      <w:b/>
      <w:color w:val="000000" w:themeColor="text1"/>
      <w:spacing w:val="-6"/>
    </w:rPr>
  </w:style>
  <w:style w:type="paragraph" w:styleId="Caption">
    <w:name w:val="caption"/>
    <w:basedOn w:val="BodyTextIndent3"/>
    <w:next w:val="Normal"/>
    <w:uiPriority w:val="35"/>
    <w:semiHidden/>
    <w:unhideWhenUsed/>
    <w:qFormat/>
    <w:rsid w:val="00850AE1"/>
    <w:pPr>
      <w:spacing w:after="160"/>
      <w:ind w:left="0"/>
    </w:pPr>
    <w:rPr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50AE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50AE1"/>
    <w:rPr>
      <w:rFonts w:ascii="Gill Sans MT" w:hAnsi="Gill Sans MT"/>
      <w:sz w:val="16"/>
      <w:szCs w:val="16"/>
    </w:rPr>
  </w:style>
  <w:style w:type="paragraph" w:styleId="ListBullet">
    <w:name w:val="List Bullet"/>
    <w:basedOn w:val="Normal"/>
    <w:uiPriority w:val="99"/>
    <w:semiHidden/>
    <w:unhideWhenUsed/>
    <w:qFormat/>
    <w:rsid w:val="00850AE1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semiHidden/>
    <w:unhideWhenUsed/>
    <w:qFormat/>
    <w:rsid w:val="00850AE1"/>
    <w:pPr>
      <w:numPr>
        <w:numId w:val="2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rsid w:val="00850AE1"/>
    <w:pPr>
      <w:numPr>
        <w:numId w:val="2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rsid w:val="00850AE1"/>
    <w:pPr>
      <w:numPr>
        <w:numId w:val="2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rsid w:val="00850AE1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rsid w:val="00850AE1"/>
    <w:pPr>
      <w:numPr>
        <w:numId w:val="28"/>
      </w:numPr>
      <w:contextualSpacing/>
    </w:pPr>
  </w:style>
  <w:style w:type="character" w:styleId="Emphasis">
    <w:name w:val="Emphasis"/>
    <w:uiPriority w:val="20"/>
    <w:qFormat/>
    <w:rsid w:val="00850AE1"/>
    <w:rPr>
      <w:b/>
    </w:rPr>
  </w:style>
  <w:style w:type="paragraph" w:styleId="NoSpacing">
    <w:name w:val="No Spacing"/>
    <w:basedOn w:val="Normal"/>
    <w:uiPriority w:val="1"/>
    <w:qFormat/>
    <w:rsid w:val="00850AE1"/>
    <w:pPr>
      <w:spacing w:after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0A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264D47-540F-4E46-81AD-246C5073B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23</Pages>
  <Words>5187</Words>
  <Characters>29571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Cloudburst Group</Company>
  <LinksUpToDate>false</LinksUpToDate>
  <CharactersWithSpaces>34689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Heather Huntington</dc:creator>
  <cp:lastModifiedBy>Aidan Boyd</cp:lastModifiedBy>
  <cp:revision>29</cp:revision>
  <dcterms:created xsi:type="dcterms:W3CDTF">2015-01-06T23:03:00Z</dcterms:created>
  <dcterms:modified xsi:type="dcterms:W3CDTF">2015-01-13T20:40:00Z</dcterms:modified>
</cp:coreProperties>
</file>