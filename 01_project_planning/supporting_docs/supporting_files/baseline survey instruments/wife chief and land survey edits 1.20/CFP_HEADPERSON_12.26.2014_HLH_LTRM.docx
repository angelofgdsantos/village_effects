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EAA242F" w14:textId="77777777" w:rsidR="004B3DAA" w:rsidRDefault="004B3DAA" w:rsidP="001A62FC">
      <w:pPr>
        <w:pStyle w:val="Heading3"/>
        <w:spacing w:before="0" w:line="240" w:lineRule="auto"/>
        <w:jc w:val="center"/>
      </w:pPr>
      <w:r>
        <w:t>Community Forest Project</w:t>
      </w:r>
    </w:p>
    <w:p w14:paraId="303AC9F9" w14:textId="77777777" w:rsidR="00F23BE3" w:rsidRDefault="004B3DAA" w:rsidP="001A62FC">
      <w:pPr>
        <w:pStyle w:val="Heading3"/>
        <w:spacing w:before="0" w:line="240" w:lineRule="auto"/>
        <w:jc w:val="center"/>
      </w:pPr>
      <w:r>
        <w:t>Headperson Survey</w:t>
      </w:r>
    </w:p>
    <w:p w14:paraId="1F51B3AC" w14:textId="378AE57B" w:rsidR="00672B0B" w:rsidRPr="00672B0B" w:rsidRDefault="00672B0B" w:rsidP="00672B0B">
      <w:pPr>
        <w:spacing w:line="240" w:lineRule="auto"/>
      </w:pPr>
      <w:r>
        <w:t xml:space="preserve">INTERVIEWER: Carefully explain the definition of a forest as: ‘a large area covered with trees and woody vegetation. This can include </w:t>
      </w:r>
      <w:proofErr w:type="spellStart"/>
      <w:r>
        <w:t>miombo</w:t>
      </w:r>
      <w:proofErr w:type="spellEnd"/>
      <w:r>
        <w:t xml:space="preserve"> forests or woodlots.’ This is the definition you will be using each time you refer to a ‘forest’ throughout this interview and should be borne in mind by both yourself and the respondent/s.</w:t>
      </w:r>
    </w:p>
    <w:tbl>
      <w:tblPr>
        <w:tblStyle w:val="TableGrid1"/>
        <w:tblW w:w="10800" w:type="dxa"/>
        <w:tblInd w:w="-725" w:type="dxa"/>
        <w:tblCellMar>
          <w:left w:w="72" w:type="dxa"/>
          <w:right w:w="72" w:type="dxa"/>
        </w:tblCellMar>
        <w:tblLook w:val="04A0" w:firstRow="1" w:lastRow="0" w:firstColumn="1" w:lastColumn="0" w:noHBand="0" w:noVBand="1"/>
      </w:tblPr>
      <w:tblGrid>
        <w:gridCol w:w="167"/>
        <w:gridCol w:w="7753"/>
        <w:gridCol w:w="2880"/>
      </w:tblGrid>
      <w:tr w:rsidR="00A430DE" w:rsidRPr="008231A9" w14:paraId="04420B00" w14:textId="77777777" w:rsidTr="00672B0B">
        <w:tc>
          <w:tcPr>
            <w:tcW w:w="167" w:type="dxa"/>
          </w:tcPr>
          <w:p w14:paraId="5A631BB3" w14:textId="77777777" w:rsidR="00A430DE" w:rsidRPr="008231A9" w:rsidRDefault="00A430DE" w:rsidP="001A62FC">
            <w:pPr>
              <w:pStyle w:val="NoSpacing"/>
              <w:spacing w:line="240" w:lineRule="auto"/>
            </w:pPr>
          </w:p>
        </w:tc>
        <w:tc>
          <w:tcPr>
            <w:tcW w:w="7753" w:type="dxa"/>
            <w:tcBorders>
              <w:right w:val="single" w:sz="18" w:space="0" w:color="auto"/>
            </w:tcBorders>
          </w:tcPr>
          <w:p w14:paraId="272A9A1A" w14:textId="77777777" w:rsidR="00A430DE" w:rsidRPr="008231A9" w:rsidRDefault="003A5B3E" w:rsidP="001A62FC">
            <w:pPr>
              <w:pStyle w:val="NoSpacing"/>
              <w:spacing w:line="240" w:lineRule="auto"/>
            </w:pPr>
            <w:r w:rsidRPr="003A5B3E">
              <w:t xml:space="preserve">start time </w:t>
            </w:r>
            <w:r w:rsidRPr="003A5B3E">
              <w:rPr>
                <w:b/>
              </w:rPr>
              <w:t>(start)</w:t>
            </w:r>
          </w:p>
        </w:tc>
        <w:tc>
          <w:tcPr>
            <w:tcW w:w="2880" w:type="dxa"/>
            <w:tcBorders>
              <w:top w:val="single" w:sz="18" w:space="0" w:color="auto"/>
              <w:left w:val="single" w:sz="18" w:space="0" w:color="auto"/>
              <w:bottom w:val="single" w:sz="18" w:space="0" w:color="auto"/>
              <w:right w:val="single" w:sz="18" w:space="0" w:color="auto"/>
            </w:tcBorders>
          </w:tcPr>
          <w:p w14:paraId="2866A12D" w14:textId="77777777" w:rsidR="00A430DE" w:rsidRPr="008231A9" w:rsidRDefault="003D347B" w:rsidP="001A62FC">
            <w:pPr>
              <w:pStyle w:val="NoSpacing"/>
              <w:spacing w:line="240" w:lineRule="auto"/>
              <w:rPr>
                <w:i/>
              </w:rPr>
            </w:pPr>
            <w:r w:rsidRPr="003D347B">
              <w:rPr>
                <w:i/>
              </w:rPr>
              <w:t>hour/minute</w:t>
            </w:r>
          </w:p>
        </w:tc>
      </w:tr>
      <w:tr w:rsidR="003D347B" w:rsidRPr="008231A9" w14:paraId="695E6092" w14:textId="77777777" w:rsidTr="00672B0B">
        <w:tc>
          <w:tcPr>
            <w:tcW w:w="167" w:type="dxa"/>
          </w:tcPr>
          <w:p w14:paraId="74ACB5B2" w14:textId="77777777" w:rsidR="003D347B" w:rsidRPr="008231A9" w:rsidRDefault="003D347B" w:rsidP="001A62FC">
            <w:pPr>
              <w:pStyle w:val="NoSpacing"/>
              <w:spacing w:line="240" w:lineRule="auto"/>
            </w:pPr>
          </w:p>
        </w:tc>
        <w:tc>
          <w:tcPr>
            <w:tcW w:w="7753" w:type="dxa"/>
            <w:tcBorders>
              <w:right w:val="single" w:sz="18" w:space="0" w:color="auto"/>
            </w:tcBorders>
          </w:tcPr>
          <w:p w14:paraId="20C35E6F" w14:textId="77777777" w:rsidR="003D347B" w:rsidRPr="008231A9" w:rsidRDefault="003A5B3E" w:rsidP="001A62FC">
            <w:pPr>
              <w:pStyle w:val="NoSpacing"/>
              <w:spacing w:line="240" w:lineRule="auto"/>
            </w:pPr>
            <w:r w:rsidRPr="003A5B3E">
              <w:t xml:space="preserve">End time </w:t>
            </w:r>
            <w:r w:rsidRPr="003A5B3E">
              <w:rPr>
                <w:b/>
              </w:rPr>
              <w:t>(end)</w:t>
            </w:r>
          </w:p>
        </w:tc>
        <w:tc>
          <w:tcPr>
            <w:tcW w:w="2880" w:type="dxa"/>
            <w:tcBorders>
              <w:top w:val="single" w:sz="18" w:space="0" w:color="auto"/>
              <w:left w:val="single" w:sz="18" w:space="0" w:color="auto"/>
              <w:bottom w:val="single" w:sz="18" w:space="0" w:color="auto"/>
              <w:right w:val="single" w:sz="18" w:space="0" w:color="auto"/>
            </w:tcBorders>
          </w:tcPr>
          <w:p w14:paraId="020A8A0A" w14:textId="77777777" w:rsidR="003D347B" w:rsidRPr="008231A9" w:rsidRDefault="003D347B" w:rsidP="001A62FC">
            <w:pPr>
              <w:pStyle w:val="NoSpacing"/>
              <w:spacing w:line="240" w:lineRule="auto"/>
              <w:rPr>
                <w:i/>
              </w:rPr>
            </w:pPr>
            <w:r w:rsidRPr="003D347B">
              <w:rPr>
                <w:i/>
              </w:rPr>
              <w:t>hour/minute</w:t>
            </w:r>
          </w:p>
        </w:tc>
      </w:tr>
    </w:tbl>
    <w:p w14:paraId="64ABB10F" w14:textId="77777777" w:rsidR="004B3DAA" w:rsidRDefault="00CF0AEF" w:rsidP="001A62FC">
      <w:pPr>
        <w:pStyle w:val="Heading3"/>
        <w:spacing w:line="240" w:lineRule="auto"/>
      </w:pPr>
      <w:r>
        <w:t xml:space="preserve">Section </w:t>
      </w:r>
      <w:r w:rsidR="00A430DE" w:rsidRPr="00F71A9A">
        <w:t>A.</w:t>
      </w:r>
      <w:r>
        <w:t xml:space="preserve"> </w:t>
      </w:r>
      <w:r w:rsidR="00A430DE">
        <w:t>HEADPERSON</w:t>
      </w:r>
      <w:r w:rsidR="00A430DE" w:rsidRPr="00F71A9A">
        <w:t xml:space="preserve"> IDENTIFICATION AND CONSENT</w:t>
      </w:r>
    </w:p>
    <w:tbl>
      <w:tblPr>
        <w:tblStyle w:val="TableGrid1"/>
        <w:tblW w:w="10800" w:type="dxa"/>
        <w:tblInd w:w="-725" w:type="dxa"/>
        <w:tblCellMar>
          <w:left w:w="72" w:type="dxa"/>
          <w:right w:w="72" w:type="dxa"/>
        </w:tblCellMar>
        <w:tblLook w:val="04A0" w:firstRow="1" w:lastRow="0" w:firstColumn="1" w:lastColumn="0" w:noHBand="0" w:noVBand="1"/>
      </w:tblPr>
      <w:tblGrid>
        <w:gridCol w:w="167"/>
        <w:gridCol w:w="5233"/>
        <w:gridCol w:w="2520"/>
        <w:gridCol w:w="2880"/>
      </w:tblGrid>
      <w:tr w:rsidR="00CF0AEF" w:rsidRPr="008231A9" w14:paraId="5EDB7ADC" w14:textId="77777777" w:rsidTr="00672B0B">
        <w:tc>
          <w:tcPr>
            <w:tcW w:w="167" w:type="dxa"/>
          </w:tcPr>
          <w:p w14:paraId="29B46C22" w14:textId="77777777" w:rsidR="00CF0AEF" w:rsidRPr="008231A9" w:rsidRDefault="00CF0AEF" w:rsidP="001A62FC">
            <w:pPr>
              <w:pStyle w:val="NoSpacing"/>
              <w:spacing w:line="240" w:lineRule="auto"/>
            </w:pPr>
          </w:p>
        </w:tc>
        <w:tc>
          <w:tcPr>
            <w:tcW w:w="7753" w:type="dxa"/>
            <w:gridSpan w:val="2"/>
            <w:tcBorders>
              <w:right w:val="single" w:sz="18" w:space="0" w:color="auto"/>
            </w:tcBorders>
          </w:tcPr>
          <w:p w14:paraId="09A52C79" w14:textId="77777777" w:rsidR="00CF0AEF" w:rsidRPr="00F71A9A" w:rsidRDefault="00CF0AEF" w:rsidP="001A62FC">
            <w:pPr>
              <w:pStyle w:val="NoSpacing"/>
              <w:spacing w:line="240" w:lineRule="auto"/>
            </w:pPr>
            <w:r w:rsidRPr="00F71A9A">
              <w:rPr>
                <w:w w:val="105"/>
              </w:rPr>
              <w:t>A1.Date of Survey</w:t>
            </w:r>
            <w:r w:rsidRPr="00F71A9A">
              <w:rPr>
                <w:b/>
                <w:w w:val="105"/>
              </w:rPr>
              <w:t xml:space="preserve"> (</w:t>
            </w:r>
            <w:proofErr w:type="spellStart"/>
            <w:r w:rsidRPr="00F71A9A">
              <w:rPr>
                <w:b/>
                <w:w w:val="105"/>
              </w:rPr>
              <w:t>time_st</w:t>
            </w:r>
            <w:proofErr w:type="spellEnd"/>
            <w:r w:rsidRPr="00F71A9A">
              <w:rPr>
                <w:b/>
                <w:w w:val="105"/>
              </w:rPr>
              <w:t>)</w:t>
            </w:r>
            <w:r w:rsidRPr="00F71A9A">
              <w:rPr>
                <w:w w:val="105"/>
              </w:rPr>
              <w:t xml:space="preserve"> </w:t>
            </w:r>
          </w:p>
        </w:tc>
        <w:tc>
          <w:tcPr>
            <w:tcW w:w="2880" w:type="dxa"/>
            <w:tcBorders>
              <w:top w:val="single" w:sz="18" w:space="0" w:color="auto"/>
              <w:left w:val="single" w:sz="18" w:space="0" w:color="auto"/>
              <w:bottom w:val="single" w:sz="18" w:space="0" w:color="auto"/>
              <w:right w:val="single" w:sz="18" w:space="0" w:color="auto"/>
            </w:tcBorders>
          </w:tcPr>
          <w:p w14:paraId="20A7C273" w14:textId="77777777" w:rsidR="00CF0AEF" w:rsidRPr="008231A9" w:rsidRDefault="00CF0AEF" w:rsidP="001A62FC">
            <w:pPr>
              <w:pStyle w:val="NoSpacing"/>
              <w:spacing w:line="240" w:lineRule="auto"/>
              <w:rPr>
                <w:i/>
              </w:rPr>
            </w:pPr>
            <w:r w:rsidRPr="008231A9">
              <w:rPr>
                <w:i/>
              </w:rPr>
              <w:t>(integer)</w:t>
            </w:r>
          </w:p>
        </w:tc>
      </w:tr>
      <w:tr w:rsidR="00CF0AEF" w:rsidRPr="008231A9" w14:paraId="4F14177A" w14:textId="77777777" w:rsidTr="00672B0B">
        <w:tc>
          <w:tcPr>
            <w:tcW w:w="167" w:type="dxa"/>
          </w:tcPr>
          <w:p w14:paraId="250535E5" w14:textId="77777777" w:rsidR="00CF0AEF" w:rsidRPr="008231A9" w:rsidRDefault="00CF0AEF" w:rsidP="001A62FC">
            <w:pPr>
              <w:pStyle w:val="NoSpacing"/>
              <w:spacing w:line="240" w:lineRule="auto"/>
            </w:pPr>
          </w:p>
        </w:tc>
        <w:tc>
          <w:tcPr>
            <w:tcW w:w="5233" w:type="dxa"/>
            <w:tcBorders>
              <w:right w:val="single" w:sz="18" w:space="0" w:color="auto"/>
            </w:tcBorders>
          </w:tcPr>
          <w:p w14:paraId="53F16237" w14:textId="77777777" w:rsidR="00CF0AEF" w:rsidRPr="00F71A9A" w:rsidRDefault="00CF0AEF" w:rsidP="001A62FC">
            <w:pPr>
              <w:pStyle w:val="NoSpacing"/>
              <w:spacing w:line="240" w:lineRule="auto"/>
              <w:rPr>
                <w:b/>
                <w:w w:val="105"/>
              </w:rPr>
            </w:pPr>
            <w:r w:rsidRPr="00F71A9A">
              <w:rPr>
                <w:w w:val="105"/>
              </w:rPr>
              <w:t>A2.Name of Supervisor</w:t>
            </w:r>
            <w:r w:rsidRPr="00F71A9A">
              <w:rPr>
                <w:b/>
                <w:w w:val="105"/>
              </w:rPr>
              <w:t xml:space="preserve"> (</w:t>
            </w:r>
            <w:proofErr w:type="spellStart"/>
            <w:r w:rsidRPr="00F71A9A">
              <w:rPr>
                <w:b/>
                <w:w w:val="105"/>
              </w:rPr>
              <w:t>superv</w:t>
            </w:r>
            <w:proofErr w:type="spellEnd"/>
            <w:r w:rsidRPr="00F71A9A">
              <w:rPr>
                <w:b/>
                <w:w w:val="105"/>
              </w:rPr>
              <w:t>)</w:t>
            </w:r>
          </w:p>
        </w:tc>
        <w:tc>
          <w:tcPr>
            <w:tcW w:w="5400" w:type="dxa"/>
            <w:gridSpan w:val="2"/>
            <w:tcBorders>
              <w:top w:val="single" w:sz="18" w:space="0" w:color="auto"/>
              <w:left w:val="single" w:sz="18" w:space="0" w:color="auto"/>
              <w:bottom w:val="single" w:sz="18" w:space="0" w:color="auto"/>
              <w:right w:val="single" w:sz="18" w:space="0" w:color="auto"/>
            </w:tcBorders>
          </w:tcPr>
          <w:p w14:paraId="6E51B184" w14:textId="77777777" w:rsidR="00CF0AEF" w:rsidRPr="008231A9" w:rsidRDefault="00CF0AEF" w:rsidP="001A62FC">
            <w:pPr>
              <w:pStyle w:val="NoSpacing"/>
              <w:spacing w:line="240" w:lineRule="auto"/>
              <w:rPr>
                <w:i/>
              </w:rPr>
            </w:pPr>
            <w:r w:rsidRPr="008231A9">
              <w:rPr>
                <w:i/>
              </w:rPr>
              <w:t>(text)</w:t>
            </w:r>
          </w:p>
        </w:tc>
      </w:tr>
      <w:tr w:rsidR="00CF0AEF" w:rsidRPr="008231A9" w14:paraId="114F6134" w14:textId="77777777" w:rsidTr="00672B0B">
        <w:tc>
          <w:tcPr>
            <w:tcW w:w="167" w:type="dxa"/>
          </w:tcPr>
          <w:p w14:paraId="50D58D58" w14:textId="77777777" w:rsidR="00CF0AEF" w:rsidRPr="008231A9" w:rsidRDefault="00CF0AEF" w:rsidP="001A62FC">
            <w:pPr>
              <w:pStyle w:val="NoSpacing"/>
              <w:spacing w:line="240" w:lineRule="auto"/>
            </w:pPr>
          </w:p>
        </w:tc>
        <w:tc>
          <w:tcPr>
            <w:tcW w:w="5233" w:type="dxa"/>
            <w:tcBorders>
              <w:right w:val="single" w:sz="18" w:space="0" w:color="auto"/>
            </w:tcBorders>
          </w:tcPr>
          <w:p w14:paraId="2B9C43A2" w14:textId="77777777" w:rsidR="00CF0AEF" w:rsidRPr="00F71A9A" w:rsidRDefault="00CF0AEF" w:rsidP="001A62FC">
            <w:pPr>
              <w:pStyle w:val="NoSpacing"/>
              <w:spacing w:line="240" w:lineRule="auto"/>
              <w:rPr>
                <w:b/>
              </w:rPr>
            </w:pPr>
            <w:r w:rsidRPr="00F71A9A">
              <w:rPr>
                <w:w w:val="105"/>
              </w:rPr>
              <w:t xml:space="preserve">A3.Village Name </w:t>
            </w:r>
            <w:r w:rsidRPr="00F71A9A">
              <w:rPr>
                <w:b/>
                <w:w w:val="105"/>
              </w:rPr>
              <w:t>(</w:t>
            </w:r>
            <w:proofErr w:type="spellStart"/>
            <w:r w:rsidRPr="00F71A9A">
              <w:rPr>
                <w:b/>
                <w:w w:val="105"/>
              </w:rPr>
              <w:t>h_vil</w:t>
            </w:r>
            <w:proofErr w:type="spellEnd"/>
            <w:r w:rsidRPr="00F71A9A">
              <w:rPr>
                <w:b/>
                <w:w w:val="105"/>
              </w:rPr>
              <w:t>)</w:t>
            </w:r>
          </w:p>
        </w:tc>
        <w:tc>
          <w:tcPr>
            <w:tcW w:w="5400" w:type="dxa"/>
            <w:gridSpan w:val="2"/>
            <w:tcBorders>
              <w:top w:val="single" w:sz="18" w:space="0" w:color="auto"/>
              <w:left w:val="single" w:sz="18" w:space="0" w:color="auto"/>
              <w:bottom w:val="single" w:sz="18" w:space="0" w:color="auto"/>
              <w:right w:val="single" w:sz="18" w:space="0" w:color="auto"/>
            </w:tcBorders>
          </w:tcPr>
          <w:p w14:paraId="24DB6F73" w14:textId="77777777" w:rsidR="00CF0AEF" w:rsidRPr="008231A9" w:rsidRDefault="00CF0AEF" w:rsidP="001A62FC">
            <w:pPr>
              <w:pStyle w:val="NoSpacing"/>
              <w:spacing w:line="240" w:lineRule="auto"/>
              <w:rPr>
                <w:i/>
              </w:rPr>
            </w:pPr>
            <w:r w:rsidRPr="008231A9">
              <w:rPr>
                <w:i/>
              </w:rPr>
              <w:t>(text)</w:t>
            </w:r>
          </w:p>
        </w:tc>
      </w:tr>
      <w:tr w:rsidR="00CF0AEF" w:rsidRPr="008231A9" w14:paraId="57CD0029" w14:textId="77777777" w:rsidTr="00672B0B">
        <w:tc>
          <w:tcPr>
            <w:tcW w:w="167" w:type="dxa"/>
          </w:tcPr>
          <w:p w14:paraId="2D50B3E0" w14:textId="77777777" w:rsidR="00CF0AEF" w:rsidRPr="008231A9" w:rsidRDefault="00CF0AEF" w:rsidP="001A62FC">
            <w:pPr>
              <w:pStyle w:val="NoSpacing"/>
              <w:spacing w:line="240" w:lineRule="auto"/>
            </w:pPr>
          </w:p>
        </w:tc>
        <w:tc>
          <w:tcPr>
            <w:tcW w:w="7753" w:type="dxa"/>
            <w:gridSpan w:val="2"/>
            <w:tcBorders>
              <w:right w:val="single" w:sz="18" w:space="0" w:color="auto"/>
            </w:tcBorders>
          </w:tcPr>
          <w:p w14:paraId="0C1163C2" w14:textId="77777777" w:rsidR="00CF0AEF" w:rsidRPr="00F71A9A" w:rsidRDefault="00CF0AEF" w:rsidP="001A62FC">
            <w:pPr>
              <w:pStyle w:val="NoSpacing"/>
              <w:spacing w:line="240" w:lineRule="auto"/>
              <w:rPr>
                <w:w w:val="105"/>
              </w:rPr>
            </w:pPr>
            <w:r w:rsidRPr="00F71A9A">
              <w:rPr>
                <w:w w:val="105"/>
              </w:rPr>
              <w:t xml:space="preserve">A4.Village ID: </w:t>
            </w:r>
            <w:r w:rsidRPr="00F71A9A">
              <w:rPr>
                <w:b/>
                <w:w w:val="105"/>
              </w:rPr>
              <w:t>(</w:t>
            </w:r>
            <w:proofErr w:type="spellStart"/>
            <w:r w:rsidRPr="00F71A9A">
              <w:rPr>
                <w:b/>
                <w:w w:val="105"/>
              </w:rPr>
              <w:t>h_vilid</w:t>
            </w:r>
            <w:proofErr w:type="spellEnd"/>
            <w:r w:rsidRPr="00F71A9A">
              <w:rPr>
                <w:b/>
                <w:w w:val="105"/>
              </w:rPr>
              <w:t>)</w:t>
            </w:r>
            <w:r w:rsidRPr="00F71A9A">
              <w:rPr>
                <w:w w:val="105"/>
              </w:rPr>
              <w:t xml:space="preserve"> </w:t>
            </w:r>
          </w:p>
        </w:tc>
        <w:tc>
          <w:tcPr>
            <w:tcW w:w="2880" w:type="dxa"/>
            <w:tcBorders>
              <w:top w:val="single" w:sz="18" w:space="0" w:color="auto"/>
              <w:left w:val="single" w:sz="18" w:space="0" w:color="auto"/>
              <w:bottom w:val="single" w:sz="18" w:space="0" w:color="auto"/>
              <w:right w:val="single" w:sz="18" w:space="0" w:color="auto"/>
            </w:tcBorders>
          </w:tcPr>
          <w:p w14:paraId="122CB29E" w14:textId="77777777" w:rsidR="00CF0AEF" w:rsidRPr="008231A9" w:rsidRDefault="00CF0AEF" w:rsidP="001A62FC">
            <w:pPr>
              <w:pStyle w:val="NoSpacing"/>
              <w:spacing w:line="240" w:lineRule="auto"/>
              <w:rPr>
                <w:i/>
              </w:rPr>
            </w:pPr>
            <w:r w:rsidRPr="008231A9">
              <w:rPr>
                <w:i/>
              </w:rPr>
              <w:t>(integer)</w:t>
            </w:r>
          </w:p>
        </w:tc>
      </w:tr>
      <w:tr w:rsidR="00CF0AEF" w:rsidRPr="008231A9" w14:paraId="6647C18C" w14:textId="77777777" w:rsidTr="00672B0B">
        <w:tc>
          <w:tcPr>
            <w:tcW w:w="167" w:type="dxa"/>
          </w:tcPr>
          <w:p w14:paraId="6E8BF78A" w14:textId="77777777" w:rsidR="00CF0AEF" w:rsidRPr="008231A9" w:rsidRDefault="00CF0AEF" w:rsidP="001A62FC">
            <w:pPr>
              <w:pStyle w:val="NoSpacing"/>
              <w:spacing w:line="240" w:lineRule="auto"/>
            </w:pPr>
          </w:p>
        </w:tc>
        <w:tc>
          <w:tcPr>
            <w:tcW w:w="7753" w:type="dxa"/>
            <w:gridSpan w:val="2"/>
            <w:tcBorders>
              <w:right w:val="single" w:sz="18" w:space="0" w:color="auto"/>
            </w:tcBorders>
          </w:tcPr>
          <w:p w14:paraId="0AA45063" w14:textId="77777777" w:rsidR="00CF0AEF" w:rsidRPr="00F71A9A" w:rsidRDefault="00CF0AEF" w:rsidP="001A62FC">
            <w:pPr>
              <w:pStyle w:val="NoSpacing"/>
              <w:spacing w:line="240" w:lineRule="auto"/>
              <w:rPr>
                <w:b/>
                <w:w w:val="105"/>
              </w:rPr>
            </w:pPr>
            <w:r w:rsidRPr="00F71A9A">
              <w:rPr>
                <w:w w:val="105"/>
              </w:rPr>
              <w:t xml:space="preserve">A5.Confirm village ID: </w:t>
            </w:r>
            <w:r w:rsidRPr="00F71A9A">
              <w:rPr>
                <w:b/>
                <w:w w:val="105"/>
              </w:rPr>
              <w:t>(h_vilid2)</w:t>
            </w:r>
          </w:p>
        </w:tc>
        <w:tc>
          <w:tcPr>
            <w:tcW w:w="2880" w:type="dxa"/>
            <w:tcBorders>
              <w:top w:val="single" w:sz="18" w:space="0" w:color="auto"/>
              <w:left w:val="single" w:sz="18" w:space="0" w:color="auto"/>
              <w:bottom w:val="single" w:sz="18" w:space="0" w:color="auto"/>
              <w:right w:val="single" w:sz="18" w:space="0" w:color="auto"/>
            </w:tcBorders>
          </w:tcPr>
          <w:p w14:paraId="5CACA521" w14:textId="77777777" w:rsidR="00CF0AEF" w:rsidRPr="008231A9" w:rsidRDefault="00CF0AEF" w:rsidP="001A62FC">
            <w:pPr>
              <w:pStyle w:val="NoSpacing"/>
              <w:spacing w:line="240" w:lineRule="auto"/>
              <w:rPr>
                <w:i/>
              </w:rPr>
            </w:pPr>
            <w:r w:rsidRPr="008231A9">
              <w:rPr>
                <w:i/>
              </w:rPr>
              <w:t>(integer)</w:t>
            </w:r>
          </w:p>
        </w:tc>
      </w:tr>
    </w:tbl>
    <w:p w14:paraId="69D8FA8A" w14:textId="77777777" w:rsidR="00577363" w:rsidRPr="00577363" w:rsidRDefault="00577363" w:rsidP="0042039E">
      <w:pPr>
        <w:pStyle w:val="NoSpacing"/>
        <w:rPr>
          <w:rStyle w:val="Emphasis"/>
        </w:rPr>
      </w:pPr>
    </w:p>
    <w:p w14:paraId="44106270" w14:textId="77777777" w:rsidR="008F64F8" w:rsidRDefault="008F64F8" w:rsidP="0042039E">
      <w:pPr>
        <w:pStyle w:val="NoSpacing"/>
        <w:rPr>
          <w:rStyle w:val="Emphasis"/>
        </w:rPr>
      </w:pPr>
      <w:r w:rsidRPr="0042039E">
        <w:rPr>
          <w:rStyle w:val="Emphasis"/>
        </w:rPr>
        <w:t>INFORMED CONSENT - PLEASE READ THE PAPER CONSENT FORM CAREFULY AND WORD FOR WORD</w:t>
      </w:r>
    </w:p>
    <w:p w14:paraId="439D4884" w14:textId="77777777" w:rsidR="00577363" w:rsidRPr="00577363" w:rsidRDefault="00577363" w:rsidP="0042039E">
      <w:pPr>
        <w:pStyle w:val="NoSpacing"/>
        <w:rPr>
          <w:rStyle w:val="Emphasis"/>
        </w:rPr>
      </w:pPr>
    </w:p>
    <w:tbl>
      <w:tblPr>
        <w:tblStyle w:val="TableGrid1"/>
        <w:tblW w:w="10800" w:type="dxa"/>
        <w:tblInd w:w="-725" w:type="dxa"/>
        <w:tblCellMar>
          <w:left w:w="72" w:type="dxa"/>
          <w:right w:w="72" w:type="dxa"/>
        </w:tblCellMar>
        <w:tblLook w:val="04A0" w:firstRow="1" w:lastRow="0" w:firstColumn="1" w:lastColumn="0" w:noHBand="0" w:noVBand="1"/>
      </w:tblPr>
      <w:tblGrid>
        <w:gridCol w:w="167"/>
        <w:gridCol w:w="5229"/>
        <w:gridCol w:w="4316"/>
        <w:gridCol w:w="1088"/>
      </w:tblGrid>
      <w:tr w:rsidR="00CF0AEF" w:rsidRPr="008231A9" w14:paraId="37CFE12D" w14:textId="77777777" w:rsidTr="00672B0B">
        <w:tc>
          <w:tcPr>
            <w:tcW w:w="167" w:type="dxa"/>
          </w:tcPr>
          <w:p w14:paraId="03F3C407" w14:textId="77777777" w:rsidR="00CF0AEF" w:rsidRPr="008231A9" w:rsidRDefault="00CF0AEF" w:rsidP="001A62FC">
            <w:pPr>
              <w:pStyle w:val="NoSpacing"/>
              <w:spacing w:line="240" w:lineRule="auto"/>
            </w:pPr>
          </w:p>
        </w:tc>
        <w:tc>
          <w:tcPr>
            <w:tcW w:w="5229" w:type="dxa"/>
          </w:tcPr>
          <w:p w14:paraId="39B3EC60" w14:textId="77777777" w:rsidR="00CF0AEF" w:rsidRPr="00F71A9A" w:rsidRDefault="00CF0AEF" w:rsidP="001A62FC">
            <w:pPr>
              <w:pStyle w:val="NoSpacing"/>
              <w:spacing w:line="240" w:lineRule="auto"/>
              <w:rPr>
                <w:b/>
                <w:w w:val="105"/>
              </w:rPr>
            </w:pPr>
            <w:r w:rsidRPr="00F71A9A">
              <w:rPr>
                <w:w w:val="105"/>
              </w:rPr>
              <w:t xml:space="preserve">A6 Did the respondent consent? </w:t>
            </w:r>
            <w:r w:rsidRPr="00F71A9A">
              <w:rPr>
                <w:b/>
                <w:w w:val="105"/>
              </w:rPr>
              <w:t>(consent)</w:t>
            </w:r>
          </w:p>
          <w:p w14:paraId="468002AE" w14:textId="77777777" w:rsidR="00CF0AEF" w:rsidRPr="00F71A9A" w:rsidRDefault="00CF0AEF" w:rsidP="001A62FC">
            <w:pPr>
              <w:pStyle w:val="NoSpacing"/>
              <w:spacing w:line="240" w:lineRule="auto"/>
              <w:rPr>
                <w:w w:val="105"/>
              </w:rPr>
            </w:pPr>
            <w:r w:rsidRPr="00F71A9A">
              <w:rPr>
                <w:w w:val="105"/>
              </w:rPr>
              <w:t>If 1, skip to Module B</w:t>
            </w:r>
          </w:p>
        </w:tc>
        <w:tc>
          <w:tcPr>
            <w:tcW w:w="4316" w:type="dxa"/>
            <w:tcBorders>
              <w:left w:val="nil"/>
              <w:right w:val="single" w:sz="18" w:space="0" w:color="auto"/>
            </w:tcBorders>
          </w:tcPr>
          <w:p w14:paraId="37F3A4F4" w14:textId="77777777" w:rsidR="00CF0AEF" w:rsidRPr="008231A9" w:rsidRDefault="00CF0AEF" w:rsidP="001A62FC">
            <w:pPr>
              <w:pStyle w:val="NoSpacing"/>
              <w:spacing w:line="240" w:lineRule="auto"/>
            </w:pPr>
            <w:r w:rsidRPr="008231A9">
              <w:t>0=No</w:t>
            </w:r>
          </w:p>
          <w:p w14:paraId="190BF305" w14:textId="77777777" w:rsidR="00CF0AEF" w:rsidRPr="008231A9" w:rsidRDefault="00CF0AEF" w:rsidP="001A62FC">
            <w:pPr>
              <w:pStyle w:val="NoSpacing"/>
              <w:spacing w:line="240" w:lineRule="auto"/>
            </w:pPr>
            <w:r w:rsidRPr="008231A9">
              <w:t>1=Yes</w:t>
            </w:r>
          </w:p>
        </w:tc>
        <w:tc>
          <w:tcPr>
            <w:tcW w:w="1088" w:type="dxa"/>
            <w:tcBorders>
              <w:top w:val="single" w:sz="18" w:space="0" w:color="auto"/>
              <w:left w:val="single" w:sz="18" w:space="0" w:color="auto"/>
              <w:bottom w:val="single" w:sz="18" w:space="0" w:color="auto"/>
              <w:right w:val="single" w:sz="18" w:space="0" w:color="auto"/>
            </w:tcBorders>
          </w:tcPr>
          <w:p w14:paraId="7A76BA24" w14:textId="77777777" w:rsidR="00CF0AEF" w:rsidRPr="008231A9" w:rsidRDefault="00CF0AEF" w:rsidP="001A62FC">
            <w:pPr>
              <w:pStyle w:val="NoSpacing"/>
              <w:spacing w:line="240" w:lineRule="auto"/>
              <w:rPr>
                <w:i/>
              </w:rPr>
            </w:pPr>
            <w:r w:rsidRPr="008231A9">
              <w:rPr>
                <w:i/>
              </w:rPr>
              <w:t>(code)</w:t>
            </w:r>
          </w:p>
        </w:tc>
      </w:tr>
      <w:tr w:rsidR="00CF0AEF" w:rsidRPr="008231A9" w14:paraId="2F95A943" w14:textId="77777777" w:rsidTr="00672B0B">
        <w:tc>
          <w:tcPr>
            <w:tcW w:w="167" w:type="dxa"/>
          </w:tcPr>
          <w:p w14:paraId="3CFE5CFB" w14:textId="77777777" w:rsidR="00CF0AEF" w:rsidRPr="008231A9" w:rsidRDefault="00CF0AEF" w:rsidP="001A62FC">
            <w:pPr>
              <w:pStyle w:val="NoSpacing"/>
              <w:spacing w:line="240" w:lineRule="auto"/>
            </w:pPr>
          </w:p>
        </w:tc>
        <w:tc>
          <w:tcPr>
            <w:tcW w:w="5229" w:type="dxa"/>
            <w:tcBorders>
              <w:right w:val="single" w:sz="18" w:space="0" w:color="auto"/>
            </w:tcBorders>
          </w:tcPr>
          <w:p w14:paraId="0541D6AA" w14:textId="77777777" w:rsidR="00CF0AEF" w:rsidRPr="00F71A9A" w:rsidRDefault="00CF0AEF" w:rsidP="001A62FC">
            <w:pPr>
              <w:pStyle w:val="NoSpacing"/>
              <w:spacing w:line="240" w:lineRule="auto"/>
              <w:rPr>
                <w:b/>
              </w:rPr>
            </w:pPr>
            <w:r w:rsidRPr="00F71A9A">
              <w:t xml:space="preserve">A7.If you have chosen not to participate, can you please tell me why? </w:t>
            </w:r>
            <w:r w:rsidRPr="00F71A9A">
              <w:rPr>
                <w:b/>
              </w:rPr>
              <w:t>(refuse)</w:t>
            </w:r>
          </w:p>
          <w:p w14:paraId="49D4E431" w14:textId="77777777" w:rsidR="00CF0AEF" w:rsidRPr="00F71A9A" w:rsidRDefault="00CF0AEF" w:rsidP="001A62FC">
            <w:pPr>
              <w:pStyle w:val="NoSpacing"/>
              <w:spacing w:line="240" w:lineRule="auto"/>
              <w:rPr>
                <w:w w:val="105"/>
              </w:rPr>
            </w:pPr>
            <w:r w:rsidRPr="00F71A9A">
              <w:rPr>
                <w:rFonts w:cs="Times New Roman"/>
                <w:w w:val="105"/>
              </w:rPr>
              <w:t>Skip to</w:t>
            </w:r>
            <w:r w:rsidRPr="00F71A9A">
              <w:rPr>
                <w:rFonts w:cs="Times New Roman"/>
                <w:i/>
                <w:w w:val="105"/>
              </w:rPr>
              <w:t xml:space="preserve"> </w:t>
            </w:r>
            <w:r w:rsidRPr="00F71A9A">
              <w:rPr>
                <w:rFonts w:cs="Times New Roman"/>
                <w:b/>
                <w:w w:val="105"/>
              </w:rPr>
              <w:t>Module J-&gt; Conclusion</w:t>
            </w:r>
          </w:p>
        </w:tc>
        <w:tc>
          <w:tcPr>
            <w:tcW w:w="5404" w:type="dxa"/>
            <w:gridSpan w:val="2"/>
            <w:tcBorders>
              <w:top w:val="single" w:sz="18" w:space="0" w:color="auto"/>
              <w:left w:val="single" w:sz="18" w:space="0" w:color="auto"/>
              <w:bottom w:val="single" w:sz="18" w:space="0" w:color="auto"/>
              <w:right w:val="single" w:sz="18" w:space="0" w:color="auto"/>
            </w:tcBorders>
          </w:tcPr>
          <w:p w14:paraId="0742FAA1" w14:textId="77777777" w:rsidR="00CF0AEF" w:rsidRPr="008231A9" w:rsidRDefault="00CF0AEF" w:rsidP="001A62FC">
            <w:pPr>
              <w:pStyle w:val="NoSpacing"/>
              <w:spacing w:line="240" w:lineRule="auto"/>
              <w:rPr>
                <w:i/>
              </w:rPr>
            </w:pPr>
            <w:r w:rsidRPr="008231A9">
              <w:rPr>
                <w:i/>
              </w:rPr>
              <w:t>(text)</w:t>
            </w:r>
          </w:p>
        </w:tc>
      </w:tr>
    </w:tbl>
    <w:p w14:paraId="1B8B40B7" w14:textId="77777777" w:rsidR="003D347B" w:rsidRDefault="00CF0AEF" w:rsidP="001A62FC">
      <w:pPr>
        <w:pStyle w:val="Heading3"/>
        <w:spacing w:line="240" w:lineRule="auto"/>
      </w:pPr>
      <w:r>
        <w:t>Section B. Headperson Information</w:t>
      </w:r>
    </w:p>
    <w:tbl>
      <w:tblPr>
        <w:tblW w:w="10800" w:type="dxa"/>
        <w:tblInd w:w="-725" w:type="dxa"/>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Look w:val="0000" w:firstRow="0" w:lastRow="0" w:firstColumn="0" w:lastColumn="0" w:noHBand="0" w:noVBand="0"/>
      </w:tblPr>
      <w:tblGrid>
        <w:gridCol w:w="167"/>
        <w:gridCol w:w="5233"/>
        <w:gridCol w:w="2160"/>
        <w:gridCol w:w="360"/>
        <w:gridCol w:w="1800"/>
        <w:gridCol w:w="1080"/>
      </w:tblGrid>
      <w:tr w:rsidR="00CF0AEF" w:rsidRPr="00CF0AEF" w14:paraId="473D7E8E" w14:textId="77777777" w:rsidTr="00672B0B">
        <w:trPr>
          <w:trHeight w:val="20"/>
        </w:trPr>
        <w:tc>
          <w:tcPr>
            <w:tcW w:w="167" w:type="dxa"/>
            <w:tcBorders>
              <w:right w:val="single" w:sz="4" w:space="0" w:color="auto"/>
            </w:tcBorders>
          </w:tcPr>
          <w:p w14:paraId="483E69FF" w14:textId="77777777" w:rsidR="00CF0AEF" w:rsidRPr="00CF0AEF" w:rsidRDefault="00CF0AEF" w:rsidP="001A62FC">
            <w:pPr>
              <w:pStyle w:val="NoSpacing"/>
              <w:spacing w:line="240" w:lineRule="auto"/>
            </w:pPr>
          </w:p>
        </w:tc>
        <w:tc>
          <w:tcPr>
            <w:tcW w:w="5233" w:type="dxa"/>
            <w:tcBorders>
              <w:left w:val="single" w:sz="4" w:space="0" w:color="auto"/>
              <w:right w:val="single" w:sz="18" w:space="0" w:color="000000"/>
            </w:tcBorders>
          </w:tcPr>
          <w:p w14:paraId="1D753A59" w14:textId="77777777" w:rsidR="00CF0AEF" w:rsidRPr="00CF0AEF" w:rsidRDefault="00CF0AEF" w:rsidP="001A62FC">
            <w:pPr>
              <w:pStyle w:val="NoSpacing"/>
              <w:spacing w:line="240" w:lineRule="auto"/>
            </w:pPr>
            <w:r w:rsidRPr="00CF0AEF">
              <w:t xml:space="preserve">B1.Full name of Headperson </w:t>
            </w:r>
            <w:r w:rsidRPr="00CF0AEF">
              <w:rPr>
                <w:b/>
              </w:rPr>
              <w:t>(</w:t>
            </w:r>
            <w:proofErr w:type="spellStart"/>
            <w:r w:rsidRPr="00CF0AEF">
              <w:rPr>
                <w:b/>
              </w:rPr>
              <w:t>hname</w:t>
            </w:r>
            <w:proofErr w:type="spellEnd"/>
            <w:r w:rsidRPr="00CF0AEF">
              <w:rPr>
                <w:b/>
              </w:rPr>
              <w:t>)</w:t>
            </w:r>
          </w:p>
        </w:tc>
        <w:tc>
          <w:tcPr>
            <w:tcW w:w="5400" w:type="dxa"/>
            <w:gridSpan w:val="4"/>
            <w:tcBorders>
              <w:top w:val="single" w:sz="18" w:space="0" w:color="000000"/>
              <w:left w:val="single" w:sz="18" w:space="0" w:color="000000"/>
              <w:bottom w:val="single" w:sz="18" w:space="0" w:color="000000"/>
              <w:right w:val="single" w:sz="18" w:space="0" w:color="000000"/>
            </w:tcBorders>
          </w:tcPr>
          <w:p w14:paraId="354C3296" w14:textId="77777777" w:rsidR="00CF0AEF" w:rsidRPr="00CF0AEF" w:rsidRDefault="00CF0AEF" w:rsidP="001A62FC">
            <w:pPr>
              <w:pStyle w:val="NoSpacing"/>
              <w:spacing w:line="240" w:lineRule="auto"/>
            </w:pPr>
            <w:r w:rsidRPr="00CF0AEF">
              <w:rPr>
                <w:i/>
              </w:rPr>
              <w:t>(Text)</w:t>
            </w:r>
          </w:p>
        </w:tc>
      </w:tr>
      <w:tr w:rsidR="00CF0AEF" w:rsidRPr="00CF0AEF" w14:paraId="085F2B34" w14:textId="77777777" w:rsidTr="00672B0B">
        <w:trPr>
          <w:trHeight w:val="20"/>
        </w:trPr>
        <w:tc>
          <w:tcPr>
            <w:tcW w:w="167" w:type="dxa"/>
            <w:tcBorders>
              <w:top w:val="single" w:sz="4" w:space="0" w:color="000000"/>
              <w:left w:val="single" w:sz="4" w:space="0" w:color="auto"/>
              <w:bottom w:val="single" w:sz="4" w:space="0" w:color="000000"/>
              <w:right w:val="single" w:sz="4" w:space="0" w:color="auto"/>
            </w:tcBorders>
          </w:tcPr>
          <w:p w14:paraId="1D2CF42A" w14:textId="77777777" w:rsidR="00CF0AEF" w:rsidRPr="00CF0AEF" w:rsidRDefault="00CF0AEF" w:rsidP="001A62FC">
            <w:pPr>
              <w:pStyle w:val="NoSpacing"/>
              <w:spacing w:line="240" w:lineRule="auto"/>
            </w:pPr>
          </w:p>
        </w:tc>
        <w:tc>
          <w:tcPr>
            <w:tcW w:w="5233" w:type="dxa"/>
            <w:tcBorders>
              <w:top w:val="single" w:sz="4" w:space="0" w:color="000000"/>
              <w:left w:val="single" w:sz="4" w:space="0" w:color="auto"/>
              <w:bottom w:val="single" w:sz="4" w:space="0" w:color="000000"/>
              <w:right w:val="single" w:sz="18" w:space="0" w:color="000000"/>
            </w:tcBorders>
          </w:tcPr>
          <w:p w14:paraId="609FBC48" w14:textId="77777777" w:rsidR="00CF0AEF" w:rsidRPr="00CF0AEF" w:rsidRDefault="00CF0AEF" w:rsidP="001A62FC">
            <w:pPr>
              <w:pStyle w:val="NoSpacing"/>
              <w:spacing w:line="240" w:lineRule="auto"/>
            </w:pPr>
            <w:r w:rsidRPr="00CF0AEF">
              <w:t xml:space="preserve">B2.Nickname of headperson </w:t>
            </w:r>
            <w:r w:rsidRPr="00CF0AEF">
              <w:rPr>
                <w:b/>
              </w:rPr>
              <w:t>(</w:t>
            </w:r>
            <w:proofErr w:type="spellStart"/>
            <w:r w:rsidRPr="00CF0AEF">
              <w:rPr>
                <w:b/>
              </w:rPr>
              <w:t>hnickname</w:t>
            </w:r>
            <w:proofErr w:type="spellEnd"/>
            <w:r w:rsidRPr="00CF0AEF">
              <w:rPr>
                <w:b/>
              </w:rPr>
              <w:t>)</w:t>
            </w:r>
          </w:p>
        </w:tc>
        <w:tc>
          <w:tcPr>
            <w:tcW w:w="5400" w:type="dxa"/>
            <w:gridSpan w:val="4"/>
            <w:tcBorders>
              <w:top w:val="single" w:sz="18" w:space="0" w:color="000000"/>
              <w:left w:val="single" w:sz="18" w:space="0" w:color="000000"/>
              <w:bottom w:val="single" w:sz="18" w:space="0" w:color="000000"/>
              <w:right w:val="single" w:sz="18" w:space="0" w:color="000000"/>
            </w:tcBorders>
          </w:tcPr>
          <w:p w14:paraId="6B070BDE" w14:textId="77777777" w:rsidR="00CF0AEF" w:rsidRPr="00CF0AEF" w:rsidRDefault="00CF0AEF" w:rsidP="001A62FC">
            <w:pPr>
              <w:pStyle w:val="NoSpacing"/>
              <w:spacing w:line="240" w:lineRule="auto"/>
              <w:rPr>
                <w:i/>
              </w:rPr>
            </w:pPr>
            <w:r w:rsidRPr="00CF0AEF">
              <w:rPr>
                <w:i/>
              </w:rPr>
              <w:t>(Text)</w:t>
            </w:r>
          </w:p>
        </w:tc>
      </w:tr>
      <w:tr w:rsidR="00CF0AEF" w:rsidRPr="00CF0AEF" w14:paraId="248B41AF" w14:textId="77777777" w:rsidTr="00672B0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167" w:type="dxa"/>
            <w:tcBorders>
              <w:top w:val="single" w:sz="4" w:space="0" w:color="000000"/>
              <w:left w:val="single" w:sz="4" w:space="0" w:color="000000"/>
              <w:bottom w:val="single" w:sz="4" w:space="0" w:color="000000"/>
              <w:right w:val="single" w:sz="4" w:space="0" w:color="auto"/>
            </w:tcBorders>
          </w:tcPr>
          <w:p w14:paraId="46091E91" w14:textId="77777777" w:rsidR="00CF0AEF" w:rsidRPr="00CF0AEF" w:rsidRDefault="00CF0AEF" w:rsidP="001A62FC">
            <w:pPr>
              <w:pStyle w:val="NoSpacing"/>
              <w:spacing w:line="240" w:lineRule="auto"/>
            </w:pPr>
          </w:p>
        </w:tc>
        <w:tc>
          <w:tcPr>
            <w:tcW w:w="7753" w:type="dxa"/>
            <w:gridSpan w:val="3"/>
            <w:tcBorders>
              <w:top w:val="single" w:sz="4" w:space="0" w:color="000000"/>
              <w:left w:val="single" w:sz="4" w:space="0" w:color="auto"/>
              <w:bottom w:val="single" w:sz="4" w:space="0" w:color="000000"/>
              <w:right w:val="single" w:sz="18" w:space="0" w:color="000000"/>
            </w:tcBorders>
          </w:tcPr>
          <w:p w14:paraId="66E66EC0" w14:textId="77777777" w:rsidR="00CF0AEF" w:rsidRPr="00CF0AEF" w:rsidRDefault="00CF0AEF" w:rsidP="001A62FC">
            <w:pPr>
              <w:pStyle w:val="NoSpacing"/>
              <w:spacing w:line="240" w:lineRule="auto"/>
            </w:pPr>
            <w:r w:rsidRPr="00CF0AEF">
              <w:t xml:space="preserve">B3.NRC of headperson </w:t>
            </w:r>
            <w:r w:rsidRPr="00CF0AEF">
              <w:rPr>
                <w:b/>
              </w:rPr>
              <w:t>(</w:t>
            </w:r>
            <w:proofErr w:type="spellStart"/>
            <w:r w:rsidRPr="00CF0AEF">
              <w:rPr>
                <w:b/>
              </w:rPr>
              <w:t>hnrc</w:t>
            </w:r>
            <w:proofErr w:type="spellEnd"/>
            <w:r w:rsidRPr="00CF0AEF">
              <w:rPr>
                <w:b/>
              </w:rPr>
              <w:t>)</w:t>
            </w:r>
          </w:p>
        </w:tc>
        <w:tc>
          <w:tcPr>
            <w:tcW w:w="2880" w:type="dxa"/>
            <w:gridSpan w:val="2"/>
            <w:tcBorders>
              <w:top w:val="single" w:sz="18" w:space="0" w:color="000000"/>
              <w:left w:val="single" w:sz="18" w:space="0" w:color="000000"/>
              <w:bottom w:val="single" w:sz="18" w:space="0" w:color="000000"/>
              <w:right w:val="single" w:sz="18" w:space="0" w:color="000000"/>
            </w:tcBorders>
          </w:tcPr>
          <w:p w14:paraId="31339FEE" w14:textId="77777777" w:rsidR="00CF0AEF" w:rsidRPr="00CF0AEF" w:rsidRDefault="00CF0AEF" w:rsidP="001A62FC">
            <w:pPr>
              <w:pStyle w:val="NoSpacing"/>
              <w:spacing w:line="240" w:lineRule="auto"/>
              <w:rPr>
                <w:i/>
              </w:rPr>
            </w:pPr>
            <w:r w:rsidRPr="00CF0AEF">
              <w:rPr>
                <w:i/>
              </w:rPr>
              <w:t>(Integer)</w:t>
            </w:r>
          </w:p>
        </w:tc>
      </w:tr>
      <w:tr w:rsidR="00CF0AEF" w:rsidRPr="00CF0AEF" w14:paraId="4809E94E" w14:textId="77777777" w:rsidTr="00672B0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167" w:type="dxa"/>
            <w:tcBorders>
              <w:top w:val="single" w:sz="4" w:space="0" w:color="000000"/>
              <w:left w:val="single" w:sz="4" w:space="0" w:color="000000"/>
              <w:bottom w:val="single" w:sz="4" w:space="0" w:color="000000"/>
              <w:right w:val="single" w:sz="4" w:space="0" w:color="auto"/>
            </w:tcBorders>
          </w:tcPr>
          <w:p w14:paraId="0D639059" w14:textId="77777777" w:rsidR="00CF0AEF" w:rsidRPr="00CF0AEF" w:rsidRDefault="00CF0AEF" w:rsidP="001A62FC">
            <w:pPr>
              <w:pStyle w:val="NoSpacing"/>
              <w:spacing w:line="240" w:lineRule="auto"/>
            </w:pPr>
          </w:p>
        </w:tc>
        <w:tc>
          <w:tcPr>
            <w:tcW w:w="7753" w:type="dxa"/>
            <w:gridSpan w:val="3"/>
            <w:tcBorders>
              <w:top w:val="single" w:sz="4" w:space="0" w:color="000000"/>
              <w:left w:val="single" w:sz="4" w:space="0" w:color="auto"/>
              <w:bottom w:val="single" w:sz="4" w:space="0" w:color="000000"/>
              <w:right w:val="single" w:sz="18" w:space="0" w:color="000000"/>
            </w:tcBorders>
          </w:tcPr>
          <w:p w14:paraId="3FA55B88" w14:textId="77777777" w:rsidR="00CF0AEF" w:rsidRPr="00CF0AEF" w:rsidRDefault="00CF0AEF" w:rsidP="001A62FC">
            <w:pPr>
              <w:pStyle w:val="NoSpacing"/>
              <w:spacing w:line="240" w:lineRule="auto"/>
              <w:rPr>
                <w:b/>
              </w:rPr>
            </w:pPr>
            <w:r w:rsidRPr="00CF0AEF">
              <w:t xml:space="preserve">B4a.Enter the mobile number of the headperson </w:t>
            </w:r>
            <w:r w:rsidRPr="00CF0AEF">
              <w:rPr>
                <w:b/>
              </w:rPr>
              <w:t>(hcell1)</w:t>
            </w:r>
          </w:p>
          <w:p w14:paraId="45B548E6" w14:textId="77777777" w:rsidR="00CF0AEF" w:rsidRPr="00CF0AEF" w:rsidRDefault="00CF0AEF" w:rsidP="001A62FC">
            <w:pPr>
              <w:pStyle w:val="NoSpacing"/>
              <w:spacing w:line="240" w:lineRule="auto"/>
            </w:pPr>
            <w:r w:rsidRPr="00CF0AEF">
              <w:rPr>
                <w:i/>
              </w:rPr>
              <w:t>If no mobile number, enter 0.</w:t>
            </w:r>
          </w:p>
        </w:tc>
        <w:tc>
          <w:tcPr>
            <w:tcW w:w="2880" w:type="dxa"/>
            <w:gridSpan w:val="2"/>
            <w:tcBorders>
              <w:top w:val="single" w:sz="18" w:space="0" w:color="000000"/>
              <w:left w:val="single" w:sz="18" w:space="0" w:color="000000"/>
              <w:bottom w:val="single" w:sz="18" w:space="0" w:color="000000"/>
              <w:right w:val="single" w:sz="18" w:space="0" w:color="000000"/>
            </w:tcBorders>
          </w:tcPr>
          <w:p w14:paraId="56BA66E3" w14:textId="77777777" w:rsidR="00CF0AEF" w:rsidRPr="00CF0AEF" w:rsidRDefault="00CF0AEF" w:rsidP="001A62FC">
            <w:pPr>
              <w:pStyle w:val="NoSpacing"/>
              <w:spacing w:line="240" w:lineRule="auto"/>
              <w:rPr>
                <w:i/>
              </w:rPr>
            </w:pPr>
            <w:r w:rsidRPr="00CF0AEF">
              <w:rPr>
                <w:i/>
              </w:rPr>
              <w:t>(Integer)</w:t>
            </w:r>
          </w:p>
        </w:tc>
      </w:tr>
      <w:tr w:rsidR="00CF0AEF" w:rsidRPr="00CF0AEF" w14:paraId="731E8CF5" w14:textId="77777777" w:rsidTr="00672B0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167" w:type="dxa"/>
            <w:tcBorders>
              <w:top w:val="single" w:sz="4" w:space="0" w:color="000000"/>
              <w:left w:val="single" w:sz="4" w:space="0" w:color="000000"/>
              <w:bottom w:val="single" w:sz="4" w:space="0" w:color="000000"/>
              <w:right w:val="single" w:sz="4" w:space="0" w:color="auto"/>
            </w:tcBorders>
          </w:tcPr>
          <w:p w14:paraId="3F48432E" w14:textId="77777777" w:rsidR="00CF0AEF" w:rsidRPr="00CF0AEF" w:rsidRDefault="00CF0AEF" w:rsidP="001A62FC">
            <w:pPr>
              <w:pStyle w:val="NoSpacing"/>
              <w:spacing w:line="240" w:lineRule="auto"/>
            </w:pPr>
          </w:p>
        </w:tc>
        <w:tc>
          <w:tcPr>
            <w:tcW w:w="7753" w:type="dxa"/>
            <w:gridSpan w:val="3"/>
            <w:tcBorders>
              <w:top w:val="single" w:sz="4" w:space="0" w:color="000000"/>
              <w:left w:val="single" w:sz="4" w:space="0" w:color="auto"/>
              <w:bottom w:val="single" w:sz="4" w:space="0" w:color="000000"/>
              <w:right w:val="single" w:sz="18" w:space="0" w:color="000000"/>
            </w:tcBorders>
          </w:tcPr>
          <w:p w14:paraId="5246207D" w14:textId="77777777" w:rsidR="00CF0AEF" w:rsidRPr="00CF0AEF" w:rsidRDefault="00CF0AEF" w:rsidP="001A62FC">
            <w:pPr>
              <w:pStyle w:val="NoSpacing"/>
              <w:spacing w:line="240" w:lineRule="auto"/>
            </w:pPr>
            <w:r w:rsidRPr="00CF0AEF">
              <w:t xml:space="preserve">B4b.Enter the second mobile number of the headperson </w:t>
            </w:r>
            <w:r w:rsidRPr="00CF0AEF">
              <w:rPr>
                <w:b/>
              </w:rPr>
              <w:t>(hcell2)</w:t>
            </w:r>
          </w:p>
          <w:p w14:paraId="67594103" w14:textId="77777777" w:rsidR="00CF0AEF" w:rsidRPr="00CF0AEF" w:rsidRDefault="00CF0AEF" w:rsidP="001A62FC">
            <w:pPr>
              <w:pStyle w:val="NoSpacing"/>
              <w:spacing w:line="240" w:lineRule="auto"/>
            </w:pPr>
            <w:r w:rsidRPr="00CF0AEF">
              <w:rPr>
                <w:i/>
              </w:rPr>
              <w:t>If no mobile number, enter 0.</w:t>
            </w:r>
          </w:p>
        </w:tc>
        <w:tc>
          <w:tcPr>
            <w:tcW w:w="2880" w:type="dxa"/>
            <w:gridSpan w:val="2"/>
            <w:tcBorders>
              <w:top w:val="single" w:sz="18" w:space="0" w:color="000000"/>
              <w:left w:val="single" w:sz="18" w:space="0" w:color="000000"/>
              <w:bottom w:val="single" w:sz="18" w:space="0" w:color="000000"/>
              <w:right w:val="single" w:sz="18" w:space="0" w:color="000000"/>
            </w:tcBorders>
          </w:tcPr>
          <w:p w14:paraId="661FF59E" w14:textId="77777777" w:rsidR="00CF0AEF" w:rsidRPr="00CF0AEF" w:rsidRDefault="00CF0AEF" w:rsidP="001A62FC">
            <w:pPr>
              <w:pStyle w:val="NoSpacing"/>
              <w:spacing w:line="240" w:lineRule="auto"/>
              <w:rPr>
                <w:i/>
              </w:rPr>
            </w:pPr>
            <w:r w:rsidRPr="00CF0AEF">
              <w:rPr>
                <w:i/>
              </w:rPr>
              <w:t>(Integer)</w:t>
            </w:r>
          </w:p>
        </w:tc>
      </w:tr>
      <w:tr w:rsidR="00CF0AEF" w:rsidRPr="00CF0AEF" w14:paraId="35E012AD" w14:textId="77777777" w:rsidTr="00672B0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167" w:type="dxa"/>
            <w:tcBorders>
              <w:top w:val="single" w:sz="4" w:space="0" w:color="000000"/>
              <w:left w:val="single" w:sz="4" w:space="0" w:color="000000"/>
              <w:bottom w:val="single" w:sz="4" w:space="0" w:color="000000"/>
              <w:right w:val="single" w:sz="4" w:space="0" w:color="auto"/>
            </w:tcBorders>
          </w:tcPr>
          <w:p w14:paraId="761275AE" w14:textId="77777777" w:rsidR="00CF0AEF" w:rsidRPr="00CF0AEF" w:rsidRDefault="00CF0AEF" w:rsidP="001A62FC">
            <w:pPr>
              <w:pStyle w:val="NoSpacing"/>
              <w:spacing w:line="240" w:lineRule="auto"/>
            </w:pPr>
          </w:p>
        </w:tc>
        <w:tc>
          <w:tcPr>
            <w:tcW w:w="7753" w:type="dxa"/>
            <w:gridSpan w:val="3"/>
            <w:tcBorders>
              <w:top w:val="single" w:sz="4" w:space="0" w:color="000000"/>
              <w:left w:val="single" w:sz="4" w:space="0" w:color="auto"/>
              <w:bottom w:val="single" w:sz="4" w:space="0" w:color="000000"/>
              <w:right w:val="single" w:sz="18" w:space="0" w:color="000000"/>
            </w:tcBorders>
          </w:tcPr>
          <w:p w14:paraId="3D399CF5" w14:textId="77777777" w:rsidR="00CF0AEF" w:rsidRPr="00CF0AEF" w:rsidRDefault="00CF0AEF" w:rsidP="001A62FC">
            <w:pPr>
              <w:pStyle w:val="NoSpacing"/>
              <w:spacing w:line="240" w:lineRule="auto"/>
            </w:pPr>
            <w:r w:rsidRPr="00CF0AEF">
              <w:t xml:space="preserve">B4c.Enter the third mobile number of the headperson </w:t>
            </w:r>
            <w:r w:rsidRPr="00CF0AEF">
              <w:rPr>
                <w:b/>
              </w:rPr>
              <w:t>(hcell3)</w:t>
            </w:r>
          </w:p>
          <w:p w14:paraId="66472982" w14:textId="77777777" w:rsidR="00CF0AEF" w:rsidRPr="00CF0AEF" w:rsidRDefault="00CF0AEF" w:rsidP="001A62FC">
            <w:pPr>
              <w:pStyle w:val="NoSpacing"/>
              <w:spacing w:line="240" w:lineRule="auto"/>
            </w:pPr>
            <w:r w:rsidRPr="00CF0AEF">
              <w:rPr>
                <w:i/>
              </w:rPr>
              <w:t>If no mobile number, enter 0.</w:t>
            </w:r>
          </w:p>
        </w:tc>
        <w:tc>
          <w:tcPr>
            <w:tcW w:w="2880" w:type="dxa"/>
            <w:gridSpan w:val="2"/>
            <w:tcBorders>
              <w:top w:val="single" w:sz="18" w:space="0" w:color="000000"/>
              <w:left w:val="single" w:sz="18" w:space="0" w:color="000000"/>
              <w:bottom w:val="single" w:sz="18" w:space="0" w:color="000000"/>
              <w:right w:val="single" w:sz="18" w:space="0" w:color="000000"/>
            </w:tcBorders>
          </w:tcPr>
          <w:p w14:paraId="53105D81" w14:textId="77777777" w:rsidR="00CF0AEF" w:rsidRPr="00CF0AEF" w:rsidRDefault="00CF0AEF" w:rsidP="001A62FC">
            <w:pPr>
              <w:pStyle w:val="NoSpacing"/>
              <w:spacing w:line="240" w:lineRule="auto"/>
              <w:rPr>
                <w:i/>
              </w:rPr>
            </w:pPr>
            <w:r w:rsidRPr="00CF0AEF">
              <w:rPr>
                <w:i/>
              </w:rPr>
              <w:t>(Integer)</w:t>
            </w:r>
          </w:p>
        </w:tc>
      </w:tr>
      <w:tr w:rsidR="00CF0AEF" w:rsidRPr="00CF0AEF" w14:paraId="3D82D6C1" w14:textId="77777777" w:rsidTr="00672B0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167" w:type="dxa"/>
            <w:tcBorders>
              <w:top w:val="single" w:sz="4" w:space="0" w:color="000000"/>
              <w:left w:val="single" w:sz="4" w:space="0" w:color="000000"/>
              <w:bottom w:val="single" w:sz="4" w:space="0" w:color="000000"/>
              <w:right w:val="single" w:sz="4" w:space="0" w:color="auto"/>
            </w:tcBorders>
          </w:tcPr>
          <w:p w14:paraId="70395781" w14:textId="77777777" w:rsidR="00CF0AEF" w:rsidRPr="00CF0AEF" w:rsidRDefault="00CF0AEF" w:rsidP="001A62FC">
            <w:pPr>
              <w:pStyle w:val="NoSpacing"/>
              <w:spacing w:line="240" w:lineRule="auto"/>
            </w:pPr>
          </w:p>
        </w:tc>
        <w:tc>
          <w:tcPr>
            <w:tcW w:w="5233" w:type="dxa"/>
            <w:tcBorders>
              <w:top w:val="single" w:sz="4" w:space="0" w:color="000000"/>
              <w:left w:val="single" w:sz="4" w:space="0" w:color="auto"/>
              <w:bottom w:val="single" w:sz="4" w:space="0" w:color="000000"/>
            </w:tcBorders>
          </w:tcPr>
          <w:p w14:paraId="62DED5D7" w14:textId="77777777" w:rsidR="00717679" w:rsidRDefault="00CF0AEF" w:rsidP="001A62FC">
            <w:pPr>
              <w:pStyle w:val="NoSpacing"/>
              <w:spacing w:line="240" w:lineRule="auto"/>
              <w:rPr>
                <w:b/>
              </w:rPr>
            </w:pPr>
            <w:r w:rsidRPr="00CF0AEF">
              <w:t xml:space="preserve">B5.Gender </w:t>
            </w:r>
            <w:r w:rsidRPr="00CF0AEF">
              <w:rPr>
                <w:b/>
              </w:rPr>
              <w:t>(</w:t>
            </w:r>
            <w:proofErr w:type="spellStart"/>
            <w:r w:rsidRPr="00CF0AEF">
              <w:rPr>
                <w:b/>
              </w:rPr>
              <w:t>hgender</w:t>
            </w:r>
            <w:proofErr w:type="spellEnd"/>
            <w:r w:rsidRPr="00CF0AEF">
              <w:rPr>
                <w:b/>
              </w:rPr>
              <w:t>)</w:t>
            </w:r>
          </w:p>
          <w:p w14:paraId="19BE7B30" w14:textId="77777777" w:rsidR="00CF0AEF" w:rsidRPr="00CF0AEF" w:rsidRDefault="00CF0AEF" w:rsidP="001A62FC">
            <w:pPr>
              <w:pStyle w:val="NoSpacing"/>
              <w:spacing w:line="240" w:lineRule="auto"/>
            </w:pPr>
            <w:r w:rsidRPr="00CF0AEF">
              <w:rPr>
                <w:i/>
              </w:rPr>
              <w:t>Observation only</w:t>
            </w:r>
          </w:p>
        </w:tc>
        <w:tc>
          <w:tcPr>
            <w:tcW w:w="4320" w:type="dxa"/>
            <w:gridSpan w:val="3"/>
            <w:tcBorders>
              <w:top w:val="single" w:sz="4" w:space="0" w:color="000000"/>
              <w:bottom w:val="single" w:sz="4" w:space="0" w:color="000000"/>
              <w:right w:val="single" w:sz="18" w:space="0" w:color="000000"/>
            </w:tcBorders>
          </w:tcPr>
          <w:p w14:paraId="3B88B15C" w14:textId="77777777" w:rsidR="00CF0AEF" w:rsidRPr="00CF0AEF" w:rsidRDefault="00CF0AEF" w:rsidP="001A62FC">
            <w:pPr>
              <w:pStyle w:val="NoSpacing"/>
              <w:spacing w:line="240" w:lineRule="auto"/>
            </w:pPr>
            <w:r w:rsidRPr="00CF0AEF">
              <w:t>1=Male</w:t>
            </w:r>
          </w:p>
          <w:p w14:paraId="0608F6DC" w14:textId="77777777" w:rsidR="00CF0AEF" w:rsidRPr="00CF0AEF" w:rsidRDefault="00CF0AEF" w:rsidP="001A62FC">
            <w:pPr>
              <w:pStyle w:val="NoSpacing"/>
              <w:spacing w:line="240" w:lineRule="auto"/>
            </w:pPr>
            <w:r w:rsidRPr="00CF0AEF">
              <w:t>2=Female</w:t>
            </w:r>
          </w:p>
          <w:p w14:paraId="20F300A2" w14:textId="77777777" w:rsidR="00CF0AEF" w:rsidRPr="00CF0AEF" w:rsidRDefault="00CF0AEF" w:rsidP="001A62FC">
            <w:pPr>
              <w:pStyle w:val="NoSpacing"/>
              <w:spacing w:line="240" w:lineRule="auto"/>
            </w:pPr>
            <w:r w:rsidRPr="00CF0AEF">
              <w:t>888=Don’t know</w:t>
            </w:r>
          </w:p>
        </w:tc>
        <w:tc>
          <w:tcPr>
            <w:tcW w:w="1080" w:type="dxa"/>
            <w:tcBorders>
              <w:top w:val="single" w:sz="18" w:space="0" w:color="000000"/>
              <w:left w:val="single" w:sz="18" w:space="0" w:color="000000"/>
              <w:bottom w:val="single" w:sz="18" w:space="0" w:color="000000"/>
              <w:right w:val="single" w:sz="18" w:space="0" w:color="000000"/>
            </w:tcBorders>
          </w:tcPr>
          <w:p w14:paraId="256C0EDC" w14:textId="77777777" w:rsidR="00CF0AEF" w:rsidRPr="00CF0AEF" w:rsidRDefault="00CF0AEF" w:rsidP="001A62FC">
            <w:pPr>
              <w:pStyle w:val="NoSpacing"/>
              <w:spacing w:line="240" w:lineRule="auto"/>
              <w:rPr>
                <w:i/>
              </w:rPr>
            </w:pPr>
            <w:r w:rsidRPr="00CF0AEF">
              <w:rPr>
                <w:i/>
              </w:rPr>
              <w:t>(Code)</w:t>
            </w:r>
          </w:p>
        </w:tc>
      </w:tr>
      <w:tr w:rsidR="00CF0AEF" w:rsidRPr="00CF0AEF" w14:paraId="44B40123" w14:textId="77777777" w:rsidTr="00672B0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167" w:type="dxa"/>
            <w:tcBorders>
              <w:top w:val="single" w:sz="4" w:space="0" w:color="000000"/>
              <w:left w:val="single" w:sz="4" w:space="0" w:color="000000"/>
              <w:bottom w:val="single" w:sz="4" w:space="0" w:color="000000"/>
              <w:right w:val="single" w:sz="4" w:space="0" w:color="auto"/>
            </w:tcBorders>
          </w:tcPr>
          <w:p w14:paraId="5F7572DE" w14:textId="77777777" w:rsidR="00CF0AEF" w:rsidRPr="00CF0AEF" w:rsidRDefault="00CF0AEF" w:rsidP="001A62FC">
            <w:pPr>
              <w:pStyle w:val="NoSpacing"/>
              <w:spacing w:line="240" w:lineRule="auto"/>
            </w:pPr>
          </w:p>
        </w:tc>
        <w:tc>
          <w:tcPr>
            <w:tcW w:w="7753" w:type="dxa"/>
            <w:gridSpan w:val="3"/>
            <w:tcBorders>
              <w:top w:val="single" w:sz="4" w:space="0" w:color="000000"/>
              <w:left w:val="single" w:sz="4" w:space="0" w:color="auto"/>
              <w:bottom w:val="single" w:sz="4" w:space="0" w:color="000000"/>
              <w:right w:val="single" w:sz="18" w:space="0" w:color="000000"/>
            </w:tcBorders>
          </w:tcPr>
          <w:p w14:paraId="37C496CD" w14:textId="77777777" w:rsidR="00CF0AEF" w:rsidRPr="00CF0AEF" w:rsidRDefault="00CF0AEF" w:rsidP="001A62FC">
            <w:pPr>
              <w:pStyle w:val="NoSpacing"/>
              <w:spacing w:line="240" w:lineRule="auto"/>
            </w:pPr>
            <w:r w:rsidRPr="00CF0AEF">
              <w:t xml:space="preserve">B6.What is your age? </w:t>
            </w:r>
            <w:r w:rsidRPr="00CF0AEF">
              <w:rPr>
                <w:i/>
              </w:rPr>
              <w:t>Respondent age at last birthday</w:t>
            </w:r>
            <w:r w:rsidRPr="00CF0AEF">
              <w:t xml:space="preserve"> </w:t>
            </w:r>
            <w:r w:rsidRPr="00CF0AEF">
              <w:rPr>
                <w:b/>
              </w:rPr>
              <w:t>(</w:t>
            </w:r>
            <w:proofErr w:type="spellStart"/>
            <w:r w:rsidRPr="00CF0AEF">
              <w:rPr>
                <w:b/>
              </w:rPr>
              <w:t>hage</w:t>
            </w:r>
            <w:proofErr w:type="spellEnd"/>
            <w:r w:rsidRPr="00CF0AEF">
              <w:rPr>
                <w:b/>
              </w:rPr>
              <w:t>)</w:t>
            </w:r>
          </w:p>
        </w:tc>
        <w:tc>
          <w:tcPr>
            <w:tcW w:w="2880" w:type="dxa"/>
            <w:gridSpan w:val="2"/>
            <w:tcBorders>
              <w:top w:val="single" w:sz="18" w:space="0" w:color="000000"/>
              <w:left w:val="single" w:sz="18" w:space="0" w:color="000000"/>
              <w:bottom w:val="single" w:sz="18" w:space="0" w:color="000000"/>
              <w:right w:val="single" w:sz="18" w:space="0" w:color="000000"/>
            </w:tcBorders>
          </w:tcPr>
          <w:p w14:paraId="0BD9FC62" w14:textId="77777777" w:rsidR="00CF0AEF" w:rsidRPr="00CF0AEF" w:rsidRDefault="00CF0AEF" w:rsidP="001A62FC">
            <w:pPr>
              <w:pStyle w:val="NoSpacing"/>
              <w:spacing w:line="240" w:lineRule="auto"/>
              <w:rPr>
                <w:i/>
              </w:rPr>
            </w:pPr>
            <w:r w:rsidRPr="00CF0AEF">
              <w:rPr>
                <w:i/>
              </w:rPr>
              <w:t>(Integer)</w:t>
            </w:r>
          </w:p>
        </w:tc>
      </w:tr>
      <w:tr w:rsidR="00CF0AEF" w:rsidRPr="00CF0AEF" w14:paraId="01CEFC83" w14:textId="77777777" w:rsidTr="00672B0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167" w:type="dxa"/>
            <w:tcBorders>
              <w:top w:val="single" w:sz="4" w:space="0" w:color="000000"/>
              <w:left w:val="single" w:sz="4" w:space="0" w:color="000000"/>
              <w:bottom w:val="single" w:sz="4" w:space="0" w:color="000000"/>
              <w:right w:val="single" w:sz="4" w:space="0" w:color="000000"/>
            </w:tcBorders>
          </w:tcPr>
          <w:p w14:paraId="489C64C5" w14:textId="77777777" w:rsidR="00CF0AEF" w:rsidRPr="00CF0AEF" w:rsidRDefault="00CF0AEF" w:rsidP="001A62FC">
            <w:pPr>
              <w:pStyle w:val="NoSpacing"/>
              <w:spacing w:line="240" w:lineRule="auto"/>
            </w:pPr>
          </w:p>
        </w:tc>
        <w:tc>
          <w:tcPr>
            <w:tcW w:w="5233" w:type="dxa"/>
            <w:tcBorders>
              <w:top w:val="single" w:sz="4" w:space="0" w:color="000000"/>
              <w:left w:val="single" w:sz="4" w:space="0" w:color="000000"/>
              <w:bottom w:val="single" w:sz="4" w:space="0" w:color="000000"/>
            </w:tcBorders>
          </w:tcPr>
          <w:p w14:paraId="32D2B73A" w14:textId="77777777" w:rsidR="00CF0AEF" w:rsidRPr="00CF0AEF" w:rsidRDefault="00CF0AEF" w:rsidP="001A62FC">
            <w:pPr>
              <w:pStyle w:val="NoSpacing"/>
              <w:spacing w:line="240" w:lineRule="auto"/>
            </w:pPr>
            <w:r w:rsidRPr="00CF0AEF">
              <w:t xml:space="preserve">B7.What is your marital status? </w:t>
            </w:r>
            <w:r w:rsidRPr="00CF0AEF">
              <w:rPr>
                <w:b/>
              </w:rPr>
              <w:t>(</w:t>
            </w:r>
            <w:proofErr w:type="spellStart"/>
            <w:r w:rsidRPr="00CF0AEF">
              <w:rPr>
                <w:b/>
              </w:rPr>
              <w:t>hmaritial</w:t>
            </w:r>
            <w:proofErr w:type="spellEnd"/>
            <w:r w:rsidRPr="00CF0AEF">
              <w:rPr>
                <w:b/>
              </w:rPr>
              <w:t>)</w:t>
            </w:r>
          </w:p>
        </w:tc>
        <w:tc>
          <w:tcPr>
            <w:tcW w:w="4320" w:type="dxa"/>
            <w:gridSpan w:val="3"/>
            <w:tcBorders>
              <w:top w:val="single" w:sz="4" w:space="0" w:color="000000"/>
              <w:bottom w:val="single" w:sz="4" w:space="0" w:color="000000"/>
              <w:right w:val="single" w:sz="18" w:space="0" w:color="000000"/>
            </w:tcBorders>
          </w:tcPr>
          <w:p w14:paraId="58CC07DB" w14:textId="77777777" w:rsidR="00CF0AEF" w:rsidRPr="00CF0AEF" w:rsidRDefault="00CF0AEF" w:rsidP="001A62FC">
            <w:pPr>
              <w:pStyle w:val="NoSpacing"/>
              <w:spacing w:line="240" w:lineRule="auto"/>
            </w:pPr>
            <w:r w:rsidRPr="00CF0AEF">
              <w:t>1=</w:t>
            </w:r>
            <w:proofErr w:type="spellStart"/>
            <w:r w:rsidRPr="00CF0AEF">
              <w:t>Monogomously</w:t>
            </w:r>
            <w:proofErr w:type="spellEnd"/>
            <w:r w:rsidRPr="00CF0AEF">
              <w:t xml:space="preserve"> married</w:t>
            </w:r>
          </w:p>
          <w:p w14:paraId="265649F5" w14:textId="77777777" w:rsidR="00CF0AEF" w:rsidRPr="00CF0AEF" w:rsidRDefault="00CF0AEF" w:rsidP="001A62FC">
            <w:pPr>
              <w:pStyle w:val="NoSpacing"/>
              <w:spacing w:line="240" w:lineRule="auto"/>
            </w:pPr>
            <w:r w:rsidRPr="00CF0AEF">
              <w:t>2</w:t>
            </w:r>
            <w:r w:rsidR="00597904">
              <w:t>=</w:t>
            </w:r>
            <w:proofErr w:type="spellStart"/>
            <w:r w:rsidRPr="00CF0AEF">
              <w:t>Polygamously</w:t>
            </w:r>
            <w:proofErr w:type="spellEnd"/>
            <w:r w:rsidRPr="00CF0AEF">
              <w:t xml:space="preserve"> married</w:t>
            </w:r>
          </w:p>
          <w:p w14:paraId="575FF6F9" w14:textId="77777777" w:rsidR="00CF0AEF" w:rsidRPr="00CF0AEF" w:rsidRDefault="00CF0AEF" w:rsidP="001A62FC">
            <w:pPr>
              <w:pStyle w:val="NoSpacing"/>
              <w:spacing w:line="240" w:lineRule="auto"/>
            </w:pPr>
            <w:r w:rsidRPr="00CF0AEF">
              <w:t>3=Never married</w:t>
            </w:r>
          </w:p>
          <w:p w14:paraId="1792866D" w14:textId="77777777" w:rsidR="00CF0AEF" w:rsidRPr="00CF0AEF" w:rsidRDefault="00CF0AEF" w:rsidP="001A62FC">
            <w:pPr>
              <w:pStyle w:val="NoSpacing"/>
              <w:spacing w:line="240" w:lineRule="auto"/>
            </w:pPr>
            <w:r w:rsidRPr="00CF0AEF">
              <w:t>4=Widowed</w:t>
            </w:r>
          </w:p>
          <w:p w14:paraId="6B3BC083" w14:textId="77777777" w:rsidR="00CF0AEF" w:rsidRPr="00CF0AEF" w:rsidRDefault="00CF0AEF" w:rsidP="001A62FC">
            <w:pPr>
              <w:pStyle w:val="NoSpacing"/>
              <w:spacing w:line="240" w:lineRule="auto"/>
            </w:pPr>
            <w:r w:rsidRPr="00CF0AEF">
              <w:t>5=Divorced</w:t>
            </w:r>
          </w:p>
          <w:p w14:paraId="6E555547" w14:textId="77777777" w:rsidR="00CF0AEF" w:rsidRPr="00CF0AEF" w:rsidRDefault="00CF0AEF" w:rsidP="001A62FC">
            <w:pPr>
              <w:pStyle w:val="NoSpacing"/>
              <w:spacing w:line="240" w:lineRule="auto"/>
            </w:pPr>
            <w:r w:rsidRPr="00CF0AEF">
              <w:lastRenderedPageBreak/>
              <w:t>6=Separated</w:t>
            </w:r>
          </w:p>
          <w:p w14:paraId="5AB57004" w14:textId="77777777" w:rsidR="00CF0AEF" w:rsidRPr="00CF0AEF" w:rsidRDefault="00CF0AEF" w:rsidP="001A62FC">
            <w:pPr>
              <w:pStyle w:val="NoSpacing"/>
              <w:spacing w:line="240" w:lineRule="auto"/>
            </w:pPr>
            <w:r w:rsidRPr="00CF0AEF">
              <w:t>7=Cohabitating</w:t>
            </w:r>
          </w:p>
          <w:p w14:paraId="7D972097" w14:textId="77777777" w:rsidR="00CF0AEF" w:rsidRPr="00CF0AEF" w:rsidRDefault="00CF0AEF" w:rsidP="001A62FC">
            <w:pPr>
              <w:pStyle w:val="NoSpacing"/>
              <w:spacing w:line="240" w:lineRule="auto"/>
            </w:pPr>
            <w:r w:rsidRPr="00CF0AEF">
              <w:t>97=Other, please specify</w:t>
            </w:r>
          </w:p>
          <w:p w14:paraId="29CA4A93" w14:textId="77777777" w:rsidR="00CF0AEF" w:rsidRPr="00CF0AEF" w:rsidRDefault="00CF0AEF" w:rsidP="001A62FC">
            <w:pPr>
              <w:pStyle w:val="NoSpacing"/>
              <w:spacing w:line="240" w:lineRule="auto"/>
            </w:pPr>
            <w:r w:rsidRPr="00CF0AEF">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509BBDD9" w14:textId="77777777" w:rsidR="00CF0AEF" w:rsidRPr="00CF0AEF" w:rsidRDefault="00CF0AEF" w:rsidP="001A62FC">
            <w:pPr>
              <w:pStyle w:val="NoSpacing"/>
              <w:spacing w:line="240" w:lineRule="auto"/>
              <w:rPr>
                <w:i/>
              </w:rPr>
            </w:pPr>
            <w:r w:rsidRPr="00CF0AEF">
              <w:rPr>
                <w:i/>
              </w:rPr>
              <w:lastRenderedPageBreak/>
              <w:t>(Code)</w:t>
            </w:r>
          </w:p>
        </w:tc>
      </w:tr>
      <w:tr w:rsidR="00CF0AEF" w:rsidRPr="00CF0AEF" w14:paraId="00EB19B6" w14:textId="77777777" w:rsidTr="00672B0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167" w:type="dxa"/>
            <w:tcBorders>
              <w:top w:val="single" w:sz="4" w:space="0" w:color="000000"/>
              <w:left w:val="single" w:sz="4" w:space="0" w:color="000000"/>
              <w:bottom w:val="single" w:sz="4" w:space="0" w:color="000000"/>
              <w:right w:val="single" w:sz="4" w:space="0" w:color="000000"/>
            </w:tcBorders>
          </w:tcPr>
          <w:p w14:paraId="7CB9D66C" w14:textId="77777777" w:rsidR="00CF0AEF" w:rsidRPr="00CF0AEF" w:rsidRDefault="00CF0AEF" w:rsidP="001A62FC">
            <w:pPr>
              <w:pStyle w:val="NoSpacing"/>
              <w:spacing w:line="240" w:lineRule="auto"/>
            </w:pPr>
          </w:p>
        </w:tc>
        <w:tc>
          <w:tcPr>
            <w:tcW w:w="5233" w:type="dxa"/>
            <w:tcBorders>
              <w:top w:val="single" w:sz="4" w:space="0" w:color="000000"/>
              <w:left w:val="single" w:sz="4" w:space="0" w:color="000000"/>
              <w:bottom w:val="single" w:sz="4" w:space="0" w:color="000000"/>
            </w:tcBorders>
          </w:tcPr>
          <w:p w14:paraId="0063ED38" w14:textId="77777777" w:rsidR="00CF0AEF" w:rsidRPr="00CF0AEF" w:rsidRDefault="00CF0AEF" w:rsidP="001A62FC">
            <w:pPr>
              <w:pStyle w:val="NoSpacing"/>
              <w:spacing w:line="240" w:lineRule="auto"/>
            </w:pPr>
            <w:r w:rsidRPr="00CF0AEF">
              <w:t xml:space="preserve">B8.What is your tribe? </w:t>
            </w:r>
            <w:r w:rsidRPr="00CF0AEF">
              <w:rPr>
                <w:b/>
              </w:rPr>
              <w:t>(</w:t>
            </w:r>
            <w:proofErr w:type="spellStart"/>
            <w:r w:rsidRPr="00CF0AEF">
              <w:rPr>
                <w:b/>
              </w:rPr>
              <w:t>htribe</w:t>
            </w:r>
            <w:proofErr w:type="spellEnd"/>
            <w:r w:rsidRPr="00CF0AEF">
              <w:rPr>
                <w:b/>
              </w:rPr>
              <w:t>)</w:t>
            </w:r>
          </w:p>
        </w:tc>
        <w:tc>
          <w:tcPr>
            <w:tcW w:w="2160" w:type="dxa"/>
            <w:tcBorders>
              <w:top w:val="single" w:sz="4" w:space="0" w:color="000000"/>
              <w:bottom w:val="single" w:sz="4" w:space="0" w:color="000000"/>
            </w:tcBorders>
          </w:tcPr>
          <w:p w14:paraId="14902AD4" w14:textId="77777777" w:rsidR="00CF0AEF" w:rsidRPr="00CF0AEF" w:rsidRDefault="00CF0AEF" w:rsidP="001A62FC">
            <w:pPr>
              <w:pStyle w:val="NoSpacing"/>
              <w:spacing w:line="240" w:lineRule="auto"/>
            </w:pPr>
            <w:r w:rsidRPr="00CF0AEF">
              <w:t>1=Chewa</w:t>
            </w:r>
          </w:p>
          <w:p w14:paraId="79C7C44E" w14:textId="77777777" w:rsidR="00CF0AEF" w:rsidRPr="00CF0AEF" w:rsidRDefault="00CF0AEF" w:rsidP="001A62FC">
            <w:pPr>
              <w:pStyle w:val="NoSpacing"/>
              <w:spacing w:line="240" w:lineRule="auto"/>
            </w:pPr>
            <w:r w:rsidRPr="00CF0AEF">
              <w:t>2=</w:t>
            </w:r>
            <w:proofErr w:type="spellStart"/>
            <w:r w:rsidRPr="00CF0AEF">
              <w:t>N’goni</w:t>
            </w:r>
            <w:proofErr w:type="spellEnd"/>
          </w:p>
          <w:p w14:paraId="7FC2E2DE" w14:textId="77777777" w:rsidR="00CF0AEF" w:rsidRPr="00CF0AEF" w:rsidRDefault="00CF0AEF" w:rsidP="001A62FC">
            <w:pPr>
              <w:pStyle w:val="NoSpacing"/>
              <w:spacing w:line="240" w:lineRule="auto"/>
            </w:pPr>
            <w:r w:rsidRPr="00CF0AEF">
              <w:t>3=</w:t>
            </w:r>
            <w:proofErr w:type="spellStart"/>
            <w:r w:rsidRPr="00CF0AEF">
              <w:t>Nsenga</w:t>
            </w:r>
            <w:proofErr w:type="spellEnd"/>
          </w:p>
          <w:p w14:paraId="72865EB3" w14:textId="77777777" w:rsidR="00CF0AEF" w:rsidRPr="00CF0AEF" w:rsidRDefault="00CF0AEF" w:rsidP="001A62FC">
            <w:pPr>
              <w:pStyle w:val="NoSpacing"/>
              <w:spacing w:line="240" w:lineRule="auto"/>
            </w:pPr>
            <w:r w:rsidRPr="00CF0AEF">
              <w:t>4=Tonga</w:t>
            </w:r>
          </w:p>
          <w:p w14:paraId="27EBE334" w14:textId="77777777" w:rsidR="00CF0AEF" w:rsidRPr="00CF0AEF" w:rsidRDefault="00CF0AEF" w:rsidP="001A62FC">
            <w:pPr>
              <w:pStyle w:val="NoSpacing"/>
              <w:spacing w:line="240" w:lineRule="auto"/>
            </w:pPr>
            <w:r w:rsidRPr="00CF0AEF">
              <w:t>5=Lunda</w:t>
            </w:r>
          </w:p>
          <w:p w14:paraId="1F780434" w14:textId="77777777" w:rsidR="00CF0AEF" w:rsidRPr="00CF0AEF" w:rsidRDefault="00CF0AEF" w:rsidP="001A62FC">
            <w:pPr>
              <w:pStyle w:val="NoSpacing"/>
              <w:spacing w:line="240" w:lineRule="auto"/>
            </w:pPr>
            <w:r w:rsidRPr="00CF0AEF">
              <w:t>6=</w:t>
            </w:r>
            <w:proofErr w:type="spellStart"/>
            <w:r w:rsidRPr="00CF0AEF">
              <w:t>Luvale</w:t>
            </w:r>
            <w:proofErr w:type="spellEnd"/>
          </w:p>
          <w:p w14:paraId="5A460F36" w14:textId="77777777" w:rsidR="00CF0AEF" w:rsidRPr="00CF0AEF" w:rsidRDefault="00CF0AEF" w:rsidP="001A62FC">
            <w:pPr>
              <w:pStyle w:val="NoSpacing"/>
              <w:spacing w:line="240" w:lineRule="auto"/>
            </w:pPr>
            <w:r w:rsidRPr="00CF0AEF">
              <w:t>7=</w:t>
            </w:r>
            <w:proofErr w:type="spellStart"/>
            <w:r w:rsidRPr="00CF0AEF">
              <w:t>Kaonede</w:t>
            </w:r>
            <w:proofErr w:type="spellEnd"/>
          </w:p>
        </w:tc>
        <w:tc>
          <w:tcPr>
            <w:tcW w:w="2160" w:type="dxa"/>
            <w:gridSpan w:val="2"/>
            <w:tcBorders>
              <w:top w:val="single" w:sz="4" w:space="0" w:color="000000"/>
              <w:bottom w:val="single" w:sz="4" w:space="0" w:color="000000"/>
              <w:right w:val="single" w:sz="18" w:space="0" w:color="000000"/>
            </w:tcBorders>
          </w:tcPr>
          <w:p w14:paraId="4CC28008" w14:textId="77777777" w:rsidR="00CF0AEF" w:rsidRPr="00CF0AEF" w:rsidRDefault="00CF0AEF" w:rsidP="001A62FC">
            <w:pPr>
              <w:pStyle w:val="NoSpacing"/>
              <w:spacing w:line="240" w:lineRule="auto"/>
            </w:pPr>
            <w:r w:rsidRPr="00CF0AEF">
              <w:t>8=</w:t>
            </w:r>
            <w:proofErr w:type="spellStart"/>
            <w:r w:rsidRPr="00CF0AEF">
              <w:t>Loza</w:t>
            </w:r>
            <w:proofErr w:type="spellEnd"/>
          </w:p>
          <w:p w14:paraId="5CB67E95" w14:textId="77777777" w:rsidR="00CF0AEF" w:rsidRPr="00CF0AEF" w:rsidRDefault="00CF0AEF" w:rsidP="001A62FC">
            <w:pPr>
              <w:pStyle w:val="NoSpacing"/>
              <w:spacing w:line="240" w:lineRule="auto"/>
            </w:pPr>
            <w:r w:rsidRPr="00CF0AEF">
              <w:t>9=Bemba</w:t>
            </w:r>
          </w:p>
          <w:p w14:paraId="60230580" w14:textId="77777777" w:rsidR="00CF0AEF" w:rsidRPr="00CF0AEF" w:rsidRDefault="00CF0AEF" w:rsidP="001A62FC">
            <w:pPr>
              <w:pStyle w:val="NoSpacing"/>
              <w:spacing w:line="240" w:lineRule="auto"/>
            </w:pPr>
            <w:r w:rsidRPr="00CF0AEF">
              <w:t>10=Zambian only</w:t>
            </w:r>
          </w:p>
          <w:p w14:paraId="3A96E481" w14:textId="77777777" w:rsidR="00CF0AEF" w:rsidRPr="00CF0AEF" w:rsidRDefault="00CF0AEF" w:rsidP="001A62FC">
            <w:pPr>
              <w:pStyle w:val="NoSpacing"/>
              <w:spacing w:line="240" w:lineRule="auto"/>
            </w:pPr>
            <w:r w:rsidRPr="00CF0AEF">
              <w:t>97=Other, please specify</w:t>
            </w:r>
          </w:p>
          <w:p w14:paraId="49C8FD02" w14:textId="77777777" w:rsidR="00CF0AEF" w:rsidRPr="00CF0AEF" w:rsidRDefault="00CF0AEF" w:rsidP="001A62FC">
            <w:pPr>
              <w:pStyle w:val="NoSpacing"/>
              <w:spacing w:line="240" w:lineRule="auto"/>
            </w:pPr>
            <w:r w:rsidRPr="00CF0AEF">
              <w:t>888=Don't know</w:t>
            </w:r>
          </w:p>
          <w:p w14:paraId="3E9F0EE4" w14:textId="77777777" w:rsidR="00CF0AEF" w:rsidRPr="00CF0AEF" w:rsidRDefault="00CF0AEF" w:rsidP="001A62FC">
            <w:pPr>
              <w:pStyle w:val="NoSpacing"/>
              <w:spacing w:line="240" w:lineRule="auto"/>
            </w:pPr>
            <w:r w:rsidRPr="00CF0AEF">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770B2082" w14:textId="77777777" w:rsidR="00CF0AEF" w:rsidRPr="00CF0AEF" w:rsidRDefault="00CF0AEF" w:rsidP="001A62FC">
            <w:pPr>
              <w:pStyle w:val="NoSpacing"/>
              <w:spacing w:line="240" w:lineRule="auto"/>
              <w:rPr>
                <w:i/>
              </w:rPr>
            </w:pPr>
            <w:r w:rsidRPr="00CF0AEF">
              <w:rPr>
                <w:i/>
              </w:rPr>
              <w:t>(Code)</w:t>
            </w:r>
          </w:p>
        </w:tc>
      </w:tr>
      <w:tr w:rsidR="00CF0AEF" w:rsidRPr="00CF0AEF" w14:paraId="52C7CDB7" w14:textId="77777777" w:rsidTr="00672B0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167" w:type="dxa"/>
            <w:tcBorders>
              <w:top w:val="single" w:sz="4" w:space="0" w:color="000000"/>
              <w:left w:val="single" w:sz="4" w:space="0" w:color="000000"/>
              <w:bottom w:val="single" w:sz="4" w:space="0" w:color="000000"/>
              <w:right w:val="single" w:sz="4" w:space="0" w:color="000000"/>
            </w:tcBorders>
          </w:tcPr>
          <w:p w14:paraId="5645FF9B" w14:textId="77777777" w:rsidR="00CF0AEF" w:rsidRPr="00CF0AEF" w:rsidRDefault="00CF0AEF" w:rsidP="001A62FC">
            <w:pPr>
              <w:pStyle w:val="NoSpacing"/>
              <w:spacing w:line="240" w:lineRule="auto"/>
            </w:pPr>
          </w:p>
        </w:tc>
        <w:tc>
          <w:tcPr>
            <w:tcW w:w="5233" w:type="dxa"/>
            <w:tcBorders>
              <w:top w:val="single" w:sz="4" w:space="0" w:color="000000"/>
              <w:left w:val="single" w:sz="4" w:space="0" w:color="000000"/>
              <w:bottom w:val="single" w:sz="4" w:space="0" w:color="000000"/>
            </w:tcBorders>
          </w:tcPr>
          <w:p w14:paraId="566BC8C2" w14:textId="77777777" w:rsidR="00CF0AEF" w:rsidRPr="00CF0AEF" w:rsidRDefault="00CF0AEF" w:rsidP="001A62FC">
            <w:pPr>
              <w:pStyle w:val="NoSpacing"/>
              <w:spacing w:line="240" w:lineRule="auto"/>
            </w:pPr>
            <w:r w:rsidRPr="00CF0AEF">
              <w:t xml:space="preserve">B9.What is your religion? </w:t>
            </w:r>
            <w:r w:rsidRPr="00CF0AEF">
              <w:rPr>
                <w:b/>
              </w:rPr>
              <w:t>(</w:t>
            </w:r>
            <w:proofErr w:type="spellStart"/>
            <w:r w:rsidRPr="00CF0AEF">
              <w:rPr>
                <w:b/>
              </w:rPr>
              <w:t>hreligion</w:t>
            </w:r>
            <w:proofErr w:type="spellEnd"/>
            <w:r w:rsidRPr="00CF0AEF">
              <w:rPr>
                <w:b/>
              </w:rPr>
              <w:t>)</w:t>
            </w:r>
          </w:p>
        </w:tc>
        <w:tc>
          <w:tcPr>
            <w:tcW w:w="4320" w:type="dxa"/>
            <w:gridSpan w:val="3"/>
            <w:tcBorders>
              <w:top w:val="single" w:sz="4" w:space="0" w:color="000000"/>
              <w:bottom w:val="single" w:sz="4" w:space="0" w:color="000000"/>
              <w:right w:val="single" w:sz="18" w:space="0" w:color="000000"/>
            </w:tcBorders>
          </w:tcPr>
          <w:p w14:paraId="00018B8E" w14:textId="77777777" w:rsidR="00CF0AEF" w:rsidRPr="00CF0AEF" w:rsidRDefault="00CF0AEF" w:rsidP="001A62FC">
            <w:pPr>
              <w:pStyle w:val="NoSpacing"/>
              <w:spacing w:line="240" w:lineRule="auto"/>
            </w:pPr>
            <w:r w:rsidRPr="00CF0AEF">
              <w:t>1=Christian</w:t>
            </w:r>
          </w:p>
          <w:p w14:paraId="5653683A" w14:textId="77777777" w:rsidR="00CF0AEF" w:rsidRPr="00CF0AEF" w:rsidRDefault="00CF0AEF" w:rsidP="001A62FC">
            <w:pPr>
              <w:pStyle w:val="NoSpacing"/>
              <w:spacing w:line="240" w:lineRule="auto"/>
            </w:pPr>
            <w:r w:rsidRPr="00CF0AEF">
              <w:t>2=Islam</w:t>
            </w:r>
          </w:p>
          <w:p w14:paraId="58D26844" w14:textId="77777777" w:rsidR="00CF0AEF" w:rsidRPr="00CF0AEF" w:rsidRDefault="00CF0AEF" w:rsidP="001A62FC">
            <w:pPr>
              <w:pStyle w:val="NoSpacing"/>
              <w:spacing w:line="240" w:lineRule="auto"/>
            </w:pPr>
            <w:r w:rsidRPr="00CF0AEF">
              <w:t xml:space="preserve">3=Not religious </w:t>
            </w:r>
          </w:p>
          <w:p w14:paraId="1AF6CF53" w14:textId="77777777" w:rsidR="00CF0AEF" w:rsidRPr="00CF0AEF" w:rsidRDefault="00CF0AEF" w:rsidP="001A62FC">
            <w:pPr>
              <w:pStyle w:val="NoSpacing"/>
              <w:spacing w:line="240" w:lineRule="auto"/>
            </w:pPr>
            <w:r w:rsidRPr="00CF0AEF">
              <w:t>4=Spiritual/traditional</w:t>
            </w:r>
          </w:p>
          <w:p w14:paraId="097C55BC" w14:textId="77777777" w:rsidR="00CF0AEF" w:rsidRPr="00CF0AEF" w:rsidRDefault="00CF0AEF" w:rsidP="001A62FC">
            <w:pPr>
              <w:pStyle w:val="NoSpacing"/>
              <w:spacing w:line="240" w:lineRule="auto"/>
            </w:pPr>
            <w:r w:rsidRPr="00CF0AEF">
              <w:t>97=Other, please specify</w:t>
            </w:r>
          </w:p>
          <w:p w14:paraId="01F1B1B7" w14:textId="77777777" w:rsidR="00CF0AEF" w:rsidRPr="00CF0AEF" w:rsidRDefault="00CF0AEF" w:rsidP="001A62FC">
            <w:pPr>
              <w:pStyle w:val="NoSpacing"/>
              <w:spacing w:line="240" w:lineRule="auto"/>
            </w:pPr>
            <w:r w:rsidRPr="00CF0AEF">
              <w:t>888=Don't know</w:t>
            </w:r>
          </w:p>
          <w:p w14:paraId="303B7799" w14:textId="77777777" w:rsidR="00CF0AEF" w:rsidRPr="00CF0AEF" w:rsidRDefault="00CF0AEF" w:rsidP="001A62FC">
            <w:pPr>
              <w:pStyle w:val="NoSpacing"/>
              <w:spacing w:line="240" w:lineRule="auto"/>
            </w:pPr>
            <w:r w:rsidRPr="00CF0AEF">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7467F250" w14:textId="77777777" w:rsidR="00CF0AEF" w:rsidRPr="00CF0AEF" w:rsidRDefault="00CF0AEF" w:rsidP="001A62FC">
            <w:pPr>
              <w:pStyle w:val="NoSpacing"/>
              <w:spacing w:line="240" w:lineRule="auto"/>
              <w:rPr>
                <w:i/>
              </w:rPr>
            </w:pPr>
            <w:r w:rsidRPr="00CF0AEF">
              <w:rPr>
                <w:i/>
              </w:rPr>
              <w:t>(Code)</w:t>
            </w:r>
          </w:p>
        </w:tc>
      </w:tr>
      <w:tr w:rsidR="00CF0AEF" w:rsidRPr="00CF0AEF" w14:paraId="6DE9D6F9" w14:textId="77777777" w:rsidTr="00672B0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167" w:type="dxa"/>
            <w:tcBorders>
              <w:top w:val="single" w:sz="4" w:space="0" w:color="000000"/>
              <w:left w:val="single" w:sz="4" w:space="0" w:color="000000"/>
              <w:bottom w:val="single" w:sz="4" w:space="0" w:color="000000"/>
              <w:right w:val="single" w:sz="4" w:space="0" w:color="auto"/>
            </w:tcBorders>
          </w:tcPr>
          <w:p w14:paraId="562BB9A0" w14:textId="77777777" w:rsidR="00CF0AEF" w:rsidRPr="00CF0AEF" w:rsidRDefault="00CF0AEF" w:rsidP="001A62FC">
            <w:pPr>
              <w:pStyle w:val="NoSpacing"/>
              <w:spacing w:line="240" w:lineRule="auto"/>
            </w:pPr>
          </w:p>
        </w:tc>
        <w:tc>
          <w:tcPr>
            <w:tcW w:w="5233" w:type="dxa"/>
            <w:tcBorders>
              <w:top w:val="single" w:sz="4" w:space="0" w:color="000000"/>
              <w:left w:val="single" w:sz="4" w:space="0" w:color="auto"/>
              <w:bottom w:val="single" w:sz="4" w:space="0" w:color="000000"/>
            </w:tcBorders>
          </w:tcPr>
          <w:p w14:paraId="667D084A" w14:textId="77777777" w:rsidR="00CF0AEF" w:rsidRPr="00CF0AEF" w:rsidRDefault="00CF0AEF" w:rsidP="001A62FC">
            <w:pPr>
              <w:pStyle w:val="NoSpacing"/>
              <w:spacing w:line="240" w:lineRule="auto"/>
            </w:pPr>
            <w:r w:rsidRPr="00CF0AEF">
              <w:t xml:space="preserve">B10.Were you born in this village? </w:t>
            </w:r>
            <w:r w:rsidRPr="00CF0AEF">
              <w:rPr>
                <w:b/>
              </w:rPr>
              <w:t>(</w:t>
            </w:r>
            <w:proofErr w:type="spellStart"/>
            <w:proofErr w:type="gramStart"/>
            <w:r w:rsidRPr="00CF0AEF">
              <w:rPr>
                <w:b/>
              </w:rPr>
              <w:t>htown</w:t>
            </w:r>
            <w:proofErr w:type="spellEnd"/>
            <w:proofErr w:type="gramEnd"/>
            <w:r w:rsidRPr="00CF0AEF">
              <w:rPr>
                <w:b/>
              </w:rPr>
              <w:t>)</w:t>
            </w:r>
          </w:p>
        </w:tc>
        <w:tc>
          <w:tcPr>
            <w:tcW w:w="4320" w:type="dxa"/>
            <w:gridSpan w:val="3"/>
            <w:tcBorders>
              <w:top w:val="single" w:sz="4" w:space="0" w:color="000000"/>
              <w:bottom w:val="single" w:sz="4" w:space="0" w:color="000000"/>
              <w:right w:val="single" w:sz="18" w:space="0" w:color="000000"/>
            </w:tcBorders>
          </w:tcPr>
          <w:p w14:paraId="65B3DE90" w14:textId="77777777" w:rsidR="00CF0AEF" w:rsidRPr="00CF0AEF" w:rsidRDefault="00CF0AEF" w:rsidP="001A62FC">
            <w:pPr>
              <w:pStyle w:val="NoSpacing"/>
              <w:spacing w:line="240" w:lineRule="auto"/>
            </w:pPr>
            <w:r w:rsidRPr="00CF0AEF">
              <w:t>0=No</w:t>
            </w:r>
          </w:p>
          <w:p w14:paraId="406E38CB" w14:textId="77777777" w:rsidR="00CF0AEF" w:rsidRPr="00CF0AEF" w:rsidRDefault="00CF0AEF" w:rsidP="001A62FC">
            <w:pPr>
              <w:pStyle w:val="NoSpacing"/>
              <w:spacing w:line="240" w:lineRule="auto"/>
            </w:pPr>
            <w:r w:rsidRPr="00CF0AEF">
              <w:t>1=Yes</w:t>
            </w:r>
            <w:r w:rsidRPr="00CF0AEF" w:rsidDel="00226116">
              <w:t xml:space="preserve"> </w:t>
            </w:r>
          </w:p>
          <w:p w14:paraId="5F858E99" w14:textId="77777777" w:rsidR="00CF0AEF" w:rsidRPr="00CF0AEF" w:rsidRDefault="00CF0AEF" w:rsidP="001A62FC">
            <w:pPr>
              <w:pStyle w:val="NoSpacing"/>
              <w:spacing w:line="240" w:lineRule="auto"/>
            </w:pPr>
            <w:r w:rsidRPr="00CF0AEF">
              <w:t>888=Don’t know</w:t>
            </w:r>
          </w:p>
          <w:p w14:paraId="21BC6F08" w14:textId="77777777" w:rsidR="00CF0AEF" w:rsidRPr="00CF0AEF" w:rsidRDefault="00CF0AEF" w:rsidP="001A62FC">
            <w:pPr>
              <w:pStyle w:val="NoSpacing"/>
              <w:spacing w:line="240" w:lineRule="auto"/>
            </w:pPr>
            <w:r w:rsidRPr="00CF0AEF">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54FC4B84" w14:textId="77777777" w:rsidR="00CF0AEF" w:rsidRPr="00CF0AEF" w:rsidRDefault="00CF0AEF" w:rsidP="001A62FC">
            <w:pPr>
              <w:pStyle w:val="NoSpacing"/>
              <w:spacing w:line="240" w:lineRule="auto"/>
              <w:rPr>
                <w:i/>
              </w:rPr>
            </w:pPr>
            <w:r w:rsidRPr="00CF0AEF">
              <w:rPr>
                <w:i/>
              </w:rPr>
              <w:t>(Code)</w:t>
            </w:r>
          </w:p>
        </w:tc>
      </w:tr>
      <w:tr w:rsidR="00CF0AEF" w:rsidRPr="00CF0AEF" w14:paraId="068EB5FC" w14:textId="77777777" w:rsidTr="00672B0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167" w:type="dxa"/>
            <w:tcBorders>
              <w:top w:val="single" w:sz="4" w:space="0" w:color="000000"/>
              <w:left w:val="single" w:sz="4" w:space="0" w:color="000000"/>
              <w:bottom w:val="single" w:sz="4" w:space="0" w:color="000000"/>
              <w:right w:val="single" w:sz="4" w:space="0" w:color="auto"/>
            </w:tcBorders>
          </w:tcPr>
          <w:p w14:paraId="3EE90E5C" w14:textId="77777777" w:rsidR="00CF0AEF" w:rsidRPr="00CF0AEF" w:rsidRDefault="00CF0AEF" w:rsidP="001A62FC">
            <w:pPr>
              <w:pStyle w:val="NoSpacing"/>
              <w:spacing w:line="240" w:lineRule="auto"/>
            </w:pPr>
          </w:p>
        </w:tc>
        <w:tc>
          <w:tcPr>
            <w:tcW w:w="7753" w:type="dxa"/>
            <w:gridSpan w:val="3"/>
            <w:tcBorders>
              <w:top w:val="single" w:sz="4" w:space="0" w:color="000000"/>
              <w:left w:val="single" w:sz="4" w:space="0" w:color="auto"/>
              <w:bottom w:val="single" w:sz="4" w:space="0" w:color="000000"/>
              <w:right w:val="single" w:sz="18" w:space="0" w:color="000000"/>
            </w:tcBorders>
          </w:tcPr>
          <w:p w14:paraId="0DD8BBA9" w14:textId="77777777" w:rsidR="00CF0AEF" w:rsidRPr="00CF0AEF" w:rsidRDefault="00CF0AEF" w:rsidP="001A62FC">
            <w:pPr>
              <w:pStyle w:val="NoSpacing"/>
              <w:spacing w:line="240" w:lineRule="auto"/>
            </w:pPr>
            <w:r w:rsidRPr="00CF0AEF">
              <w:t xml:space="preserve">B11.How many years have you lived in this village? </w:t>
            </w:r>
            <w:r w:rsidRPr="00CF0AEF">
              <w:rPr>
                <w:b/>
              </w:rPr>
              <w:t>(</w:t>
            </w:r>
            <w:proofErr w:type="spellStart"/>
            <w:r w:rsidRPr="00CF0AEF">
              <w:rPr>
                <w:b/>
              </w:rPr>
              <w:t>hnumyrs</w:t>
            </w:r>
            <w:proofErr w:type="spellEnd"/>
            <w:r w:rsidRPr="00CF0AEF">
              <w:rPr>
                <w:b/>
              </w:rPr>
              <w:t>)</w:t>
            </w:r>
          </w:p>
        </w:tc>
        <w:tc>
          <w:tcPr>
            <w:tcW w:w="2880" w:type="dxa"/>
            <w:gridSpan w:val="2"/>
            <w:tcBorders>
              <w:top w:val="single" w:sz="18" w:space="0" w:color="000000"/>
              <w:left w:val="single" w:sz="18" w:space="0" w:color="000000"/>
              <w:bottom w:val="single" w:sz="18" w:space="0" w:color="000000"/>
              <w:right w:val="single" w:sz="18" w:space="0" w:color="000000"/>
            </w:tcBorders>
          </w:tcPr>
          <w:p w14:paraId="4EA40CDF" w14:textId="77777777" w:rsidR="00CF0AEF" w:rsidRPr="00CF0AEF" w:rsidRDefault="00CF0AEF" w:rsidP="001A62FC">
            <w:pPr>
              <w:pStyle w:val="NoSpacing"/>
              <w:spacing w:line="240" w:lineRule="auto"/>
              <w:rPr>
                <w:i/>
              </w:rPr>
            </w:pPr>
            <w:r w:rsidRPr="00CF0AEF">
              <w:rPr>
                <w:i/>
              </w:rPr>
              <w:t>(Integer)</w:t>
            </w:r>
          </w:p>
        </w:tc>
      </w:tr>
      <w:tr w:rsidR="00CF0AEF" w:rsidRPr="00CF0AEF" w14:paraId="26902BA3" w14:textId="77777777" w:rsidTr="00672B0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167" w:type="dxa"/>
            <w:tcBorders>
              <w:top w:val="single" w:sz="4" w:space="0" w:color="000000"/>
              <w:left w:val="single" w:sz="4" w:space="0" w:color="000000"/>
              <w:bottom w:val="single" w:sz="4" w:space="0" w:color="000000"/>
              <w:right w:val="single" w:sz="4" w:space="0" w:color="000000"/>
            </w:tcBorders>
          </w:tcPr>
          <w:p w14:paraId="2BE83866" w14:textId="77777777" w:rsidR="00CF0AEF" w:rsidRPr="00CF0AEF" w:rsidRDefault="00CF0AEF" w:rsidP="001A62FC">
            <w:pPr>
              <w:pStyle w:val="NoSpacing"/>
              <w:spacing w:line="240" w:lineRule="auto"/>
            </w:pPr>
          </w:p>
        </w:tc>
        <w:tc>
          <w:tcPr>
            <w:tcW w:w="5233" w:type="dxa"/>
            <w:tcBorders>
              <w:top w:val="single" w:sz="4" w:space="0" w:color="000000"/>
              <w:left w:val="single" w:sz="4" w:space="0" w:color="000000"/>
              <w:bottom w:val="single" w:sz="4" w:space="0" w:color="000000"/>
            </w:tcBorders>
          </w:tcPr>
          <w:p w14:paraId="06C86F35" w14:textId="77777777" w:rsidR="00CF0AEF" w:rsidRPr="00CF0AEF" w:rsidRDefault="00CF0AEF" w:rsidP="001A62FC">
            <w:pPr>
              <w:pStyle w:val="NoSpacing"/>
              <w:spacing w:line="240" w:lineRule="auto"/>
            </w:pPr>
            <w:r w:rsidRPr="00CF0AEF">
              <w:t xml:space="preserve">B12.What is the highest level of formal education that you have completed?  </w:t>
            </w:r>
            <w:r w:rsidRPr="00CF0AEF">
              <w:rPr>
                <w:b/>
              </w:rPr>
              <w:t>(</w:t>
            </w:r>
            <w:proofErr w:type="spellStart"/>
            <w:r w:rsidRPr="00CF0AEF">
              <w:rPr>
                <w:b/>
              </w:rPr>
              <w:t>heduc</w:t>
            </w:r>
            <w:proofErr w:type="spellEnd"/>
            <w:r w:rsidRPr="00CF0AEF">
              <w:rPr>
                <w:b/>
              </w:rPr>
              <w:t>)</w:t>
            </w:r>
          </w:p>
        </w:tc>
        <w:tc>
          <w:tcPr>
            <w:tcW w:w="2160" w:type="dxa"/>
            <w:tcBorders>
              <w:top w:val="single" w:sz="4" w:space="0" w:color="000000"/>
              <w:bottom w:val="single" w:sz="4" w:space="0" w:color="000000"/>
            </w:tcBorders>
          </w:tcPr>
          <w:p w14:paraId="525F090A" w14:textId="77777777" w:rsidR="00CF0AEF" w:rsidRPr="0091401C" w:rsidRDefault="00CF0AEF" w:rsidP="001A62FC">
            <w:pPr>
              <w:pStyle w:val="NoSpacing"/>
              <w:spacing w:line="240" w:lineRule="auto"/>
              <w:rPr>
                <w:sz w:val="20"/>
              </w:rPr>
            </w:pPr>
            <w:r w:rsidRPr="0091401C">
              <w:rPr>
                <w:sz w:val="20"/>
              </w:rPr>
              <w:t>1=None</w:t>
            </w:r>
          </w:p>
          <w:p w14:paraId="22EA94BC" w14:textId="77777777" w:rsidR="00CF0AEF" w:rsidRPr="0091401C" w:rsidRDefault="00CF0AEF" w:rsidP="001A62FC">
            <w:pPr>
              <w:pStyle w:val="NoSpacing"/>
              <w:spacing w:line="240" w:lineRule="auto"/>
              <w:rPr>
                <w:sz w:val="20"/>
              </w:rPr>
            </w:pPr>
            <w:r w:rsidRPr="0091401C">
              <w:rPr>
                <w:sz w:val="20"/>
              </w:rPr>
              <w:t>2=Grade 1/Sub-standard A</w:t>
            </w:r>
          </w:p>
          <w:p w14:paraId="1C58AA72" w14:textId="77777777" w:rsidR="00CF0AEF" w:rsidRPr="0091401C" w:rsidRDefault="00CF0AEF" w:rsidP="001A62FC">
            <w:pPr>
              <w:pStyle w:val="NoSpacing"/>
              <w:spacing w:line="240" w:lineRule="auto"/>
              <w:rPr>
                <w:sz w:val="20"/>
              </w:rPr>
            </w:pPr>
            <w:r w:rsidRPr="0091401C">
              <w:rPr>
                <w:sz w:val="20"/>
              </w:rPr>
              <w:t>3=Grade 1/Sub-standard B</w:t>
            </w:r>
          </w:p>
          <w:p w14:paraId="108F8918" w14:textId="77777777" w:rsidR="00CF0AEF" w:rsidRPr="0091401C" w:rsidRDefault="00CF0AEF" w:rsidP="001A62FC">
            <w:pPr>
              <w:pStyle w:val="NoSpacing"/>
              <w:spacing w:line="240" w:lineRule="auto"/>
              <w:rPr>
                <w:sz w:val="20"/>
              </w:rPr>
            </w:pPr>
            <w:r w:rsidRPr="0091401C">
              <w:rPr>
                <w:sz w:val="20"/>
              </w:rPr>
              <w:t>4=Grade 2/Standard 1</w:t>
            </w:r>
          </w:p>
          <w:p w14:paraId="6D8B219A" w14:textId="77777777" w:rsidR="00CF0AEF" w:rsidRPr="0091401C" w:rsidRDefault="00CF0AEF" w:rsidP="001A62FC">
            <w:pPr>
              <w:pStyle w:val="NoSpacing"/>
              <w:spacing w:line="240" w:lineRule="auto"/>
              <w:rPr>
                <w:sz w:val="20"/>
              </w:rPr>
            </w:pPr>
            <w:r w:rsidRPr="0091401C">
              <w:rPr>
                <w:sz w:val="20"/>
              </w:rPr>
              <w:t>5=Grade 3/Standard 2</w:t>
            </w:r>
          </w:p>
          <w:p w14:paraId="0D950084" w14:textId="77777777" w:rsidR="00CF0AEF" w:rsidRPr="0091401C" w:rsidRDefault="00CF0AEF" w:rsidP="001A62FC">
            <w:pPr>
              <w:pStyle w:val="NoSpacing"/>
              <w:spacing w:line="240" w:lineRule="auto"/>
              <w:rPr>
                <w:sz w:val="20"/>
              </w:rPr>
            </w:pPr>
            <w:r w:rsidRPr="0091401C">
              <w:rPr>
                <w:sz w:val="20"/>
              </w:rPr>
              <w:t>6=Grade 4/Standard 3</w:t>
            </w:r>
          </w:p>
          <w:p w14:paraId="28418D43" w14:textId="77777777" w:rsidR="00CF0AEF" w:rsidRPr="0091401C" w:rsidRDefault="00CF0AEF" w:rsidP="001A62FC">
            <w:pPr>
              <w:pStyle w:val="NoSpacing"/>
              <w:spacing w:line="240" w:lineRule="auto"/>
              <w:rPr>
                <w:sz w:val="20"/>
              </w:rPr>
            </w:pPr>
            <w:r w:rsidRPr="0091401C">
              <w:rPr>
                <w:sz w:val="20"/>
              </w:rPr>
              <w:t>7=Grade 5/Standard 4</w:t>
            </w:r>
          </w:p>
          <w:p w14:paraId="75D51DDA" w14:textId="77777777" w:rsidR="00CF0AEF" w:rsidRPr="0091401C" w:rsidRDefault="00CF0AEF" w:rsidP="001A62FC">
            <w:pPr>
              <w:pStyle w:val="NoSpacing"/>
              <w:spacing w:line="240" w:lineRule="auto"/>
              <w:rPr>
                <w:sz w:val="20"/>
              </w:rPr>
            </w:pPr>
            <w:r w:rsidRPr="0091401C">
              <w:rPr>
                <w:sz w:val="20"/>
              </w:rPr>
              <w:t>8=Grade 6/Standard 5</w:t>
            </w:r>
          </w:p>
        </w:tc>
        <w:tc>
          <w:tcPr>
            <w:tcW w:w="2160" w:type="dxa"/>
            <w:gridSpan w:val="2"/>
            <w:tcBorders>
              <w:top w:val="single" w:sz="4" w:space="0" w:color="000000"/>
              <w:bottom w:val="single" w:sz="4" w:space="0" w:color="000000"/>
              <w:right w:val="single" w:sz="18" w:space="0" w:color="000000"/>
            </w:tcBorders>
          </w:tcPr>
          <w:p w14:paraId="0BE71E39" w14:textId="77777777" w:rsidR="00CF0AEF" w:rsidRPr="0091401C" w:rsidRDefault="00CF0AEF" w:rsidP="001A62FC">
            <w:pPr>
              <w:pStyle w:val="NoSpacing"/>
              <w:spacing w:line="240" w:lineRule="auto"/>
              <w:rPr>
                <w:sz w:val="20"/>
              </w:rPr>
            </w:pPr>
            <w:r w:rsidRPr="0091401C">
              <w:rPr>
                <w:sz w:val="20"/>
              </w:rPr>
              <w:t>9=Grade 7/Standard 6</w:t>
            </w:r>
          </w:p>
          <w:p w14:paraId="3C7F2515" w14:textId="77777777" w:rsidR="00CF0AEF" w:rsidRPr="0091401C" w:rsidRDefault="00CF0AEF" w:rsidP="001A62FC">
            <w:pPr>
              <w:pStyle w:val="NoSpacing"/>
              <w:spacing w:line="240" w:lineRule="auto"/>
              <w:rPr>
                <w:sz w:val="20"/>
              </w:rPr>
            </w:pPr>
            <w:r w:rsidRPr="0091401C">
              <w:rPr>
                <w:sz w:val="20"/>
              </w:rPr>
              <w:t>10=Grade 8/Form 1</w:t>
            </w:r>
          </w:p>
          <w:p w14:paraId="74BE6F31" w14:textId="77777777" w:rsidR="00CF0AEF" w:rsidRPr="0091401C" w:rsidRDefault="00CF0AEF" w:rsidP="001A62FC">
            <w:pPr>
              <w:pStyle w:val="NoSpacing"/>
              <w:spacing w:line="240" w:lineRule="auto"/>
              <w:rPr>
                <w:sz w:val="20"/>
              </w:rPr>
            </w:pPr>
            <w:r w:rsidRPr="0091401C">
              <w:rPr>
                <w:sz w:val="20"/>
              </w:rPr>
              <w:t>11=Grade 9/Form 2</w:t>
            </w:r>
          </w:p>
          <w:p w14:paraId="48BC9F77" w14:textId="77777777" w:rsidR="00CF0AEF" w:rsidRPr="0091401C" w:rsidRDefault="00CF0AEF" w:rsidP="001A62FC">
            <w:pPr>
              <w:pStyle w:val="NoSpacing"/>
              <w:spacing w:line="240" w:lineRule="auto"/>
              <w:rPr>
                <w:sz w:val="20"/>
              </w:rPr>
            </w:pPr>
            <w:r w:rsidRPr="0091401C">
              <w:rPr>
                <w:sz w:val="20"/>
              </w:rPr>
              <w:t>12=Grade 10/Form 3</w:t>
            </w:r>
          </w:p>
          <w:p w14:paraId="073E6B08" w14:textId="77777777" w:rsidR="00CF0AEF" w:rsidRPr="0091401C" w:rsidRDefault="00CF0AEF" w:rsidP="001A62FC">
            <w:pPr>
              <w:pStyle w:val="NoSpacing"/>
              <w:spacing w:line="240" w:lineRule="auto"/>
              <w:rPr>
                <w:sz w:val="20"/>
              </w:rPr>
            </w:pPr>
            <w:r w:rsidRPr="0091401C">
              <w:rPr>
                <w:sz w:val="20"/>
              </w:rPr>
              <w:t>13=Grade 11/Form 4</w:t>
            </w:r>
          </w:p>
          <w:p w14:paraId="009CBA5F" w14:textId="77777777" w:rsidR="00CF0AEF" w:rsidRPr="0091401C" w:rsidRDefault="00CF0AEF" w:rsidP="001A62FC">
            <w:pPr>
              <w:pStyle w:val="NoSpacing"/>
              <w:spacing w:line="240" w:lineRule="auto"/>
              <w:rPr>
                <w:sz w:val="20"/>
              </w:rPr>
            </w:pPr>
            <w:r w:rsidRPr="0091401C">
              <w:rPr>
                <w:sz w:val="20"/>
              </w:rPr>
              <w:t>14=Grade 12/Form 5</w:t>
            </w:r>
          </w:p>
          <w:p w14:paraId="17A68549" w14:textId="77777777" w:rsidR="00CF0AEF" w:rsidRPr="0091401C" w:rsidRDefault="00CF0AEF" w:rsidP="001A62FC">
            <w:pPr>
              <w:pStyle w:val="NoSpacing"/>
              <w:spacing w:line="240" w:lineRule="auto"/>
              <w:rPr>
                <w:sz w:val="20"/>
              </w:rPr>
            </w:pPr>
            <w:r w:rsidRPr="0091401C">
              <w:rPr>
                <w:sz w:val="20"/>
              </w:rPr>
              <w:t>15=Post-secondary</w:t>
            </w:r>
          </w:p>
          <w:p w14:paraId="6A5412E4" w14:textId="77777777" w:rsidR="00CF0AEF" w:rsidRPr="0091401C" w:rsidRDefault="00CF0AEF" w:rsidP="001A62FC">
            <w:pPr>
              <w:pStyle w:val="NoSpacing"/>
              <w:spacing w:line="240" w:lineRule="auto"/>
              <w:rPr>
                <w:sz w:val="20"/>
              </w:rPr>
            </w:pPr>
            <w:r w:rsidRPr="0091401C">
              <w:rPr>
                <w:sz w:val="20"/>
              </w:rPr>
              <w:t>888=Don’t know</w:t>
            </w:r>
          </w:p>
          <w:p w14:paraId="3665A436" w14:textId="77777777" w:rsidR="00CF0AEF" w:rsidRPr="0091401C" w:rsidRDefault="00597904" w:rsidP="001A62FC">
            <w:pPr>
              <w:pStyle w:val="NoSpacing"/>
              <w:spacing w:line="240" w:lineRule="auto"/>
              <w:rPr>
                <w:i/>
                <w:sz w:val="20"/>
              </w:rPr>
            </w:pPr>
            <w:r w:rsidRPr="00597904">
              <w:rPr>
                <w:sz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745972A5" w14:textId="77777777" w:rsidR="00CF0AEF" w:rsidRPr="00CF0AEF" w:rsidRDefault="00CF0AEF" w:rsidP="001A62FC">
            <w:pPr>
              <w:pStyle w:val="NoSpacing"/>
              <w:spacing w:line="240" w:lineRule="auto"/>
              <w:rPr>
                <w:i/>
              </w:rPr>
            </w:pPr>
            <w:r w:rsidRPr="00CF0AEF">
              <w:rPr>
                <w:i/>
              </w:rPr>
              <w:t>(Code)</w:t>
            </w:r>
          </w:p>
        </w:tc>
      </w:tr>
      <w:tr w:rsidR="0091401C" w:rsidRPr="00CF0AEF" w14:paraId="56EABFA8" w14:textId="77777777" w:rsidTr="00672B0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167" w:type="dxa"/>
            <w:tcBorders>
              <w:top w:val="single" w:sz="4" w:space="0" w:color="000000"/>
              <w:left w:val="single" w:sz="4" w:space="0" w:color="000000"/>
              <w:bottom w:val="single" w:sz="4" w:space="0" w:color="000000"/>
              <w:right w:val="single" w:sz="4" w:space="0" w:color="000000"/>
            </w:tcBorders>
          </w:tcPr>
          <w:p w14:paraId="03E6E442" w14:textId="77777777" w:rsidR="0091401C" w:rsidRPr="00CF0AEF" w:rsidRDefault="0091401C" w:rsidP="001A62FC">
            <w:pPr>
              <w:pStyle w:val="NoSpacing"/>
              <w:spacing w:line="240" w:lineRule="auto"/>
            </w:pPr>
          </w:p>
        </w:tc>
        <w:tc>
          <w:tcPr>
            <w:tcW w:w="5233" w:type="dxa"/>
            <w:tcBorders>
              <w:top w:val="single" w:sz="4" w:space="0" w:color="000000"/>
              <w:left w:val="single" w:sz="4" w:space="0" w:color="000000"/>
              <w:bottom w:val="single" w:sz="4" w:space="0" w:color="000000"/>
            </w:tcBorders>
          </w:tcPr>
          <w:p w14:paraId="4BCF7BDC" w14:textId="77777777" w:rsidR="0091401C" w:rsidRPr="00CF0AEF" w:rsidRDefault="0091401C" w:rsidP="001A62FC">
            <w:pPr>
              <w:pStyle w:val="NoSpacing"/>
              <w:spacing w:line="240" w:lineRule="auto"/>
            </w:pPr>
            <w:r w:rsidRPr="00CF0AEF">
              <w:t xml:space="preserve">B13.What type of roof does the headperson's house have?   </w:t>
            </w:r>
            <w:r w:rsidRPr="00CF0AEF">
              <w:rPr>
                <w:b/>
              </w:rPr>
              <w:t>(</w:t>
            </w:r>
            <w:proofErr w:type="spellStart"/>
            <w:r w:rsidRPr="00CF0AEF">
              <w:rPr>
                <w:b/>
              </w:rPr>
              <w:t>hroof</w:t>
            </w:r>
            <w:proofErr w:type="spellEnd"/>
            <w:r w:rsidRPr="00CF0AEF">
              <w:rPr>
                <w:b/>
              </w:rPr>
              <w:t>)</w:t>
            </w:r>
            <w:r w:rsidRPr="00CF0AEF">
              <w:rPr>
                <w:i/>
              </w:rPr>
              <w:t xml:space="preserve">    Observation only</w:t>
            </w:r>
          </w:p>
        </w:tc>
        <w:tc>
          <w:tcPr>
            <w:tcW w:w="2160" w:type="dxa"/>
            <w:tcBorders>
              <w:top w:val="single" w:sz="4" w:space="0" w:color="000000"/>
              <w:bottom w:val="single" w:sz="4" w:space="0" w:color="000000"/>
            </w:tcBorders>
          </w:tcPr>
          <w:p w14:paraId="71CF967D" w14:textId="77777777" w:rsidR="0091401C" w:rsidRPr="00CF0AEF" w:rsidRDefault="0091401C" w:rsidP="001A62FC">
            <w:pPr>
              <w:pStyle w:val="NoSpacing"/>
              <w:spacing w:line="240" w:lineRule="auto"/>
            </w:pPr>
            <w:r w:rsidRPr="00CF0AEF">
              <w:t>1=Grass thatched</w:t>
            </w:r>
          </w:p>
          <w:p w14:paraId="43CD2502" w14:textId="77777777" w:rsidR="0091401C" w:rsidRPr="00CF0AEF" w:rsidRDefault="0091401C" w:rsidP="001A62FC">
            <w:pPr>
              <w:pStyle w:val="NoSpacing"/>
              <w:spacing w:line="240" w:lineRule="auto"/>
            </w:pPr>
            <w:r w:rsidRPr="00CF0AEF">
              <w:t>2=Iron sheet</w:t>
            </w:r>
          </w:p>
          <w:p w14:paraId="30119146" w14:textId="77777777" w:rsidR="0091401C" w:rsidRPr="00CF0AEF" w:rsidRDefault="0091401C" w:rsidP="001A62FC">
            <w:pPr>
              <w:pStyle w:val="NoSpacing"/>
              <w:spacing w:line="240" w:lineRule="auto"/>
            </w:pPr>
            <w:r w:rsidRPr="00CF0AEF">
              <w:t>3=Tin</w:t>
            </w:r>
          </w:p>
          <w:p w14:paraId="2CFEF236" w14:textId="77777777" w:rsidR="0091401C" w:rsidRPr="00CF0AEF" w:rsidRDefault="0091401C" w:rsidP="001A62FC">
            <w:pPr>
              <w:pStyle w:val="NoSpacing"/>
              <w:spacing w:line="240" w:lineRule="auto"/>
            </w:pPr>
            <w:r w:rsidRPr="00CF0AEF">
              <w:t>4=Zinc</w:t>
            </w:r>
          </w:p>
          <w:p w14:paraId="4B9EDBE8" w14:textId="77777777" w:rsidR="0091401C" w:rsidRPr="00CF0AEF" w:rsidRDefault="0091401C" w:rsidP="001A62FC">
            <w:pPr>
              <w:pStyle w:val="NoSpacing"/>
              <w:spacing w:line="240" w:lineRule="auto"/>
            </w:pPr>
            <w:r w:rsidRPr="00CF0AEF">
              <w:t>5=Roofing tile</w:t>
            </w:r>
          </w:p>
          <w:p w14:paraId="28672867" w14:textId="77777777" w:rsidR="0091401C" w:rsidRPr="00CF0AEF" w:rsidRDefault="0091401C" w:rsidP="001A62FC">
            <w:pPr>
              <w:pStyle w:val="NoSpacing"/>
              <w:spacing w:line="240" w:lineRule="auto"/>
            </w:pPr>
            <w:r w:rsidRPr="00CF0AEF">
              <w:t>6=Concrete</w:t>
            </w:r>
          </w:p>
        </w:tc>
        <w:tc>
          <w:tcPr>
            <w:tcW w:w="2160" w:type="dxa"/>
            <w:gridSpan w:val="2"/>
            <w:tcBorders>
              <w:top w:val="single" w:sz="4" w:space="0" w:color="000000"/>
              <w:bottom w:val="single" w:sz="4" w:space="0" w:color="000000"/>
              <w:right w:val="single" w:sz="18" w:space="0" w:color="000000"/>
            </w:tcBorders>
          </w:tcPr>
          <w:p w14:paraId="1885B815" w14:textId="77777777" w:rsidR="0091401C" w:rsidRPr="00CF0AEF" w:rsidRDefault="0091401C" w:rsidP="001A62FC">
            <w:pPr>
              <w:pStyle w:val="NoSpacing"/>
              <w:spacing w:line="240" w:lineRule="auto"/>
            </w:pPr>
            <w:r w:rsidRPr="00CF0AEF">
              <w:t>7=Cardboard</w:t>
            </w:r>
          </w:p>
          <w:p w14:paraId="5CF3CE1A" w14:textId="77777777" w:rsidR="0091401C" w:rsidRPr="00CF0AEF" w:rsidRDefault="0091401C" w:rsidP="001A62FC">
            <w:pPr>
              <w:pStyle w:val="NoSpacing"/>
              <w:spacing w:line="240" w:lineRule="auto"/>
            </w:pPr>
            <w:r w:rsidRPr="00CF0AEF">
              <w:t>8=Asbestos</w:t>
            </w:r>
          </w:p>
          <w:p w14:paraId="1036986F" w14:textId="77777777" w:rsidR="0091401C" w:rsidRPr="00CF0AEF" w:rsidRDefault="0091401C" w:rsidP="001A62FC">
            <w:pPr>
              <w:pStyle w:val="NoSpacing"/>
              <w:spacing w:line="240" w:lineRule="auto"/>
            </w:pPr>
            <w:r w:rsidRPr="00CF0AEF">
              <w:t>9=Shingles</w:t>
            </w:r>
          </w:p>
          <w:p w14:paraId="19829DC3" w14:textId="77777777" w:rsidR="0091401C" w:rsidRPr="00CF0AEF" w:rsidRDefault="0091401C" w:rsidP="001A62FC">
            <w:pPr>
              <w:pStyle w:val="NoSpacing"/>
              <w:spacing w:line="240" w:lineRule="auto"/>
            </w:pPr>
            <w:r w:rsidRPr="00CF0AEF">
              <w:t xml:space="preserve">10=Plastic </w:t>
            </w:r>
            <w:proofErr w:type="spellStart"/>
            <w:r w:rsidRPr="00CF0AEF">
              <w:t>cheets</w:t>
            </w:r>
            <w:proofErr w:type="spellEnd"/>
          </w:p>
          <w:p w14:paraId="42EB0799" w14:textId="77777777" w:rsidR="0091401C" w:rsidRPr="00CF0AEF" w:rsidRDefault="0091401C" w:rsidP="001A62FC">
            <w:pPr>
              <w:pStyle w:val="NoSpacing"/>
              <w:spacing w:line="240" w:lineRule="auto"/>
            </w:pPr>
            <w:r w:rsidRPr="00CF0AEF">
              <w:t>97=Other, please specify</w:t>
            </w:r>
          </w:p>
          <w:p w14:paraId="4D8F568B" w14:textId="77777777" w:rsidR="0091401C" w:rsidRPr="00CF0AEF" w:rsidRDefault="0091401C" w:rsidP="001A62FC">
            <w:pPr>
              <w:pStyle w:val="NoSpacing"/>
              <w:spacing w:line="240" w:lineRule="auto"/>
            </w:pPr>
            <w:r w:rsidRPr="00CF0AEF">
              <w:t>888=Don't know</w:t>
            </w:r>
          </w:p>
        </w:tc>
        <w:tc>
          <w:tcPr>
            <w:tcW w:w="1080" w:type="dxa"/>
            <w:tcBorders>
              <w:top w:val="single" w:sz="18" w:space="0" w:color="000000"/>
              <w:left w:val="single" w:sz="18" w:space="0" w:color="000000"/>
              <w:bottom w:val="single" w:sz="18" w:space="0" w:color="000000"/>
              <w:right w:val="single" w:sz="18" w:space="0" w:color="000000"/>
            </w:tcBorders>
          </w:tcPr>
          <w:p w14:paraId="0EF7E3CC" w14:textId="77777777" w:rsidR="0091401C" w:rsidRPr="00CF0AEF" w:rsidRDefault="0091401C" w:rsidP="001A62FC">
            <w:pPr>
              <w:pStyle w:val="NoSpacing"/>
              <w:spacing w:line="240" w:lineRule="auto"/>
              <w:rPr>
                <w:i/>
              </w:rPr>
            </w:pPr>
            <w:r w:rsidRPr="00CF0AEF">
              <w:rPr>
                <w:i/>
              </w:rPr>
              <w:t>(Code)</w:t>
            </w:r>
          </w:p>
        </w:tc>
      </w:tr>
      <w:tr w:rsidR="00CF0AEF" w:rsidRPr="00CF0AEF" w14:paraId="47D0BC79" w14:textId="77777777" w:rsidTr="00672B0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167" w:type="dxa"/>
            <w:tcBorders>
              <w:top w:val="single" w:sz="4" w:space="0" w:color="000000"/>
              <w:left w:val="single" w:sz="4" w:space="0" w:color="000000"/>
              <w:bottom w:val="single" w:sz="4" w:space="0" w:color="000000"/>
              <w:right w:val="single" w:sz="4" w:space="0" w:color="000000"/>
            </w:tcBorders>
          </w:tcPr>
          <w:p w14:paraId="06C772DE" w14:textId="77777777" w:rsidR="00CF0AEF" w:rsidRPr="00CF0AEF" w:rsidRDefault="00CF0AEF" w:rsidP="001A62FC">
            <w:pPr>
              <w:pStyle w:val="NoSpacing"/>
              <w:spacing w:line="240" w:lineRule="auto"/>
            </w:pPr>
          </w:p>
        </w:tc>
        <w:tc>
          <w:tcPr>
            <w:tcW w:w="5233" w:type="dxa"/>
            <w:tcBorders>
              <w:top w:val="single" w:sz="4" w:space="0" w:color="000000"/>
              <w:left w:val="single" w:sz="4" w:space="0" w:color="000000"/>
              <w:bottom w:val="single" w:sz="4" w:space="0" w:color="000000"/>
            </w:tcBorders>
          </w:tcPr>
          <w:p w14:paraId="2C8E522A" w14:textId="77777777" w:rsidR="00CF0AEF" w:rsidRPr="00CF0AEF" w:rsidRDefault="00CF0AEF" w:rsidP="001A62FC">
            <w:pPr>
              <w:pStyle w:val="NoSpacing"/>
              <w:spacing w:line="240" w:lineRule="auto"/>
              <w:rPr>
                <w:b/>
              </w:rPr>
            </w:pPr>
            <w:r w:rsidRPr="00CF0AEF">
              <w:t xml:space="preserve">B14.Is the headperson's house painted? </w:t>
            </w:r>
            <w:r w:rsidRPr="00CF0AEF">
              <w:rPr>
                <w:b/>
              </w:rPr>
              <w:t>(</w:t>
            </w:r>
            <w:proofErr w:type="spellStart"/>
            <w:r w:rsidRPr="00CF0AEF">
              <w:rPr>
                <w:b/>
              </w:rPr>
              <w:t>hpaint</w:t>
            </w:r>
            <w:proofErr w:type="spellEnd"/>
            <w:r w:rsidRPr="00CF0AEF">
              <w:rPr>
                <w:b/>
              </w:rPr>
              <w:t>)</w:t>
            </w:r>
          </w:p>
          <w:p w14:paraId="6AF2F2D7" w14:textId="77777777" w:rsidR="00CF0AEF" w:rsidRPr="00CF0AEF" w:rsidRDefault="00CF0AEF" w:rsidP="001A62FC">
            <w:pPr>
              <w:pStyle w:val="NoSpacing"/>
              <w:spacing w:line="240" w:lineRule="auto"/>
            </w:pPr>
            <w:r w:rsidRPr="00CF0AEF">
              <w:rPr>
                <w:i/>
              </w:rPr>
              <w:t>Observation only</w:t>
            </w:r>
          </w:p>
        </w:tc>
        <w:tc>
          <w:tcPr>
            <w:tcW w:w="4320" w:type="dxa"/>
            <w:gridSpan w:val="3"/>
            <w:tcBorders>
              <w:top w:val="single" w:sz="4" w:space="0" w:color="000000"/>
              <w:bottom w:val="single" w:sz="4" w:space="0" w:color="000000"/>
              <w:right w:val="single" w:sz="18" w:space="0" w:color="000000"/>
            </w:tcBorders>
          </w:tcPr>
          <w:p w14:paraId="055B1D4B" w14:textId="77777777" w:rsidR="00CF0AEF" w:rsidRPr="00CF0AEF" w:rsidRDefault="00CF0AEF" w:rsidP="001A62FC">
            <w:pPr>
              <w:pStyle w:val="NoSpacing"/>
              <w:spacing w:line="240" w:lineRule="auto"/>
            </w:pPr>
            <w:r w:rsidRPr="00CF0AEF">
              <w:t>0=No</w:t>
            </w:r>
          </w:p>
          <w:p w14:paraId="137F6B0A" w14:textId="77777777" w:rsidR="00CF0AEF" w:rsidRPr="00CF0AEF" w:rsidRDefault="00CF0AEF" w:rsidP="001A62FC">
            <w:pPr>
              <w:pStyle w:val="NoSpacing"/>
              <w:spacing w:line="240" w:lineRule="auto"/>
            </w:pPr>
            <w:r w:rsidRPr="00CF0AEF">
              <w:t>1=Yes</w:t>
            </w:r>
            <w:r w:rsidRPr="00CF0AEF" w:rsidDel="00226116">
              <w:t xml:space="preserve"> </w:t>
            </w:r>
          </w:p>
          <w:p w14:paraId="1A3A193B" w14:textId="77777777" w:rsidR="00CF0AEF" w:rsidRPr="00CF0AEF" w:rsidRDefault="00CF0AEF" w:rsidP="001A62FC">
            <w:pPr>
              <w:pStyle w:val="NoSpacing"/>
              <w:spacing w:line="240" w:lineRule="auto"/>
            </w:pPr>
            <w:r w:rsidRPr="00CF0AEF">
              <w:t>888=Don’t know</w:t>
            </w:r>
          </w:p>
        </w:tc>
        <w:tc>
          <w:tcPr>
            <w:tcW w:w="1080" w:type="dxa"/>
            <w:tcBorders>
              <w:top w:val="single" w:sz="18" w:space="0" w:color="000000"/>
              <w:left w:val="single" w:sz="18" w:space="0" w:color="000000"/>
              <w:bottom w:val="single" w:sz="18" w:space="0" w:color="000000"/>
              <w:right w:val="single" w:sz="18" w:space="0" w:color="000000"/>
            </w:tcBorders>
          </w:tcPr>
          <w:p w14:paraId="41E6A18F" w14:textId="77777777" w:rsidR="00CF0AEF" w:rsidRPr="00CF0AEF" w:rsidRDefault="00CF0AEF" w:rsidP="001A62FC">
            <w:pPr>
              <w:pStyle w:val="NoSpacing"/>
              <w:spacing w:line="240" w:lineRule="auto"/>
              <w:rPr>
                <w:i/>
              </w:rPr>
            </w:pPr>
            <w:r w:rsidRPr="00CF0AEF">
              <w:rPr>
                <w:i/>
              </w:rPr>
              <w:t>(Code)</w:t>
            </w:r>
          </w:p>
        </w:tc>
      </w:tr>
    </w:tbl>
    <w:p w14:paraId="2DDB3969" w14:textId="77777777" w:rsidR="0091401C" w:rsidRDefault="0091401C" w:rsidP="001A62FC">
      <w:pPr>
        <w:pStyle w:val="Heading3"/>
        <w:spacing w:line="240" w:lineRule="auto"/>
      </w:pPr>
      <w:r>
        <w:br w:type="page"/>
      </w:r>
    </w:p>
    <w:p w14:paraId="4E36479C" w14:textId="77777777" w:rsidR="00CF0AEF" w:rsidRDefault="0091401C" w:rsidP="001A62FC">
      <w:pPr>
        <w:pStyle w:val="Heading3"/>
        <w:spacing w:line="240" w:lineRule="auto"/>
      </w:pPr>
      <w:r>
        <w:lastRenderedPageBreak/>
        <w:t>Section C. Village Information</w:t>
      </w:r>
    </w:p>
    <w:tbl>
      <w:tblPr>
        <w:tblStyle w:val="TableGrid1"/>
        <w:tblW w:w="10874" w:type="dxa"/>
        <w:tblInd w:w="-725" w:type="dxa"/>
        <w:tblCellMar>
          <w:left w:w="72" w:type="dxa"/>
          <w:right w:w="72" w:type="dxa"/>
        </w:tblCellMar>
        <w:tblLook w:val="04A0" w:firstRow="1" w:lastRow="0" w:firstColumn="1" w:lastColumn="0" w:noHBand="0" w:noVBand="1"/>
      </w:tblPr>
      <w:tblGrid>
        <w:gridCol w:w="167"/>
        <w:gridCol w:w="5233"/>
        <w:gridCol w:w="2520"/>
        <w:gridCol w:w="1800"/>
        <w:gridCol w:w="1154"/>
      </w:tblGrid>
      <w:tr w:rsidR="00E34021" w:rsidRPr="008231A9" w14:paraId="287A127F" w14:textId="77777777" w:rsidTr="00672B0B">
        <w:tc>
          <w:tcPr>
            <w:tcW w:w="167" w:type="dxa"/>
          </w:tcPr>
          <w:p w14:paraId="13661D0B" w14:textId="77777777" w:rsidR="00E34021" w:rsidRPr="008231A9" w:rsidRDefault="00E34021" w:rsidP="001A62FC">
            <w:pPr>
              <w:pStyle w:val="NoSpacing"/>
              <w:spacing w:line="240" w:lineRule="auto"/>
            </w:pPr>
          </w:p>
        </w:tc>
        <w:tc>
          <w:tcPr>
            <w:tcW w:w="5233" w:type="dxa"/>
            <w:tcBorders>
              <w:right w:val="nil"/>
            </w:tcBorders>
          </w:tcPr>
          <w:p w14:paraId="4F74DBA7" w14:textId="77777777" w:rsidR="00E34021" w:rsidRPr="00F71A9A" w:rsidRDefault="00E34021" w:rsidP="001A62FC">
            <w:pPr>
              <w:pStyle w:val="NoSpacing"/>
              <w:spacing w:line="240" w:lineRule="auto"/>
              <w:rPr>
                <w:b/>
              </w:rPr>
            </w:pPr>
            <w:r w:rsidRPr="00F71A9A">
              <w:t>C1.</w:t>
            </w:r>
            <w:r w:rsidR="00965AE6">
              <w:t xml:space="preserve"> </w:t>
            </w:r>
            <w:r w:rsidRPr="00F71A9A">
              <w:t xml:space="preserve">How many years ago did the village get its first </w:t>
            </w:r>
            <w:r>
              <w:t>headperson</w:t>
            </w:r>
            <w:r w:rsidRPr="00F71A9A">
              <w:t xml:space="preserve">?    </w:t>
            </w:r>
            <w:r w:rsidRPr="00F71A9A">
              <w:rPr>
                <w:b/>
              </w:rPr>
              <w:t>(</w:t>
            </w:r>
            <w:proofErr w:type="spellStart"/>
            <w:r w:rsidRPr="00F71A9A">
              <w:rPr>
                <w:b/>
              </w:rPr>
              <w:t>hvage</w:t>
            </w:r>
            <w:proofErr w:type="spellEnd"/>
            <w:r w:rsidRPr="00F71A9A">
              <w:rPr>
                <w:b/>
              </w:rPr>
              <w:t>)</w:t>
            </w:r>
          </w:p>
        </w:tc>
        <w:tc>
          <w:tcPr>
            <w:tcW w:w="4320" w:type="dxa"/>
            <w:gridSpan w:val="2"/>
            <w:tcBorders>
              <w:left w:val="nil"/>
              <w:right w:val="single" w:sz="18" w:space="0" w:color="auto"/>
            </w:tcBorders>
          </w:tcPr>
          <w:p w14:paraId="511B7966" w14:textId="77777777" w:rsidR="00E34021" w:rsidRPr="00F71A9A" w:rsidRDefault="00E34021" w:rsidP="001A62FC">
            <w:pPr>
              <w:pStyle w:val="NoSpacing"/>
              <w:spacing w:line="240" w:lineRule="auto"/>
              <w:rPr>
                <w:rFonts w:cs="Times New Roman"/>
                <w:w w:val="105"/>
              </w:rPr>
            </w:pPr>
            <w:r w:rsidRPr="00F71A9A">
              <w:rPr>
                <w:rFonts w:cs="Times New Roman"/>
                <w:w w:val="105"/>
              </w:rPr>
              <w:t>1=Less than 20 years</w:t>
            </w:r>
          </w:p>
          <w:p w14:paraId="260D0ED4" w14:textId="77777777" w:rsidR="00E34021" w:rsidRPr="00F71A9A" w:rsidRDefault="00E34021" w:rsidP="001A62FC">
            <w:pPr>
              <w:pStyle w:val="NoSpacing"/>
              <w:spacing w:line="240" w:lineRule="auto"/>
              <w:rPr>
                <w:rFonts w:cs="Times New Roman"/>
                <w:w w:val="105"/>
              </w:rPr>
            </w:pPr>
            <w:r w:rsidRPr="00F71A9A">
              <w:rPr>
                <w:rFonts w:cs="Times New Roman"/>
                <w:w w:val="105"/>
              </w:rPr>
              <w:t>2=20 – 50 years ago</w:t>
            </w:r>
          </w:p>
          <w:p w14:paraId="5DFEAD83" w14:textId="77777777" w:rsidR="00E34021" w:rsidRPr="00F71A9A" w:rsidRDefault="00E34021" w:rsidP="001A62FC">
            <w:pPr>
              <w:pStyle w:val="NoSpacing"/>
              <w:spacing w:line="240" w:lineRule="auto"/>
              <w:rPr>
                <w:rFonts w:cs="Times New Roman"/>
                <w:w w:val="105"/>
              </w:rPr>
            </w:pPr>
            <w:r w:rsidRPr="00F71A9A">
              <w:rPr>
                <w:rFonts w:cs="Times New Roman"/>
                <w:w w:val="105"/>
              </w:rPr>
              <w:t>3=50 – 100 years ago</w:t>
            </w:r>
          </w:p>
          <w:p w14:paraId="0E5353E8" w14:textId="77777777" w:rsidR="00E34021" w:rsidRPr="00F71A9A" w:rsidRDefault="00E34021" w:rsidP="001A62FC">
            <w:pPr>
              <w:pStyle w:val="NoSpacing"/>
              <w:spacing w:line="240" w:lineRule="auto"/>
              <w:rPr>
                <w:rFonts w:cs="Times New Roman"/>
                <w:w w:val="105"/>
              </w:rPr>
            </w:pPr>
            <w:r w:rsidRPr="00F71A9A">
              <w:rPr>
                <w:rFonts w:cs="Times New Roman"/>
                <w:w w:val="105"/>
              </w:rPr>
              <w:t>4=100 – 200 years ago</w:t>
            </w:r>
          </w:p>
          <w:p w14:paraId="2DC6B28A" w14:textId="77777777" w:rsidR="00E34021" w:rsidRPr="00F71A9A" w:rsidRDefault="00E34021" w:rsidP="001A62FC">
            <w:pPr>
              <w:pStyle w:val="NoSpacing"/>
              <w:spacing w:line="240" w:lineRule="auto"/>
              <w:rPr>
                <w:rFonts w:cs="Times New Roman"/>
                <w:w w:val="105"/>
              </w:rPr>
            </w:pPr>
            <w:r w:rsidRPr="00F71A9A">
              <w:rPr>
                <w:rFonts w:cs="Times New Roman"/>
                <w:w w:val="105"/>
              </w:rPr>
              <w:t>5=200 – 500 years ago</w:t>
            </w:r>
          </w:p>
          <w:p w14:paraId="3ABC2802" w14:textId="77777777" w:rsidR="00E34021" w:rsidRPr="00F71A9A" w:rsidRDefault="00E34021" w:rsidP="001A62FC">
            <w:pPr>
              <w:pStyle w:val="NoSpacing"/>
              <w:spacing w:line="240" w:lineRule="auto"/>
              <w:rPr>
                <w:rFonts w:cs="Times New Roman"/>
                <w:w w:val="105"/>
              </w:rPr>
            </w:pPr>
            <w:r w:rsidRPr="00F71A9A">
              <w:rPr>
                <w:rFonts w:cs="Times New Roman"/>
                <w:w w:val="105"/>
              </w:rPr>
              <w:t>6=More than 500 years ago</w:t>
            </w:r>
          </w:p>
          <w:p w14:paraId="5F57A054" w14:textId="77777777" w:rsidR="00E34021" w:rsidRPr="00F71A9A" w:rsidRDefault="00E34021" w:rsidP="001A62FC">
            <w:pPr>
              <w:pStyle w:val="NoSpacing"/>
              <w:spacing w:line="240" w:lineRule="auto"/>
              <w:rPr>
                <w:rFonts w:cs="Times New Roman"/>
                <w:w w:val="105"/>
              </w:rPr>
            </w:pPr>
            <w:r w:rsidRPr="00F71A9A">
              <w:rPr>
                <w:rFonts w:cs="Times New Roman"/>
                <w:w w:val="105"/>
              </w:rPr>
              <w:t>888=Don't know</w:t>
            </w:r>
          </w:p>
        </w:tc>
        <w:tc>
          <w:tcPr>
            <w:tcW w:w="1154" w:type="dxa"/>
            <w:tcBorders>
              <w:top w:val="single" w:sz="18" w:space="0" w:color="auto"/>
              <w:left w:val="single" w:sz="18" w:space="0" w:color="auto"/>
              <w:bottom w:val="single" w:sz="18" w:space="0" w:color="auto"/>
              <w:right w:val="single" w:sz="18" w:space="0" w:color="auto"/>
            </w:tcBorders>
          </w:tcPr>
          <w:p w14:paraId="3FAE9AEB" w14:textId="77777777" w:rsidR="00E34021" w:rsidRPr="008231A9" w:rsidRDefault="00E34021" w:rsidP="001A62FC">
            <w:pPr>
              <w:pStyle w:val="NoSpacing"/>
              <w:spacing w:line="240" w:lineRule="auto"/>
              <w:rPr>
                <w:i/>
              </w:rPr>
            </w:pPr>
            <w:r w:rsidRPr="008231A9">
              <w:rPr>
                <w:i/>
              </w:rPr>
              <w:t>(code)</w:t>
            </w:r>
          </w:p>
        </w:tc>
      </w:tr>
      <w:tr w:rsidR="00E34021" w:rsidRPr="008231A9" w14:paraId="1D2A26EF" w14:textId="77777777" w:rsidTr="00672B0B">
        <w:tc>
          <w:tcPr>
            <w:tcW w:w="167" w:type="dxa"/>
          </w:tcPr>
          <w:p w14:paraId="6E2465E7" w14:textId="77777777" w:rsidR="00E34021" w:rsidRPr="008231A9" w:rsidRDefault="00E34021" w:rsidP="001A62FC">
            <w:pPr>
              <w:pStyle w:val="NoSpacing"/>
              <w:spacing w:line="240" w:lineRule="auto"/>
            </w:pPr>
          </w:p>
        </w:tc>
        <w:tc>
          <w:tcPr>
            <w:tcW w:w="7753" w:type="dxa"/>
            <w:gridSpan w:val="2"/>
            <w:tcBorders>
              <w:right w:val="single" w:sz="18" w:space="0" w:color="auto"/>
            </w:tcBorders>
          </w:tcPr>
          <w:p w14:paraId="056651F9" w14:textId="77777777" w:rsidR="00E34021" w:rsidRPr="00F71A9A" w:rsidRDefault="00E34021" w:rsidP="001A62FC">
            <w:pPr>
              <w:pStyle w:val="NoSpacing"/>
              <w:spacing w:line="240" w:lineRule="auto"/>
              <w:rPr>
                <w:w w:val="105"/>
              </w:rPr>
            </w:pPr>
            <w:r w:rsidRPr="00F71A9A">
              <w:t>C2.</w:t>
            </w:r>
            <w:r w:rsidR="00965AE6">
              <w:t xml:space="preserve"> </w:t>
            </w:r>
            <w:r w:rsidRPr="00F71A9A">
              <w:t xml:space="preserve">Please estimate the number of households in this village </w:t>
            </w:r>
            <w:r w:rsidRPr="00F71A9A">
              <w:rPr>
                <w:b/>
              </w:rPr>
              <w:t>(</w:t>
            </w:r>
            <w:proofErr w:type="spellStart"/>
            <w:r w:rsidRPr="00F71A9A">
              <w:rPr>
                <w:b/>
              </w:rPr>
              <w:t>hvsize</w:t>
            </w:r>
            <w:proofErr w:type="spellEnd"/>
            <w:r w:rsidRPr="00F71A9A">
              <w:rPr>
                <w:b/>
              </w:rPr>
              <w:t>)</w:t>
            </w:r>
          </w:p>
        </w:tc>
        <w:tc>
          <w:tcPr>
            <w:tcW w:w="2954" w:type="dxa"/>
            <w:gridSpan w:val="2"/>
            <w:tcBorders>
              <w:top w:val="single" w:sz="18" w:space="0" w:color="auto"/>
              <w:left w:val="single" w:sz="18" w:space="0" w:color="auto"/>
              <w:bottom w:val="single" w:sz="18" w:space="0" w:color="auto"/>
              <w:right w:val="single" w:sz="18" w:space="0" w:color="auto"/>
            </w:tcBorders>
          </w:tcPr>
          <w:p w14:paraId="41636518" w14:textId="77777777" w:rsidR="00E34021" w:rsidRPr="008231A9" w:rsidRDefault="00E34021" w:rsidP="001A62FC">
            <w:pPr>
              <w:pStyle w:val="NoSpacing"/>
              <w:spacing w:line="240" w:lineRule="auto"/>
              <w:rPr>
                <w:i/>
              </w:rPr>
            </w:pPr>
            <w:r w:rsidRPr="008231A9">
              <w:rPr>
                <w:i/>
              </w:rPr>
              <w:t>(integer)</w:t>
            </w:r>
          </w:p>
        </w:tc>
      </w:tr>
      <w:tr w:rsidR="00E34021" w:rsidRPr="008231A9" w14:paraId="2FB57ACB" w14:textId="77777777" w:rsidTr="00672B0B">
        <w:tc>
          <w:tcPr>
            <w:tcW w:w="167" w:type="dxa"/>
          </w:tcPr>
          <w:p w14:paraId="752450CC" w14:textId="77777777" w:rsidR="00E34021" w:rsidRPr="008231A9" w:rsidRDefault="00E34021" w:rsidP="001A62FC">
            <w:pPr>
              <w:pStyle w:val="NoSpacing"/>
              <w:spacing w:line="240" w:lineRule="auto"/>
            </w:pPr>
          </w:p>
        </w:tc>
        <w:tc>
          <w:tcPr>
            <w:tcW w:w="7753" w:type="dxa"/>
            <w:gridSpan w:val="2"/>
            <w:tcBorders>
              <w:right w:val="single" w:sz="18" w:space="0" w:color="auto"/>
            </w:tcBorders>
          </w:tcPr>
          <w:p w14:paraId="0D3CA83C" w14:textId="77777777" w:rsidR="00E34021" w:rsidRPr="00F71A9A" w:rsidRDefault="00E34021" w:rsidP="001A62FC">
            <w:pPr>
              <w:pStyle w:val="NoSpacing"/>
              <w:spacing w:line="240" w:lineRule="auto"/>
              <w:rPr>
                <w:w w:val="105"/>
              </w:rPr>
            </w:pPr>
            <w:r w:rsidRPr="00F71A9A">
              <w:rPr>
                <w:rFonts w:eastAsia="Calibri" w:cs="Times New Roman"/>
                <w:w w:val="105"/>
              </w:rPr>
              <w:t>C3.</w:t>
            </w:r>
            <w:r w:rsidR="00965AE6">
              <w:rPr>
                <w:rFonts w:eastAsia="Calibri" w:cs="Times New Roman"/>
                <w:w w:val="105"/>
              </w:rPr>
              <w:t xml:space="preserve"> </w:t>
            </w:r>
            <w:r w:rsidRPr="00F71A9A">
              <w:rPr>
                <w:rFonts w:eastAsia="Calibri" w:cs="Times New Roman"/>
                <w:w w:val="105"/>
              </w:rPr>
              <w:t xml:space="preserve">How many years have you been the </w:t>
            </w:r>
            <w:r>
              <w:rPr>
                <w:rFonts w:eastAsia="Calibri" w:cs="Times New Roman"/>
                <w:w w:val="105"/>
              </w:rPr>
              <w:t>headperson</w:t>
            </w:r>
            <w:r w:rsidRPr="00F71A9A">
              <w:rPr>
                <w:rFonts w:eastAsia="Calibri" w:cs="Times New Roman"/>
                <w:w w:val="105"/>
              </w:rPr>
              <w:t xml:space="preserve"> in this village? </w:t>
            </w:r>
            <w:r w:rsidRPr="00F71A9A">
              <w:rPr>
                <w:rFonts w:eastAsia="Calibri" w:cs="Times New Roman"/>
                <w:b/>
                <w:w w:val="105"/>
              </w:rPr>
              <w:t>(</w:t>
            </w:r>
            <w:proofErr w:type="spellStart"/>
            <w:r w:rsidRPr="00F71A9A">
              <w:rPr>
                <w:rFonts w:eastAsia="Calibri" w:cs="Times New Roman"/>
                <w:b/>
                <w:w w:val="105"/>
              </w:rPr>
              <w:t>hyrs</w:t>
            </w:r>
            <w:proofErr w:type="spellEnd"/>
            <w:r w:rsidRPr="00F71A9A">
              <w:rPr>
                <w:rFonts w:eastAsia="Calibri" w:cs="Times New Roman"/>
                <w:b/>
                <w:w w:val="105"/>
              </w:rPr>
              <w:t>)</w:t>
            </w:r>
          </w:p>
        </w:tc>
        <w:tc>
          <w:tcPr>
            <w:tcW w:w="2954" w:type="dxa"/>
            <w:gridSpan w:val="2"/>
            <w:tcBorders>
              <w:top w:val="single" w:sz="18" w:space="0" w:color="auto"/>
              <w:left w:val="single" w:sz="18" w:space="0" w:color="auto"/>
              <w:bottom w:val="single" w:sz="18" w:space="0" w:color="auto"/>
              <w:right w:val="single" w:sz="18" w:space="0" w:color="auto"/>
            </w:tcBorders>
          </w:tcPr>
          <w:p w14:paraId="6B0EBEAA" w14:textId="77777777" w:rsidR="00E34021" w:rsidRPr="008231A9" w:rsidRDefault="00E34021" w:rsidP="001A62FC">
            <w:pPr>
              <w:pStyle w:val="NoSpacing"/>
              <w:spacing w:line="240" w:lineRule="auto"/>
              <w:rPr>
                <w:i/>
              </w:rPr>
            </w:pPr>
            <w:r w:rsidRPr="008231A9">
              <w:rPr>
                <w:i/>
              </w:rPr>
              <w:t>(integer)</w:t>
            </w:r>
          </w:p>
        </w:tc>
      </w:tr>
    </w:tbl>
    <w:p w14:paraId="60347B1C" w14:textId="77777777" w:rsidR="003D347B" w:rsidRDefault="003D347B" w:rsidP="001A62FC">
      <w:pPr>
        <w:pStyle w:val="NoSpacing"/>
        <w:spacing w:line="240" w:lineRule="auto"/>
      </w:pPr>
    </w:p>
    <w:p w14:paraId="5863D84F" w14:textId="77777777" w:rsidR="00E34021" w:rsidRDefault="00E34021" w:rsidP="001A62FC">
      <w:pPr>
        <w:pStyle w:val="NoSpacing"/>
        <w:spacing w:line="240" w:lineRule="auto"/>
      </w:pPr>
      <w:r w:rsidRPr="00E34021">
        <w:t>Next, I am going to ask you some questions about how many kilometers from the village a number of services are located</w:t>
      </w:r>
    </w:p>
    <w:tbl>
      <w:tblPr>
        <w:tblStyle w:val="TableGrid1"/>
        <w:tblW w:w="10800" w:type="dxa"/>
        <w:tblInd w:w="-725" w:type="dxa"/>
        <w:tblCellMar>
          <w:left w:w="72" w:type="dxa"/>
          <w:right w:w="72" w:type="dxa"/>
        </w:tblCellMar>
        <w:tblLook w:val="04A0" w:firstRow="1" w:lastRow="0" w:firstColumn="1" w:lastColumn="0" w:noHBand="0" w:noVBand="1"/>
      </w:tblPr>
      <w:tblGrid>
        <w:gridCol w:w="167"/>
        <w:gridCol w:w="5233"/>
        <w:gridCol w:w="2520"/>
        <w:gridCol w:w="1800"/>
        <w:gridCol w:w="1080"/>
      </w:tblGrid>
      <w:tr w:rsidR="00E34021" w:rsidRPr="008231A9" w14:paraId="3387226D" w14:textId="77777777" w:rsidTr="00672B0B">
        <w:trPr>
          <w:trHeight w:val="20"/>
        </w:trPr>
        <w:tc>
          <w:tcPr>
            <w:tcW w:w="167" w:type="dxa"/>
          </w:tcPr>
          <w:p w14:paraId="096E2133" w14:textId="77777777" w:rsidR="00E34021" w:rsidRPr="008231A9" w:rsidRDefault="00E34021" w:rsidP="001A62FC">
            <w:pPr>
              <w:pStyle w:val="NoSpacing"/>
              <w:spacing w:line="240" w:lineRule="auto"/>
            </w:pPr>
          </w:p>
        </w:tc>
        <w:tc>
          <w:tcPr>
            <w:tcW w:w="7753" w:type="dxa"/>
            <w:gridSpan w:val="2"/>
            <w:tcBorders>
              <w:right w:val="single" w:sz="18" w:space="0" w:color="auto"/>
            </w:tcBorders>
          </w:tcPr>
          <w:p w14:paraId="60FC547A" w14:textId="77777777" w:rsidR="00E34021" w:rsidRPr="000E380A" w:rsidRDefault="00E34021" w:rsidP="001A62FC">
            <w:pPr>
              <w:pStyle w:val="NoSpacing"/>
              <w:spacing w:line="240" w:lineRule="auto"/>
            </w:pPr>
            <w:r w:rsidRPr="000E380A">
              <w:t>C4.</w:t>
            </w:r>
            <w:r w:rsidR="00965AE6">
              <w:t xml:space="preserve"> </w:t>
            </w:r>
            <w:r w:rsidRPr="000E380A">
              <w:t xml:space="preserve">From the central part of this village, how many kilometers is it to the nearest </w:t>
            </w:r>
            <w:proofErr w:type="spellStart"/>
            <w:r w:rsidRPr="000E380A">
              <w:t>boma</w:t>
            </w:r>
            <w:proofErr w:type="spellEnd"/>
            <w:r w:rsidRPr="000E380A">
              <w:rPr>
                <w:b/>
              </w:rPr>
              <w:t>?  (</w:t>
            </w:r>
            <w:proofErr w:type="spellStart"/>
            <w:r w:rsidRPr="000E380A">
              <w:rPr>
                <w:b/>
              </w:rPr>
              <w:t>hboma</w:t>
            </w:r>
            <w:proofErr w:type="spellEnd"/>
            <w:r w:rsidRPr="000E380A">
              <w:rPr>
                <w:b/>
              </w:rPr>
              <w:t>)</w:t>
            </w:r>
          </w:p>
        </w:tc>
        <w:tc>
          <w:tcPr>
            <w:tcW w:w="2880" w:type="dxa"/>
            <w:gridSpan w:val="2"/>
            <w:tcBorders>
              <w:top w:val="single" w:sz="18" w:space="0" w:color="auto"/>
              <w:left w:val="single" w:sz="18" w:space="0" w:color="auto"/>
              <w:bottom w:val="single" w:sz="18" w:space="0" w:color="auto"/>
              <w:right w:val="single" w:sz="18" w:space="0" w:color="auto"/>
            </w:tcBorders>
          </w:tcPr>
          <w:p w14:paraId="4B41B9F1" w14:textId="77777777" w:rsidR="00E34021" w:rsidRPr="008231A9" w:rsidRDefault="00E34021" w:rsidP="001A62FC">
            <w:pPr>
              <w:pStyle w:val="NoSpacing"/>
              <w:spacing w:line="240" w:lineRule="auto"/>
              <w:rPr>
                <w:i/>
              </w:rPr>
            </w:pPr>
            <w:r w:rsidRPr="008231A9">
              <w:rPr>
                <w:i/>
              </w:rPr>
              <w:t>(integer)</w:t>
            </w:r>
          </w:p>
        </w:tc>
      </w:tr>
      <w:tr w:rsidR="000E380A" w:rsidRPr="008231A9" w14:paraId="509726E2" w14:textId="77777777" w:rsidTr="00672B0B">
        <w:trPr>
          <w:trHeight w:val="20"/>
        </w:trPr>
        <w:tc>
          <w:tcPr>
            <w:tcW w:w="167" w:type="dxa"/>
          </w:tcPr>
          <w:p w14:paraId="62407B33" w14:textId="77777777" w:rsidR="000E380A" w:rsidRPr="008231A9" w:rsidRDefault="000E380A" w:rsidP="001A62FC">
            <w:pPr>
              <w:pStyle w:val="NoSpacing"/>
              <w:spacing w:line="240" w:lineRule="auto"/>
            </w:pPr>
          </w:p>
        </w:tc>
        <w:tc>
          <w:tcPr>
            <w:tcW w:w="5233" w:type="dxa"/>
            <w:tcBorders>
              <w:right w:val="nil"/>
            </w:tcBorders>
          </w:tcPr>
          <w:p w14:paraId="5EC337EE" w14:textId="77777777" w:rsidR="000E380A" w:rsidRPr="000E380A" w:rsidRDefault="00965AE6" w:rsidP="001A62FC">
            <w:pPr>
              <w:pStyle w:val="NoSpacing"/>
              <w:spacing w:line="240" w:lineRule="auto"/>
            </w:pPr>
            <w:r>
              <w:t>C4b.</w:t>
            </w:r>
            <w:r w:rsidR="000E380A" w:rsidRPr="000E380A">
              <w:t xml:space="preserve"> What is the most common method of transportation from the village to the nearest </w:t>
            </w:r>
            <w:proofErr w:type="spellStart"/>
            <w:r w:rsidR="000E380A" w:rsidRPr="000E380A">
              <w:t>boma</w:t>
            </w:r>
            <w:proofErr w:type="spellEnd"/>
            <w:r w:rsidR="000E380A" w:rsidRPr="000E380A">
              <w:t xml:space="preserve">? </w:t>
            </w:r>
          </w:p>
        </w:tc>
        <w:tc>
          <w:tcPr>
            <w:tcW w:w="4320" w:type="dxa"/>
            <w:gridSpan w:val="2"/>
            <w:tcBorders>
              <w:left w:val="nil"/>
              <w:right w:val="single" w:sz="18" w:space="0" w:color="auto"/>
            </w:tcBorders>
          </w:tcPr>
          <w:p w14:paraId="02458E97" w14:textId="77777777" w:rsidR="000E380A" w:rsidRPr="000E380A" w:rsidRDefault="000E380A" w:rsidP="001A62FC">
            <w:pPr>
              <w:pStyle w:val="NoSpacing"/>
              <w:spacing w:line="240" w:lineRule="auto"/>
            </w:pPr>
            <w:r w:rsidRPr="000E380A">
              <w:t>1=Walking</w:t>
            </w:r>
          </w:p>
          <w:p w14:paraId="417BE443" w14:textId="77777777" w:rsidR="000E380A" w:rsidRPr="000E380A" w:rsidRDefault="000E380A" w:rsidP="001A62FC">
            <w:pPr>
              <w:pStyle w:val="NoSpacing"/>
              <w:spacing w:line="240" w:lineRule="auto"/>
            </w:pPr>
            <w:r w:rsidRPr="000E380A">
              <w:t>2=Bicycle</w:t>
            </w:r>
          </w:p>
          <w:p w14:paraId="48F0BB07" w14:textId="77777777" w:rsidR="000E380A" w:rsidRPr="000E380A" w:rsidRDefault="000E380A" w:rsidP="001A62FC">
            <w:pPr>
              <w:pStyle w:val="NoSpacing"/>
              <w:spacing w:line="240" w:lineRule="auto"/>
            </w:pPr>
            <w:r w:rsidRPr="000E380A">
              <w:t>3=Ox-cart</w:t>
            </w:r>
          </w:p>
          <w:p w14:paraId="5643E078" w14:textId="77777777" w:rsidR="000E380A" w:rsidRPr="000E380A" w:rsidRDefault="000E380A" w:rsidP="001A62FC">
            <w:pPr>
              <w:pStyle w:val="NoSpacing"/>
              <w:spacing w:line="240" w:lineRule="auto"/>
            </w:pPr>
            <w:r w:rsidRPr="000E380A">
              <w:t>4=Canoe</w:t>
            </w:r>
          </w:p>
          <w:p w14:paraId="05074F23" w14:textId="77777777" w:rsidR="000E380A" w:rsidRPr="000E380A" w:rsidRDefault="000E380A" w:rsidP="001A62FC">
            <w:pPr>
              <w:pStyle w:val="NoSpacing"/>
              <w:spacing w:line="240" w:lineRule="auto"/>
            </w:pPr>
            <w:r w:rsidRPr="000E380A">
              <w:t>5=Motorized transport</w:t>
            </w:r>
          </w:p>
          <w:p w14:paraId="0473A8A4" w14:textId="77777777" w:rsidR="000E380A" w:rsidRPr="000E380A" w:rsidRDefault="000E380A" w:rsidP="001A62FC">
            <w:pPr>
              <w:pStyle w:val="NoSpacing"/>
              <w:spacing w:line="240" w:lineRule="auto"/>
            </w:pPr>
            <w:r w:rsidRPr="000E380A">
              <w:t>6=Combination of modes</w:t>
            </w:r>
          </w:p>
          <w:p w14:paraId="64195486" w14:textId="77777777" w:rsidR="000E380A" w:rsidRPr="000E380A" w:rsidRDefault="000E380A" w:rsidP="001A62FC">
            <w:pPr>
              <w:pStyle w:val="NoSpacing"/>
              <w:spacing w:line="240" w:lineRule="auto"/>
            </w:pPr>
            <w:r w:rsidRPr="000E380A">
              <w:t>97=Other, please specify</w:t>
            </w:r>
          </w:p>
        </w:tc>
        <w:tc>
          <w:tcPr>
            <w:tcW w:w="1080" w:type="dxa"/>
            <w:tcBorders>
              <w:top w:val="single" w:sz="18" w:space="0" w:color="auto"/>
              <w:left w:val="single" w:sz="18" w:space="0" w:color="auto"/>
              <w:bottom w:val="single" w:sz="18" w:space="0" w:color="auto"/>
              <w:right w:val="single" w:sz="18" w:space="0" w:color="auto"/>
            </w:tcBorders>
          </w:tcPr>
          <w:p w14:paraId="3ACC7451" w14:textId="77777777" w:rsidR="000E380A" w:rsidRPr="008231A9" w:rsidRDefault="000E380A" w:rsidP="001A62FC">
            <w:pPr>
              <w:pStyle w:val="NoSpacing"/>
              <w:spacing w:line="240" w:lineRule="auto"/>
              <w:rPr>
                <w:i/>
              </w:rPr>
            </w:pPr>
            <w:r w:rsidRPr="008231A9">
              <w:rPr>
                <w:i/>
              </w:rPr>
              <w:t>(code)</w:t>
            </w:r>
          </w:p>
        </w:tc>
      </w:tr>
      <w:tr w:rsidR="000E380A" w:rsidRPr="008231A9" w14:paraId="55B7EBE3" w14:textId="77777777" w:rsidTr="00672B0B">
        <w:trPr>
          <w:trHeight w:val="20"/>
        </w:trPr>
        <w:tc>
          <w:tcPr>
            <w:tcW w:w="167" w:type="dxa"/>
          </w:tcPr>
          <w:p w14:paraId="51BB95AD" w14:textId="77777777" w:rsidR="000E380A" w:rsidRPr="008231A9" w:rsidRDefault="000E380A" w:rsidP="001A62FC">
            <w:pPr>
              <w:pStyle w:val="NoSpacing"/>
              <w:spacing w:line="240" w:lineRule="auto"/>
            </w:pPr>
          </w:p>
        </w:tc>
        <w:tc>
          <w:tcPr>
            <w:tcW w:w="7753" w:type="dxa"/>
            <w:gridSpan w:val="2"/>
            <w:tcBorders>
              <w:right w:val="single" w:sz="18" w:space="0" w:color="auto"/>
            </w:tcBorders>
          </w:tcPr>
          <w:p w14:paraId="2469E511" w14:textId="77777777" w:rsidR="000E380A" w:rsidRPr="000E380A" w:rsidRDefault="00965AE6" w:rsidP="001A62FC">
            <w:pPr>
              <w:pStyle w:val="NoSpacing"/>
              <w:spacing w:line="240" w:lineRule="auto"/>
            </w:pPr>
            <w:r>
              <w:t xml:space="preserve">C5. </w:t>
            </w:r>
            <w:r w:rsidR="000E380A" w:rsidRPr="000E380A">
              <w:t xml:space="preserve">From the central part of this village, how many kilometers is it to the nearest tarmac road?  </w:t>
            </w:r>
            <w:r w:rsidR="000E380A" w:rsidRPr="000E380A">
              <w:rPr>
                <w:b/>
              </w:rPr>
              <w:t>(</w:t>
            </w:r>
            <w:proofErr w:type="spellStart"/>
            <w:r w:rsidR="000E380A" w:rsidRPr="000E380A">
              <w:rPr>
                <w:b/>
              </w:rPr>
              <w:t>htarmac</w:t>
            </w:r>
            <w:proofErr w:type="spellEnd"/>
            <w:r w:rsidR="000E380A" w:rsidRPr="000E380A">
              <w:rPr>
                <w:b/>
              </w:rPr>
              <w:t>)</w:t>
            </w:r>
          </w:p>
        </w:tc>
        <w:tc>
          <w:tcPr>
            <w:tcW w:w="2880" w:type="dxa"/>
            <w:gridSpan w:val="2"/>
            <w:tcBorders>
              <w:top w:val="single" w:sz="18" w:space="0" w:color="auto"/>
              <w:left w:val="single" w:sz="18" w:space="0" w:color="auto"/>
              <w:bottom w:val="single" w:sz="18" w:space="0" w:color="auto"/>
              <w:right w:val="single" w:sz="18" w:space="0" w:color="auto"/>
            </w:tcBorders>
          </w:tcPr>
          <w:p w14:paraId="0D858124" w14:textId="77777777" w:rsidR="000E380A" w:rsidRPr="008231A9" w:rsidRDefault="000E380A" w:rsidP="001A62FC">
            <w:pPr>
              <w:pStyle w:val="NoSpacing"/>
              <w:spacing w:line="240" w:lineRule="auto"/>
              <w:rPr>
                <w:i/>
              </w:rPr>
            </w:pPr>
            <w:r w:rsidRPr="008231A9">
              <w:rPr>
                <w:i/>
              </w:rPr>
              <w:t>(integer)</w:t>
            </w:r>
          </w:p>
        </w:tc>
      </w:tr>
      <w:tr w:rsidR="000E380A" w:rsidRPr="008231A9" w14:paraId="1007C0F3" w14:textId="77777777" w:rsidTr="00672B0B">
        <w:trPr>
          <w:trHeight w:val="20"/>
        </w:trPr>
        <w:tc>
          <w:tcPr>
            <w:tcW w:w="167" w:type="dxa"/>
          </w:tcPr>
          <w:p w14:paraId="0BE14AF2" w14:textId="77777777" w:rsidR="000E380A" w:rsidRPr="008231A9" w:rsidRDefault="000E380A" w:rsidP="001A62FC">
            <w:pPr>
              <w:pStyle w:val="NoSpacing"/>
              <w:spacing w:line="240" w:lineRule="auto"/>
            </w:pPr>
          </w:p>
        </w:tc>
        <w:tc>
          <w:tcPr>
            <w:tcW w:w="5233" w:type="dxa"/>
            <w:tcBorders>
              <w:right w:val="nil"/>
            </w:tcBorders>
          </w:tcPr>
          <w:p w14:paraId="5D04D378" w14:textId="77777777" w:rsidR="000E380A" w:rsidRPr="000E380A" w:rsidRDefault="00965AE6" w:rsidP="001A62FC">
            <w:pPr>
              <w:pStyle w:val="NoSpacing"/>
              <w:spacing w:line="240" w:lineRule="auto"/>
            </w:pPr>
            <w:r>
              <w:t>C5b</w:t>
            </w:r>
            <w:r w:rsidR="000E380A" w:rsidRPr="000E380A">
              <w:t>. What is the most common method of transportation from the village to the nearest tarmac road?</w:t>
            </w:r>
          </w:p>
        </w:tc>
        <w:tc>
          <w:tcPr>
            <w:tcW w:w="4320" w:type="dxa"/>
            <w:gridSpan w:val="2"/>
            <w:tcBorders>
              <w:left w:val="nil"/>
              <w:right w:val="single" w:sz="18" w:space="0" w:color="auto"/>
            </w:tcBorders>
          </w:tcPr>
          <w:p w14:paraId="1D318D38" w14:textId="77777777" w:rsidR="000E380A" w:rsidRPr="000E380A" w:rsidRDefault="000E380A" w:rsidP="001A62FC">
            <w:pPr>
              <w:pStyle w:val="NoSpacing"/>
              <w:spacing w:line="240" w:lineRule="auto"/>
            </w:pPr>
            <w:r w:rsidRPr="000E380A">
              <w:t>1=Walking</w:t>
            </w:r>
          </w:p>
          <w:p w14:paraId="11036308" w14:textId="77777777" w:rsidR="000E380A" w:rsidRPr="000E380A" w:rsidRDefault="000E380A" w:rsidP="001A62FC">
            <w:pPr>
              <w:pStyle w:val="NoSpacing"/>
              <w:spacing w:line="240" w:lineRule="auto"/>
            </w:pPr>
            <w:r w:rsidRPr="000E380A">
              <w:t>2=Bicycle</w:t>
            </w:r>
          </w:p>
          <w:p w14:paraId="49FADA89" w14:textId="77777777" w:rsidR="000E380A" w:rsidRPr="000E380A" w:rsidRDefault="000E380A" w:rsidP="001A62FC">
            <w:pPr>
              <w:pStyle w:val="NoSpacing"/>
              <w:spacing w:line="240" w:lineRule="auto"/>
            </w:pPr>
            <w:r w:rsidRPr="000E380A">
              <w:t>3=Ox-cart</w:t>
            </w:r>
          </w:p>
          <w:p w14:paraId="379E8F30" w14:textId="77777777" w:rsidR="000E380A" w:rsidRPr="000E380A" w:rsidRDefault="000E380A" w:rsidP="001A62FC">
            <w:pPr>
              <w:pStyle w:val="NoSpacing"/>
              <w:spacing w:line="240" w:lineRule="auto"/>
            </w:pPr>
            <w:r w:rsidRPr="000E380A">
              <w:t>4=Canoe</w:t>
            </w:r>
          </w:p>
          <w:p w14:paraId="58E800F9" w14:textId="77777777" w:rsidR="000E380A" w:rsidRPr="000E380A" w:rsidRDefault="000E380A" w:rsidP="001A62FC">
            <w:pPr>
              <w:pStyle w:val="NoSpacing"/>
              <w:spacing w:line="240" w:lineRule="auto"/>
            </w:pPr>
            <w:r w:rsidRPr="000E380A">
              <w:t>5=Motorized transport</w:t>
            </w:r>
          </w:p>
          <w:p w14:paraId="577A36CF" w14:textId="77777777" w:rsidR="000E380A" w:rsidRPr="000E380A" w:rsidRDefault="000E380A" w:rsidP="001A62FC">
            <w:pPr>
              <w:pStyle w:val="NoSpacing"/>
              <w:spacing w:line="240" w:lineRule="auto"/>
            </w:pPr>
            <w:r w:rsidRPr="000E380A">
              <w:t>6=Combination of modes</w:t>
            </w:r>
          </w:p>
          <w:p w14:paraId="069581B0" w14:textId="77777777" w:rsidR="000E380A" w:rsidRPr="000E380A" w:rsidRDefault="000E380A" w:rsidP="001A62FC">
            <w:pPr>
              <w:pStyle w:val="NoSpacing"/>
              <w:spacing w:line="240" w:lineRule="auto"/>
            </w:pPr>
            <w:r w:rsidRPr="000E380A">
              <w:t>97=Other, please specify</w:t>
            </w:r>
          </w:p>
        </w:tc>
        <w:tc>
          <w:tcPr>
            <w:tcW w:w="1080" w:type="dxa"/>
            <w:tcBorders>
              <w:top w:val="single" w:sz="18" w:space="0" w:color="auto"/>
              <w:left w:val="single" w:sz="18" w:space="0" w:color="auto"/>
              <w:bottom w:val="single" w:sz="18" w:space="0" w:color="auto"/>
              <w:right w:val="single" w:sz="18" w:space="0" w:color="auto"/>
            </w:tcBorders>
          </w:tcPr>
          <w:p w14:paraId="309CF24A" w14:textId="77777777" w:rsidR="000E380A" w:rsidRPr="008231A9" w:rsidRDefault="000E380A" w:rsidP="001A62FC">
            <w:pPr>
              <w:pStyle w:val="NoSpacing"/>
              <w:spacing w:line="240" w:lineRule="auto"/>
              <w:rPr>
                <w:i/>
              </w:rPr>
            </w:pPr>
            <w:r w:rsidRPr="008231A9">
              <w:rPr>
                <w:i/>
              </w:rPr>
              <w:t>(code)</w:t>
            </w:r>
          </w:p>
        </w:tc>
      </w:tr>
      <w:tr w:rsidR="000E380A" w:rsidRPr="008231A9" w14:paraId="033CE7CD" w14:textId="77777777" w:rsidTr="00672B0B">
        <w:trPr>
          <w:trHeight w:val="20"/>
        </w:trPr>
        <w:tc>
          <w:tcPr>
            <w:tcW w:w="167" w:type="dxa"/>
          </w:tcPr>
          <w:p w14:paraId="1481E95F" w14:textId="77777777" w:rsidR="000E380A" w:rsidRPr="008231A9" w:rsidRDefault="000E380A" w:rsidP="001A62FC">
            <w:pPr>
              <w:pStyle w:val="NoSpacing"/>
              <w:spacing w:line="240" w:lineRule="auto"/>
            </w:pPr>
          </w:p>
        </w:tc>
        <w:tc>
          <w:tcPr>
            <w:tcW w:w="7753" w:type="dxa"/>
            <w:gridSpan w:val="2"/>
            <w:tcBorders>
              <w:right w:val="single" w:sz="18" w:space="0" w:color="auto"/>
            </w:tcBorders>
          </w:tcPr>
          <w:p w14:paraId="56E292BD" w14:textId="77777777" w:rsidR="000E380A" w:rsidRPr="000E380A" w:rsidRDefault="00965AE6" w:rsidP="001A62FC">
            <w:pPr>
              <w:pStyle w:val="NoSpacing"/>
              <w:spacing w:line="240" w:lineRule="auto"/>
            </w:pPr>
            <w:r>
              <w:t>C6</w:t>
            </w:r>
            <w:r w:rsidR="000E380A" w:rsidRPr="000E380A">
              <w:t xml:space="preserve">. From the central part of this village, how many kilometers is it to the nearest road useable for bus or truck traffic year-round?  </w:t>
            </w:r>
            <w:r w:rsidR="000E380A" w:rsidRPr="000E380A">
              <w:rPr>
                <w:b/>
              </w:rPr>
              <w:t>(</w:t>
            </w:r>
            <w:proofErr w:type="spellStart"/>
            <w:r w:rsidR="000E380A" w:rsidRPr="000E380A">
              <w:rPr>
                <w:b/>
              </w:rPr>
              <w:t>hroad</w:t>
            </w:r>
            <w:proofErr w:type="spellEnd"/>
            <w:r w:rsidR="000E380A" w:rsidRPr="000E380A">
              <w:rPr>
                <w:b/>
              </w:rPr>
              <w:t>)</w:t>
            </w:r>
          </w:p>
        </w:tc>
        <w:tc>
          <w:tcPr>
            <w:tcW w:w="2880" w:type="dxa"/>
            <w:gridSpan w:val="2"/>
            <w:tcBorders>
              <w:top w:val="single" w:sz="18" w:space="0" w:color="auto"/>
              <w:left w:val="single" w:sz="18" w:space="0" w:color="auto"/>
              <w:bottom w:val="single" w:sz="18" w:space="0" w:color="auto"/>
              <w:right w:val="single" w:sz="18" w:space="0" w:color="auto"/>
            </w:tcBorders>
          </w:tcPr>
          <w:p w14:paraId="4D244376" w14:textId="77777777" w:rsidR="000E380A" w:rsidRPr="008231A9" w:rsidRDefault="000E380A" w:rsidP="001A62FC">
            <w:pPr>
              <w:pStyle w:val="NoSpacing"/>
              <w:spacing w:line="240" w:lineRule="auto"/>
              <w:rPr>
                <w:i/>
              </w:rPr>
            </w:pPr>
            <w:r w:rsidRPr="008231A9">
              <w:rPr>
                <w:i/>
              </w:rPr>
              <w:t>(integer)</w:t>
            </w:r>
          </w:p>
        </w:tc>
      </w:tr>
      <w:tr w:rsidR="000E380A" w:rsidRPr="008231A9" w14:paraId="3CA129B6" w14:textId="77777777" w:rsidTr="00672B0B">
        <w:trPr>
          <w:trHeight w:val="20"/>
        </w:trPr>
        <w:tc>
          <w:tcPr>
            <w:tcW w:w="167" w:type="dxa"/>
          </w:tcPr>
          <w:p w14:paraId="52956675" w14:textId="77777777" w:rsidR="000E380A" w:rsidRPr="008231A9" w:rsidRDefault="000E380A" w:rsidP="001A62FC">
            <w:pPr>
              <w:pStyle w:val="NoSpacing"/>
              <w:spacing w:line="240" w:lineRule="auto"/>
            </w:pPr>
          </w:p>
        </w:tc>
        <w:tc>
          <w:tcPr>
            <w:tcW w:w="5233" w:type="dxa"/>
            <w:tcBorders>
              <w:right w:val="nil"/>
            </w:tcBorders>
          </w:tcPr>
          <w:p w14:paraId="48887F2E" w14:textId="77777777" w:rsidR="000E380A" w:rsidRPr="000E380A" w:rsidRDefault="00965AE6" w:rsidP="001A62FC">
            <w:pPr>
              <w:pStyle w:val="NoSpacing"/>
              <w:spacing w:line="240" w:lineRule="auto"/>
            </w:pPr>
            <w:r>
              <w:t>C6b</w:t>
            </w:r>
            <w:r w:rsidR="000E380A" w:rsidRPr="000E380A">
              <w:t xml:space="preserve">. What is the most common method of transportation from the village to the nearest road useable for bus or truck traffic year-round?  </w:t>
            </w:r>
          </w:p>
        </w:tc>
        <w:tc>
          <w:tcPr>
            <w:tcW w:w="4320" w:type="dxa"/>
            <w:gridSpan w:val="2"/>
            <w:tcBorders>
              <w:left w:val="nil"/>
              <w:right w:val="single" w:sz="18" w:space="0" w:color="auto"/>
            </w:tcBorders>
          </w:tcPr>
          <w:p w14:paraId="3783EF0A" w14:textId="77777777" w:rsidR="000E380A" w:rsidRPr="000E380A" w:rsidRDefault="000E380A" w:rsidP="001A62FC">
            <w:pPr>
              <w:pStyle w:val="NoSpacing"/>
              <w:spacing w:line="240" w:lineRule="auto"/>
            </w:pPr>
            <w:r w:rsidRPr="000E380A">
              <w:t>1=Walking</w:t>
            </w:r>
          </w:p>
          <w:p w14:paraId="5B76189D" w14:textId="77777777" w:rsidR="000E380A" w:rsidRPr="000E380A" w:rsidRDefault="000E380A" w:rsidP="001A62FC">
            <w:pPr>
              <w:pStyle w:val="NoSpacing"/>
              <w:spacing w:line="240" w:lineRule="auto"/>
            </w:pPr>
            <w:r w:rsidRPr="000E380A">
              <w:t>2=Bicycle</w:t>
            </w:r>
          </w:p>
          <w:p w14:paraId="5C9B31E6" w14:textId="77777777" w:rsidR="000E380A" w:rsidRPr="000E380A" w:rsidRDefault="000E380A" w:rsidP="001A62FC">
            <w:pPr>
              <w:pStyle w:val="NoSpacing"/>
              <w:spacing w:line="240" w:lineRule="auto"/>
            </w:pPr>
            <w:r w:rsidRPr="000E380A">
              <w:t>3=Ox-cart</w:t>
            </w:r>
          </w:p>
          <w:p w14:paraId="48D62FDA" w14:textId="77777777" w:rsidR="000E380A" w:rsidRPr="000E380A" w:rsidRDefault="000E380A" w:rsidP="001A62FC">
            <w:pPr>
              <w:pStyle w:val="NoSpacing"/>
              <w:spacing w:line="240" w:lineRule="auto"/>
            </w:pPr>
            <w:r w:rsidRPr="000E380A">
              <w:t>4=Canoe</w:t>
            </w:r>
          </w:p>
          <w:p w14:paraId="5BF69C3B" w14:textId="77777777" w:rsidR="000E380A" w:rsidRPr="000E380A" w:rsidRDefault="000E380A" w:rsidP="001A62FC">
            <w:pPr>
              <w:pStyle w:val="NoSpacing"/>
              <w:spacing w:line="240" w:lineRule="auto"/>
            </w:pPr>
            <w:r w:rsidRPr="000E380A">
              <w:t>5=Motorized transport</w:t>
            </w:r>
          </w:p>
          <w:p w14:paraId="1ED45BB4" w14:textId="77777777" w:rsidR="000E380A" w:rsidRPr="000E380A" w:rsidRDefault="000E380A" w:rsidP="001A62FC">
            <w:pPr>
              <w:pStyle w:val="NoSpacing"/>
              <w:spacing w:line="240" w:lineRule="auto"/>
            </w:pPr>
            <w:r w:rsidRPr="000E380A">
              <w:t>6=Combination of modes</w:t>
            </w:r>
          </w:p>
          <w:p w14:paraId="53CEBAD1" w14:textId="77777777" w:rsidR="000E380A" w:rsidRPr="000E380A" w:rsidRDefault="000E380A" w:rsidP="001A62FC">
            <w:pPr>
              <w:pStyle w:val="NoSpacing"/>
              <w:spacing w:line="240" w:lineRule="auto"/>
            </w:pPr>
            <w:r w:rsidRPr="000E380A">
              <w:t>97=Other, please specify</w:t>
            </w:r>
          </w:p>
        </w:tc>
        <w:tc>
          <w:tcPr>
            <w:tcW w:w="1080" w:type="dxa"/>
            <w:tcBorders>
              <w:top w:val="single" w:sz="18" w:space="0" w:color="auto"/>
              <w:left w:val="single" w:sz="18" w:space="0" w:color="auto"/>
              <w:bottom w:val="single" w:sz="18" w:space="0" w:color="auto"/>
              <w:right w:val="single" w:sz="18" w:space="0" w:color="auto"/>
            </w:tcBorders>
          </w:tcPr>
          <w:p w14:paraId="3CE1C722" w14:textId="77777777" w:rsidR="000E380A" w:rsidRPr="008231A9" w:rsidRDefault="000E380A" w:rsidP="001A62FC">
            <w:pPr>
              <w:pStyle w:val="NoSpacing"/>
              <w:spacing w:line="240" w:lineRule="auto"/>
              <w:rPr>
                <w:i/>
              </w:rPr>
            </w:pPr>
            <w:r w:rsidRPr="008231A9">
              <w:rPr>
                <w:i/>
              </w:rPr>
              <w:t>(code)</w:t>
            </w:r>
          </w:p>
        </w:tc>
      </w:tr>
      <w:tr w:rsidR="000E380A" w:rsidRPr="008231A9" w14:paraId="1ADB3EC4" w14:textId="77777777" w:rsidTr="00672B0B">
        <w:trPr>
          <w:trHeight w:val="20"/>
        </w:trPr>
        <w:tc>
          <w:tcPr>
            <w:tcW w:w="167" w:type="dxa"/>
          </w:tcPr>
          <w:p w14:paraId="0DC9F41A" w14:textId="77777777" w:rsidR="000E380A" w:rsidRPr="008231A9" w:rsidRDefault="000E380A" w:rsidP="001A62FC">
            <w:pPr>
              <w:pStyle w:val="NoSpacing"/>
              <w:spacing w:line="240" w:lineRule="auto"/>
            </w:pPr>
          </w:p>
        </w:tc>
        <w:tc>
          <w:tcPr>
            <w:tcW w:w="7753" w:type="dxa"/>
            <w:gridSpan w:val="2"/>
            <w:tcBorders>
              <w:right w:val="single" w:sz="18" w:space="0" w:color="auto"/>
            </w:tcBorders>
          </w:tcPr>
          <w:p w14:paraId="17A639C7" w14:textId="77777777" w:rsidR="000E380A" w:rsidRPr="000E380A" w:rsidRDefault="00965AE6" w:rsidP="001A62FC">
            <w:pPr>
              <w:pStyle w:val="NoSpacing"/>
              <w:spacing w:line="240" w:lineRule="auto"/>
            </w:pPr>
            <w:r>
              <w:t>C7</w:t>
            </w:r>
            <w:r w:rsidR="000E380A" w:rsidRPr="000E380A">
              <w:t xml:space="preserve">. From the central part of this village, how many kilometers is it to the nearest FRA buying or collection point?   </w:t>
            </w:r>
            <w:r w:rsidR="000E380A" w:rsidRPr="000E380A">
              <w:rPr>
                <w:b/>
              </w:rPr>
              <w:t>(</w:t>
            </w:r>
            <w:proofErr w:type="spellStart"/>
            <w:r w:rsidR="000E380A" w:rsidRPr="000E380A">
              <w:rPr>
                <w:b/>
              </w:rPr>
              <w:t>hfra</w:t>
            </w:r>
            <w:proofErr w:type="spellEnd"/>
            <w:r w:rsidR="000E380A" w:rsidRPr="000E380A">
              <w:rPr>
                <w:b/>
              </w:rPr>
              <w:t>)</w:t>
            </w:r>
          </w:p>
        </w:tc>
        <w:tc>
          <w:tcPr>
            <w:tcW w:w="2880" w:type="dxa"/>
            <w:gridSpan w:val="2"/>
            <w:tcBorders>
              <w:top w:val="single" w:sz="18" w:space="0" w:color="auto"/>
              <w:left w:val="single" w:sz="18" w:space="0" w:color="auto"/>
              <w:bottom w:val="single" w:sz="18" w:space="0" w:color="auto"/>
              <w:right w:val="single" w:sz="18" w:space="0" w:color="auto"/>
            </w:tcBorders>
          </w:tcPr>
          <w:p w14:paraId="5F0340D6" w14:textId="77777777" w:rsidR="000E380A" w:rsidRPr="008231A9" w:rsidRDefault="000E380A" w:rsidP="001A62FC">
            <w:pPr>
              <w:pStyle w:val="NoSpacing"/>
              <w:spacing w:line="240" w:lineRule="auto"/>
              <w:rPr>
                <w:i/>
              </w:rPr>
            </w:pPr>
            <w:r w:rsidRPr="008231A9">
              <w:rPr>
                <w:i/>
              </w:rPr>
              <w:t>(integer)</w:t>
            </w:r>
          </w:p>
        </w:tc>
      </w:tr>
      <w:tr w:rsidR="000E380A" w:rsidRPr="008231A9" w14:paraId="7BD6301A" w14:textId="77777777" w:rsidTr="00672B0B">
        <w:trPr>
          <w:trHeight w:val="20"/>
        </w:trPr>
        <w:tc>
          <w:tcPr>
            <w:tcW w:w="167" w:type="dxa"/>
          </w:tcPr>
          <w:p w14:paraId="6803A3B1" w14:textId="77777777" w:rsidR="000E380A" w:rsidRPr="008231A9" w:rsidRDefault="000E380A" w:rsidP="001A62FC">
            <w:pPr>
              <w:pStyle w:val="NoSpacing"/>
              <w:spacing w:line="240" w:lineRule="auto"/>
            </w:pPr>
          </w:p>
        </w:tc>
        <w:tc>
          <w:tcPr>
            <w:tcW w:w="5233" w:type="dxa"/>
            <w:tcBorders>
              <w:right w:val="nil"/>
            </w:tcBorders>
          </w:tcPr>
          <w:p w14:paraId="6EABA9DF" w14:textId="77777777" w:rsidR="000E380A" w:rsidRPr="000E380A" w:rsidRDefault="000E380A" w:rsidP="00965AE6">
            <w:pPr>
              <w:pStyle w:val="NoSpacing"/>
              <w:spacing w:line="240" w:lineRule="auto"/>
            </w:pPr>
            <w:r w:rsidRPr="000E380A">
              <w:t>C</w:t>
            </w:r>
            <w:r w:rsidR="00965AE6">
              <w:t>7b.</w:t>
            </w:r>
            <w:r w:rsidRPr="000E380A">
              <w:t xml:space="preserve"> What is the most common method of transportation from the village to the nearest FRA buying or collection point? </w:t>
            </w:r>
          </w:p>
        </w:tc>
        <w:tc>
          <w:tcPr>
            <w:tcW w:w="4320" w:type="dxa"/>
            <w:gridSpan w:val="2"/>
            <w:tcBorders>
              <w:left w:val="nil"/>
              <w:right w:val="single" w:sz="18" w:space="0" w:color="auto"/>
            </w:tcBorders>
          </w:tcPr>
          <w:p w14:paraId="4AA0B16B" w14:textId="77777777" w:rsidR="000E380A" w:rsidRPr="000E380A" w:rsidRDefault="000E380A" w:rsidP="001A62FC">
            <w:pPr>
              <w:pStyle w:val="NoSpacing"/>
              <w:spacing w:line="240" w:lineRule="auto"/>
            </w:pPr>
            <w:r w:rsidRPr="000E380A">
              <w:t>1=Walking</w:t>
            </w:r>
          </w:p>
          <w:p w14:paraId="11C334CF" w14:textId="77777777" w:rsidR="000E380A" w:rsidRPr="000E380A" w:rsidRDefault="000E380A" w:rsidP="001A62FC">
            <w:pPr>
              <w:pStyle w:val="NoSpacing"/>
              <w:spacing w:line="240" w:lineRule="auto"/>
            </w:pPr>
            <w:r w:rsidRPr="000E380A">
              <w:t>2=Bicycle</w:t>
            </w:r>
          </w:p>
          <w:p w14:paraId="08CDA200" w14:textId="77777777" w:rsidR="000E380A" w:rsidRPr="000E380A" w:rsidRDefault="000E380A" w:rsidP="001A62FC">
            <w:pPr>
              <w:pStyle w:val="NoSpacing"/>
              <w:spacing w:line="240" w:lineRule="auto"/>
            </w:pPr>
            <w:r w:rsidRPr="000E380A">
              <w:t>3=Ox-cart</w:t>
            </w:r>
          </w:p>
          <w:p w14:paraId="53CC8156" w14:textId="77777777" w:rsidR="000E380A" w:rsidRPr="000E380A" w:rsidRDefault="000E380A" w:rsidP="001A62FC">
            <w:pPr>
              <w:pStyle w:val="NoSpacing"/>
              <w:spacing w:line="240" w:lineRule="auto"/>
            </w:pPr>
            <w:r w:rsidRPr="000E380A">
              <w:t>4=Canoe</w:t>
            </w:r>
          </w:p>
          <w:p w14:paraId="678AA7F1" w14:textId="77777777" w:rsidR="000E380A" w:rsidRPr="000E380A" w:rsidRDefault="000E380A" w:rsidP="001A62FC">
            <w:pPr>
              <w:pStyle w:val="NoSpacing"/>
              <w:spacing w:line="240" w:lineRule="auto"/>
            </w:pPr>
            <w:r w:rsidRPr="000E380A">
              <w:t>5=Motorized transport</w:t>
            </w:r>
          </w:p>
          <w:p w14:paraId="4D59B160" w14:textId="77777777" w:rsidR="000E380A" w:rsidRPr="000E380A" w:rsidRDefault="000E380A" w:rsidP="001A62FC">
            <w:pPr>
              <w:pStyle w:val="NoSpacing"/>
              <w:spacing w:line="240" w:lineRule="auto"/>
            </w:pPr>
            <w:r w:rsidRPr="000E380A">
              <w:t>6=Combination of modes</w:t>
            </w:r>
          </w:p>
          <w:p w14:paraId="04F68E24" w14:textId="77777777" w:rsidR="000E380A" w:rsidRPr="000E380A" w:rsidRDefault="000E380A" w:rsidP="001A62FC">
            <w:pPr>
              <w:pStyle w:val="NoSpacing"/>
              <w:spacing w:line="240" w:lineRule="auto"/>
            </w:pPr>
            <w:r w:rsidRPr="000E380A">
              <w:lastRenderedPageBreak/>
              <w:t>97=Other, please specify</w:t>
            </w:r>
          </w:p>
        </w:tc>
        <w:tc>
          <w:tcPr>
            <w:tcW w:w="1080" w:type="dxa"/>
            <w:tcBorders>
              <w:top w:val="single" w:sz="18" w:space="0" w:color="auto"/>
              <w:left w:val="single" w:sz="18" w:space="0" w:color="auto"/>
              <w:bottom w:val="single" w:sz="18" w:space="0" w:color="auto"/>
              <w:right w:val="single" w:sz="18" w:space="0" w:color="auto"/>
            </w:tcBorders>
          </w:tcPr>
          <w:p w14:paraId="01B79B87" w14:textId="77777777" w:rsidR="000E380A" w:rsidRPr="008231A9" w:rsidRDefault="000E380A" w:rsidP="001A62FC">
            <w:pPr>
              <w:pStyle w:val="NoSpacing"/>
              <w:spacing w:line="240" w:lineRule="auto"/>
              <w:rPr>
                <w:i/>
              </w:rPr>
            </w:pPr>
            <w:r w:rsidRPr="008231A9">
              <w:rPr>
                <w:i/>
              </w:rPr>
              <w:lastRenderedPageBreak/>
              <w:t>(code)</w:t>
            </w:r>
          </w:p>
        </w:tc>
      </w:tr>
      <w:tr w:rsidR="000E380A" w:rsidRPr="008231A9" w14:paraId="741770A9" w14:textId="77777777" w:rsidTr="00672B0B">
        <w:trPr>
          <w:trHeight w:val="20"/>
        </w:trPr>
        <w:tc>
          <w:tcPr>
            <w:tcW w:w="167" w:type="dxa"/>
          </w:tcPr>
          <w:p w14:paraId="63006023" w14:textId="77777777" w:rsidR="000E380A" w:rsidRPr="008231A9" w:rsidRDefault="000E380A" w:rsidP="001A62FC">
            <w:pPr>
              <w:pStyle w:val="NoSpacing"/>
              <w:spacing w:line="240" w:lineRule="auto"/>
            </w:pPr>
          </w:p>
        </w:tc>
        <w:tc>
          <w:tcPr>
            <w:tcW w:w="7753" w:type="dxa"/>
            <w:gridSpan w:val="2"/>
            <w:tcBorders>
              <w:right w:val="single" w:sz="18" w:space="0" w:color="auto"/>
            </w:tcBorders>
            <w:vAlign w:val="bottom"/>
          </w:tcPr>
          <w:p w14:paraId="207517E0" w14:textId="77777777" w:rsidR="000E380A" w:rsidRPr="000E380A" w:rsidRDefault="00965AE6" w:rsidP="001A62FC">
            <w:pPr>
              <w:pStyle w:val="NoSpacing"/>
              <w:spacing w:line="240" w:lineRule="auto"/>
            </w:pPr>
            <w:r>
              <w:t>C8</w:t>
            </w:r>
            <w:r w:rsidR="000E380A" w:rsidRPr="000E380A">
              <w:t xml:space="preserve">. From the central part of this village, how many kilometers is it to the nearest place to board a minibus </w:t>
            </w:r>
            <w:r w:rsidR="000E380A" w:rsidRPr="000E380A">
              <w:rPr>
                <w:b/>
              </w:rPr>
              <w:t>(</w:t>
            </w:r>
            <w:proofErr w:type="spellStart"/>
            <w:r w:rsidR="000E380A" w:rsidRPr="000E380A">
              <w:rPr>
                <w:b/>
              </w:rPr>
              <w:t>hpublic</w:t>
            </w:r>
            <w:proofErr w:type="spellEnd"/>
            <w:r w:rsidR="000E380A" w:rsidRPr="000E380A">
              <w:rPr>
                <w:b/>
              </w:rPr>
              <w:t>)</w:t>
            </w:r>
          </w:p>
        </w:tc>
        <w:tc>
          <w:tcPr>
            <w:tcW w:w="2880" w:type="dxa"/>
            <w:gridSpan w:val="2"/>
            <w:tcBorders>
              <w:top w:val="single" w:sz="18" w:space="0" w:color="auto"/>
              <w:left w:val="single" w:sz="18" w:space="0" w:color="auto"/>
              <w:bottom w:val="single" w:sz="18" w:space="0" w:color="auto"/>
              <w:right w:val="single" w:sz="18" w:space="0" w:color="auto"/>
            </w:tcBorders>
          </w:tcPr>
          <w:p w14:paraId="4721BB33" w14:textId="77777777" w:rsidR="000E380A" w:rsidRPr="008231A9" w:rsidRDefault="000E380A" w:rsidP="001A62FC">
            <w:pPr>
              <w:pStyle w:val="NoSpacing"/>
              <w:spacing w:line="240" w:lineRule="auto"/>
              <w:rPr>
                <w:i/>
              </w:rPr>
            </w:pPr>
            <w:r w:rsidRPr="008231A9">
              <w:rPr>
                <w:i/>
              </w:rPr>
              <w:t>(integer)</w:t>
            </w:r>
          </w:p>
        </w:tc>
      </w:tr>
      <w:tr w:rsidR="000E380A" w:rsidRPr="008231A9" w14:paraId="50E6EF41" w14:textId="77777777" w:rsidTr="00672B0B">
        <w:trPr>
          <w:trHeight w:val="20"/>
        </w:trPr>
        <w:tc>
          <w:tcPr>
            <w:tcW w:w="167" w:type="dxa"/>
          </w:tcPr>
          <w:p w14:paraId="4249FB21" w14:textId="77777777" w:rsidR="000E380A" w:rsidRPr="008231A9" w:rsidRDefault="000E380A" w:rsidP="001A62FC">
            <w:pPr>
              <w:pStyle w:val="NoSpacing"/>
              <w:spacing w:line="240" w:lineRule="auto"/>
            </w:pPr>
          </w:p>
        </w:tc>
        <w:tc>
          <w:tcPr>
            <w:tcW w:w="5233" w:type="dxa"/>
            <w:tcBorders>
              <w:right w:val="nil"/>
            </w:tcBorders>
          </w:tcPr>
          <w:p w14:paraId="2B340505" w14:textId="77777777" w:rsidR="000E380A" w:rsidRPr="000E380A" w:rsidRDefault="000E380A" w:rsidP="00965AE6">
            <w:pPr>
              <w:pStyle w:val="NoSpacing"/>
              <w:spacing w:line="240" w:lineRule="auto"/>
            </w:pPr>
            <w:r w:rsidRPr="000E380A">
              <w:t>C</w:t>
            </w:r>
            <w:r w:rsidR="00965AE6">
              <w:t>8b</w:t>
            </w:r>
            <w:r w:rsidRPr="000E380A">
              <w:t xml:space="preserve">. What is the most common method of transportation from the village to the nearest place to board a minibus? </w:t>
            </w:r>
          </w:p>
        </w:tc>
        <w:tc>
          <w:tcPr>
            <w:tcW w:w="4320" w:type="dxa"/>
            <w:gridSpan w:val="2"/>
            <w:tcBorders>
              <w:left w:val="nil"/>
              <w:right w:val="single" w:sz="18" w:space="0" w:color="auto"/>
            </w:tcBorders>
          </w:tcPr>
          <w:p w14:paraId="05B1571A" w14:textId="77777777" w:rsidR="000E380A" w:rsidRPr="000E380A" w:rsidRDefault="000E380A" w:rsidP="001A62FC">
            <w:pPr>
              <w:pStyle w:val="NoSpacing"/>
              <w:spacing w:line="240" w:lineRule="auto"/>
            </w:pPr>
            <w:r w:rsidRPr="000E380A">
              <w:t>1=Walking</w:t>
            </w:r>
          </w:p>
          <w:p w14:paraId="7F674274" w14:textId="77777777" w:rsidR="000E380A" w:rsidRPr="000E380A" w:rsidRDefault="000E380A" w:rsidP="001A62FC">
            <w:pPr>
              <w:pStyle w:val="NoSpacing"/>
              <w:spacing w:line="240" w:lineRule="auto"/>
            </w:pPr>
            <w:r w:rsidRPr="000E380A">
              <w:t>2=Bicycle</w:t>
            </w:r>
          </w:p>
          <w:p w14:paraId="376D5D51" w14:textId="77777777" w:rsidR="000E380A" w:rsidRPr="000E380A" w:rsidRDefault="000E380A" w:rsidP="001A62FC">
            <w:pPr>
              <w:pStyle w:val="NoSpacing"/>
              <w:spacing w:line="240" w:lineRule="auto"/>
            </w:pPr>
            <w:r w:rsidRPr="000E380A">
              <w:t>3=Ox-cart</w:t>
            </w:r>
          </w:p>
          <w:p w14:paraId="79A1CBF5" w14:textId="77777777" w:rsidR="000E380A" w:rsidRPr="000E380A" w:rsidRDefault="000E380A" w:rsidP="001A62FC">
            <w:pPr>
              <w:pStyle w:val="NoSpacing"/>
              <w:spacing w:line="240" w:lineRule="auto"/>
            </w:pPr>
            <w:r w:rsidRPr="000E380A">
              <w:t>4=Canoe</w:t>
            </w:r>
          </w:p>
          <w:p w14:paraId="4F1A668C" w14:textId="77777777" w:rsidR="000E380A" w:rsidRPr="000E380A" w:rsidRDefault="000E380A" w:rsidP="001A62FC">
            <w:pPr>
              <w:pStyle w:val="NoSpacing"/>
              <w:spacing w:line="240" w:lineRule="auto"/>
            </w:pPr>
            <w:r w:rsidRPr="000E380A">
              <w:t>5=Motorized transport</w:t>
            </w:r>
          </w:p>
          <w:p w14:paraId="42DCDC1B" w14:textId="77777777" w:rsidR="000E380A" w:rsidRPr="000E380A" w:rsidRDefault="000E380A" w:rsidP="001A62FC">
            <w:pPr>
              <w:pStyle w:val="NoSpacing"/>
              <w:spacing w:line="240" w:lineRule="auto"/>
            </w:pPr>
            <w:r w:rsidRPr="000E380A">
              <w:t>6=Combination of modes</w:t>
            </w:r>
          </w:p>
          <w:p w14:paraId="2DF4CA15" w14:textId="77777777" w:rsidR="000E380A" w:rsidRPr="000E380A" w:rsidRDefault="000E380A" w:rsidP="001A62FC">
            <w:pPr>
              <w:pStyle w:val="NoSpacing"/>
              <w:spacing w:line="240" w:lineRule="auto"/>
            </w:pPr>
            <w:r w:rsidRPr="000E380A">
              <w:t>97=Other, please specify</w:t>
            </w:r>
          </w:p>
        </w:tc>
        <w:tc>
          <w:tcPr>
            <w:tcW w:w="1080" w:type="dxa"/>
            <w:tcBorders>
              <w:top w:val="single" w:sz="18" w:space="0" w:color="auto"/>
              <w:left w:val="single" w:sz="18" w:space="0" w:color="auto"/>
              <w:bottom w:val="single" w:sz="18" w:space="0" w:color="auto"/>
              <w:right w:val="single" w:sz="18" w:space="0" w:color="auto"/>
            </w:tcBorders>
          </w:tcPr>
          <w:p w14:paraId="22F94C0A" w14:textId="77777777" w:rsidR="000E380A" w:rsidRPr="008231A9" w:rsidRDefault="000E380A" w:rsidP="001A62FC">
            <w:pPr>
              <w:pStyle w:val="NoSpacing"/>
              <w:spacing w:line="240" w:lineRule="auto"/>
              <w:rPr>
                <w:i/>
              </w:rPr>
            </w:pPr>
            <w:r w:rsidRPr="008231A9">
              <w:rPr>
                <w:i/>
              </w:rPr>
              <w:t>(code)</w:t>
            </w:r>
          </w:p>
        </w:tc>
      </w:tr>
      <w:tr w:rsidR="000E380A" w:rsidRPr="008231A9" w14:paraId="372091DB" w14:textId="77777777" w:rsidTr="00672B0B">
        <w:trPr>
          <w:trHeight w:val="20"/>
        </w:trPr>
        <w:tc>
          <w:tcPr>
            <w:tcW w:w="167" w:type="dxa"/>
          </w:tcPr>
          <w:p w14:paraId="46755F5D" w14:textId="77777777" w:rsidR="000E380A" w:rsidRPr="008231A9" w:rsidRDefault="000E380A" w:rsidP="001A62FC">
            <w:pPr>
              <w:pStyle w:val="NoSpacing"/>
              <w:spacing w:line="240" w:lineRule="auto"/>
            </w:pPr>
          </w:p>
        </w:tc>
        <w:tc>
          <w:tcPr>
            <w:tcW w:w="7753" w:type="dxa"/>
            <w:gridSpan w:val="2"/>
            <w:tcBorders>
              <w:right w:val="single" w:sz="18" w:space="0" w:color="auto"/>
            </w:tcBorders>
          </w:tcPr>
          <w:p w14:paraId="1FD848F4" w14:textId="77777777" w:rsidR="000E380A" w:rsidRPr="000E380A" w:rsidRDefault="00965AE6" w:rsidP="001A62FC">
            <w:pPr>
              <w:pStyle w:val="NoSpacing"/>
              <w:spacing w:line="240" w:lineRule="auto"/>
            </w:pPr>
            <w:r>
              <w:t>C9</w:t>
            </w:r>
            <w:r w:rsidR="000E380A" w:rsidRPr="000E380A">
              <w:t xml:space="preserve">. From the central part of this village, how many kilometers is it to the nearest point where you can receive mobile phone network services?  </w:t>
            </w:r>
            <w:r w:rsidR="000E380A" w:rsidRPr="000E380A">
              <w:rPr>
                <w:b/>
              </w:rPr>
              <w:t>(</w:t>
            </w:r>
            <w:proofErr w:type="spellStart"/>
            <w:r w:rsidR="000E380A" w:rsidRPr="000E380A">
              <w:rPr>
                <w:b/>
              </w:rPr>
              <w:t>hmobile</w:t>
            </w:r>
            <w:proofErr w:type="spellEnd"/>
            <w:r w:rsidR="000E380A" w:rsidRPr="000E380A">
              <w:rPr>
                <w:b/>
              </w:rPr>
              <w:t>)</w:t>
            </w:r>
          </w:p>
        </w:tc>
        <w:tc>
          <w:tcPr>
            <w:tcW w:w="2880" w:type="dxa"/>
            <w:gridSpan w:val="2"/>
            <w:tcBorders>
              <w:top w:val="single" w:sz="18" w:space="0" w:color="auto"/>
              <w:left w:val="single" w:sz="18" w:space="0" w:color="auto"/>
              <w:bottom w:val="single" w:sz="18" w:space="0" w:color="auto"/>
              <w:right w:val="single" w:sz="18" w:space="0" w:color="auto"/>
            </w:tcBorders>
          </w:tcPr>
          <w:p w14:paraId="47738E22" w14:textId="77777777" w:rsidR="000E380A" w:rsidRPr="008231A9" w:rsidRDefault="000E380A" w:rsidP="001A62FC">
            <w:pPr>
              <w:pStyle w:val="NoSpacing"/>
              <w:spacing w:line="240" w:lineRule="auto"/>
              <w:rPr>
                <w:i/>
              </w:rPr>
            </w:pPr>
            <w:r w:rsidRPr="008231A9">
              <w:rPr>
                <w:i/>
              </w:rPr>
              <w:t>(integer)</w:t>
            </w:r>
          </w:p>
        </w:tc>
      </w:tr>
      <w:tr w:rsidR="000E380A" w:rsidRPr="008231A9" w14:paraId="0D391AF6" w14:textId="77777777" w:rsidTr="00672B0B">
        <w:trPr>
          <w:trHeight w:val="20"/>
        </w:trPr>
        <w:tc>
          <w:tcPr>
            <w:tcW w:w="167" w:type="dxa"/>
          </w:tcPr>
          <w:p w14:paraId="778860C9" w14:textId="77777777" w:rsidR="000E380A" w:rsidRPr="008231A9" w:rsidRDefault="000E380A" w:rsidP="001A62FC">
            <w:pPr>
              <w:pStyle w:val="NoSpacing"/>
              <w:spacing w:line="240" w:lineRule="auto"/>
            </w:pPr>
          </w:p>
        </w:tc>
        <w:tc>
          <w:tcPr>
            <w:tcW w:w="5233" w:type="dxa"/>
            <w:tcBorders>
              <w:right w:val="nil"/>
            </w:tcBorders>
          </w:tcPr>
          <w:p w14:paraId="45F6043E" w14:textId="77777777" w:rsidR="000E380A" w:rsidRPr="000E380A" w:rsidRDefault="000E380A" w:rsidP="00965AE6">
            <w:pPr>
              <w:pStyle w:val="NoSpacing"/>
              <w:spacing w:line="240" w:lineRule="auto"/>
            </w:pPr>
            <w:r w:rsidRPr="000E380A">
              <w:t>C</w:t>
            </w:r>
            <w:r w:rsidR="00965AE6">
              <w:t>9b.</w:t>
            </w:r>
            <w:r w:rsidRPr="000E380A">
              <w:t xml:space="preserve"> What is the most common method of transportation from the village to the nearest point where you can receive mobile phone network services</w:t>
            </w:r>
          </w:p>
        </w:tc>
        <w:tc>
          <w:tcPr>
            <w:tcW w:w="4320" w:type="dxa"/>
            <w:gridSpan w:val="2"/>
            <w:tcBorders>
              <w:left w:val="nil"/>
              <w:right w:val="single" w:sz="18" w:space="0" w:color="auto"/>
            </w:tcBorders>
          </w:tcPr>
          <w:p w14:paraId="0A0D96DE" w14:textId="77777777" w:rsidR="000E380A" w:rsidRPr="000E380A" w:rsidRDefault="000E380A" w:rsidP="001A62FC">
            <w:pPr>
              <w:pStyle w:val="NoSpacing"/>
              <w:spacing w:line="240" w:lineRule="auto"/>
            </w:pPr>
            <w:r w:rsidRPr="000E380A">
              <w:t>1=Walking</w:t>
            </w:r>
          </w:p>
          <w:p w14:paraId="46617C0B" w14:textId="77777777" w:rsidR="000E380A" w:rsidRPr="000E380A" w:rsidRDefault="000E380A" w:rsidP="001A62FC">
            <w:pPr>
              <w:pStyle w:val="NoSpacing"/>
              <w:spacing w:line="240" w:lineRule="auto"/>
            </w:pPr>
            <w:r w:rsidRPr="000E380A">
              <w:t>2=Bicycle</w:t>
            </w:r>
          </w:p>
          <w:p w14:paraId="24E09115" w14:textId="77777777" w:rsidR="000E380A" w:rsidRPr="000E380A" w:rsidRDefault="000E380A" w:rsidP="001A62FC">
            <w:pPr>
              <w:pStyle w:val="NoSpacing"/>
              <w:spacing w:line="240" w:lineRule="auto"/>
            </w:pPr>
            <w:r w:rsidRPr="000E380A">
              <w:t>3=Ox-cart</w:t>
            </w:r>
          </w:p>
          <w:p w14:paraId="562A995C" w14:textId="77777777" w:rsidR="000E380A" w:rsidRPr="000E380A" w:rsidRDefault="000E380A" w:rsidP="001A62FC">
            <w:pPr>
              <w:pStyle w:val="NoSpacing"/>
              <w:spacing w:line="240" w:lineRule="auto"/>
            </w:pPr>
            <w:r w:rsidRPr="000E380A">
              <w:t>4=Canoe</w:t>
            </w:r>
          </w:p>
          <w:p w14:paraId="3B4A4A3F" w14:textId="77777777" w:rsidR="000E380A" w:rsidRPr="000E380A" w:rsidRDefault="000E380A" w:rsidP="001A62FC">
            <w:pPr>
              <w:pStyle w:val="NoSpacing"/>
              <w:spacing w:line="240" w:lineRule="auto"/>
            </w:pPr>
            <w:r w:rsidRPr="000E380A">
              <w:t>5=Motorized transport</w:t>
            </w:r>
          </w:p>
          <w:p w14:paraId="2C0F14FA" w14:textId="77777777" w:rsidR="000E380A" w:rsidRPr="000E380A" w:rsidRDefault="000E380A" w:rsidP="001A62FC">
            <w:pPr>
              <w:pStyle w:val="NoSpacing"/>
              <w:spacing w:line="240" w:lineRule="auto"/>
            </w:pPr>
            <w:r w:rsidRPr="000E380A">
              <w:t>6=Combination of modes</w:t>
            </w:r>
          </w:p>
          <w:p w14:paraId="59A4763D" w14:textId="77777777" w:rsidR="000E380A" w:rsidRPr="000E380A" w:rsidRDefault="000E380A" w:rsidP="001A62FC">
            <w:pPr>
              <w:pStyle w:val="NoSpacing"/>
              <w:spacing w:line="240" w:lineRule="auto"/>
            </w:pPr>
            <w:r w:rsidRPr="000E380A">
              <w:t>97=Other, please specify</w:t>
            </w:r>
          </w:p>
        </w:tc>
        <w:tc>
          <w:tcPr>
            <w:tcW w:w="1080" w:type="dxa"/>
            <w:tcBorders>
              <w:top w:val="single" w:sz="18" w:space="0" w:color="auto"/>
              <w:left w:val="single" w:sz="18" w:space="0" w:color="auto"/>
              <w:bottom w:val="single" w:sz="18" w:space="0" w:color="auto"/>
              <w:right w:val="single" w:sz="18" w:space="0" w:color="auto"/>
            </w:tcBorders>
          </w:tcPr>
          <w:p w14:paraId="1558DD93" w14:textId="77777777" w:rsidR="000E380A" w:rsidRPr="008231A9" w:rsidRDefault="000E380A" w:rsidP="001A62FC">
            <w:pPr>
              <w:pStyle w:val="NoSpacing"/>
              <w:spacing w:line="240" w:lineRule="auto"/>
              <w:rPr>
                <w:i/>
              </w:rPr>
            </w:pPr>
            <w:r w:rsidRPr="008231A9">
              <w:rPr>
                <w:i/>
              </w:rPr>
              <w:t>(code)</w:t>
            </w:r>
          </w:p>
        </w:tc>
      </w:tr>
      <w:tr w:rsidR="000E380A" w:rsidRPr="008231A9" w14:paraId="5A931E0A" w14:textId="77777777" w:rsidTr="00672B0B">
        <w:trPr>
          <w:trHeight w:val="20"/>
        </w:trPr>
        <w:tc>
          <w:tcPr>
            <w:tcW w:w="167" w:type="dxa"/>
          </w:tcPr>
          <w:p w14:paraId="62CBF893" w14:textId="77777777" w:rsidR="000E380A" w:rsidRPr="008231A9" w:rsidRDefault="000E380A" w:rsidP="001A62FC">
            <w:pPr>
              <w:pStyle w:val="NoSpacing"/>
              <w:spacing w:line="240" w:lineRule="auto"/>
            </w:pPr>
          </w:p>
        </w:tc>
        <w:tc>
          <w:tcPr>
            <w:tcW w:w="7753" w:type="dxa"/>
            <w:gridSpan w:val="2"/>
            <w:tcBorders>
              <w:right w:val="single" w:sz="18" w:space="0" w:color="auto"/>
            </w:tcBorders>
          </w:tcPr>
          <w:p w14:paraId="460C1BDC" w14:textId="77777777" w:rsidR="000E380A" w:rsidRPr="000E380A" w:rsidRDefault="00965AE6" w:rsidP="001A62FC">
            <w:pPr>
              <w:pStyle w:val="NoSpacing"/>
              <w:spacing w:line="240" w:lineRule="auto"/>
            </w:pPr>
            <w:r>
              <w:t>C10</w:t>
            </w:r>
            <w:r w:rsidR="000E380A" w:rsidRPr="000E380A">
              <w:t>.</w:t>
            </w:r>
            <w:r>
              <w:t xml:space="preserve"> </w:t>
            </w:r>
            <w:r w:rsidR="000E380A" w:rsidRPr="000E380A">
              <w:t xml:space="preserve">From the central part of this village, how many kilometers is it to the nearest point where you can sell crops to private buyers? </w:t>
            </w:r>
            <w:r w:rsidR="000E380A" w:rsidRPr="000E380A">
              <w:rPr>
                <w:b/>
              </w:rPr>
              <w:t>(</w:t>
            </w:r>
            <w:proofErr w:type="spellStart"/>
            <w:r w:rsidR="000E380A" w:rsidRPr="000E380A">
              <w:rPr>
                <w:b/>
              </w:rPr>
              <w:t>hsell</w:t>
            </w:r>
            <w:proofErr w:type="spellEnd"/>
            <w:r w:rsidR="000E380A" w:rsidRPr="000E380A">
              <w:rPr>
                <w:b/>
              </w:rPr>
              <w:t>)</w:t>
            </w:r>
          </w:p>
        </w:tc>
        <w:tc>
          <w:tcPr>
            <w:tcW w:w="2880" w:type="dxa"/>
            <w:gridSpan w:val="2"/>
            <w:tcBorders>
              <w:top w:val="single" w:sz="18" w:space="0" w:color="auto"/>
              <w:left w:val="single" w:sz="18" w:space="0" w:color="auto"/>
              <w:bottom w:val="single" w:sz="18" w:space="0" w:color="auto"/>
              <w:right w:val="single" w:sz="18" w:space="0" w:color="auto"/>
            </w:tcBorders>
          </w:tcPr>
          <w:p w14:paraId="59959572" w14:textId="77777777" w:rsidR="000E380A" w:rsidRPr="008231A9" w:rsidRDefault="000E380A" w:rsidP="001A62FC">
            <w:pPr>
              <w:pStyle w:val="NoSpacing"/>
              <w:spacing w:line="240" w:lineRule="auto"/>
              <w:rPr>
                <w:i/>
              </w:rPr>
            </w:pPr>
            <w:r w:rsidRPr="008231A9">
              <w:rPr>
                <w:i/>
              </w:rPr>
              <w:t>(integer)</w:t>
            </w:r>
          </w:p>
        </w:tc>
      </w:tr>
      <w:tr w:rsidR="000E380A" w:rsidRPr="008231A9" w14:paraId="425F7920" w14:textId="77777777" w:rsidTr="00672B0B">
        <w:trPr>
          <w:trHeight w:val="20"/>
        </w:trPr>
        <w:tc>
          <w:tcPr>
            <w:tcW w:w="167" w:type="dxa"/>
          </w:tcPr>
          <w:p w14:paraId="58F4477D" w14:textId="77777777" w:rsidR="000E380A" w:rsidRPr="008231A9" w:rsidRDefault="000E380A" w:rsidP="001A62FC">
            <w:pPr>
              <w:pStyle w:val="NoSpacing"/>
              <w:spacing w:line="240" w:lineRule="auto"/>
            </w:pPr>
          </w:p>
        </w:tc>
        <w:tc>
          <w:tcPr>
            <w:tcW w:w="5233" w:type="dxa"/>
            <w:tcBorders>
              <w:right w:val="nil"/>
            </w:tcBorders>
          </w:tcPr>
          <w:p w14:paraId="2E6768CB" w14:textId="77777777" w:rsidR="000E380A" w:rsidRPr="000E380A" w:rsidRDefault="00965AE6" w:rsidP="001A62FC">
            <w:pPr>
              <w:pStyle w:val="NoSpacing"/>
              <w:spacing w:line="240" w:lineRule="auto"/>
            </w:pPr>
            <w:r>
              <w:t>C10b</w:t>
            </w:r>
            <w:r w:rsidR="000E380A" w:rsidRPr="000E380A">
              <w:t>. What is the most common method of transportation from the village to the nearest point where you can sell crops to private buyers?</w:t>
            </w:r>
          </w:p>
        </w:tc>
        <w:tc>
          <w:tcPr>
            <w:tcW w:w="4320" w:type="dxa"/>
            <w:gridSpan w:val="2"/>
            <w:tcBorders>
              <w:left w:val="nil"/>
              <w:right w:val="single" w:sz="18" w:space="0" w:color="auto"/>
            </w:tcBorders>
          </w:tcPr>
          <w:p w14:paraId="502BFA2E" w14:textId="77777777" w:rsidR="000E380A" w:rsidRPr="000E380A" w:rsidRDefault="000E380A" w:rsidP="001A62FC">
            <w:pPr>
              <w:pStyle w:val="NoSpacing"/>
              <w:spacing w:line="240" w:lineRule="auto"/>
            </w:pPr>
            <w:r w:rsidRPr="000E380A">
              <w:t>1=Walking</w:t>
            </w:r>
          </w:p>
          <w:p w14:paraId="422986A9" w14:textId="77777777" w:rsidR="000E380A" w:rsidRPr="000E380A" w:rsidRDefault="000E380A" w:rsidP="001A62FC">
            <w:pPr>
              <w:pStyle w:val="NoSpacing"/>
              <w:spacing w:line="240" w:lineRule="auto"/>
            </w:pPr>
            <w:r w:rsidRPr="000E380A">
              <w:t>2=Bicycle</w:t>
            </w:r>
          </w:p>
          <w:p w14:paraId="4E1FD3F7" w14:textId="77777777" w:rsidR="000E380A" w:rsidRPr="000E380A" w:rsidRDefault="000E380A" w:rsidP="001A62FC">
            <w:pPr>
              <w:pStyle w:val="NoSpacing"/>
              <w:spacing w:line="240" w:lineRule="auto"/>
            </w:pPr>
            <w:r w:rsidRPr="000E380A">
              <w:t>3=Ox-cart</w:t>
            </w:r>
          </w:p>
          <w:p w14:paraId="36138B04" w14:textId="77777777" w:rsidR="000E380A" w:rsidRPr="000E380A" w:rsidRDefault="000E380A" w:rsidP="001A62FC">
            <w:pPr>
              <w:pStyle w:val="NoSpacing"/>
              <w:spacing w:line="240" w:lineRule="auto"/>
            </w:pPr>
            <w:r w:rsidRPr="000E380A">
              <w:t>4=Canoe</w:t>
            </w:r>
          </w:p>
          <w:p w14:paraId="26C8DB97" w14:textId="77777777" w:rsidR="000E380A" w:rsidRPr="000E380A" w:rsidRDefault="000E380A" w:rsidP="001A62FC">
            <w:pPr>
              <w:pStyle w:val="NoSpacing"/>
              <w:spacing w:line="240" w:lineRule="auto"/>
            </w:pPr>
            <w:r w:rsidRPr="000E380A">
              <w:t>5=Motorized transport</w:t>
            </w:r>
          </w:p>
          <w:p w14:paraId="029D001C" w14:textId="77777777" w:rsidR="000E380A" w:rsidRPr="000E380A" w:rsidRDefault="000E380A" w:rsidP="001A62FC">
            <w:pPr>
              <w:pStyle w:val="NoSpacing"/>
              <w:spacing w:line="240" w:lineRule="auto"/>
            </w:pPr>
            <w:r w:rsidRPr="000E380A">
              <w:t>6=Combination of modes</w:t>
            </w:r>
          </w:p>
          <w:p w14:paraId="5C19D3E3" w14:textId="77777777" w:rsidR="000E380A" w:rsidRPr="000E380A" w:rsidRDefault="000E380A" w:rsidP="001A62FC">
            <w:pPr>
              <w:pStyle w:val="NoSpacing"/>
              <w:spacing w:line="240" w:lineRule="auto"/>
            </w:pPr>
            <w:r w:rsidRPr="000E380A">
              <w:t>97=Other, please specify</w:t>
            </w:r>
          </w:p>
        </w:tc>
        <w:tc>
          <w:tcPr>
            <w:tcW w:w="1080" w:type="dxa"/>
            <w:tcBorders>
              <w:top w:val="single" w:sz="18" w:space="0" w:color="auto"/>
              <w:left w:val="single" w:sz="18" w:space="0" w:color="auto"/>
              <w:bottom w:val="single" w:sz="18" w:space="0" w:color="auto"/>
              <w:right w:val="single" w:sz="18" w:space="0" w:color="auto"/>
            </w:tcBorders>
          </w:tcPr>
          <w:p w14:paraId="65E2A1A1" w14:textId="77777777" w:rsidR="000E380A" w:rsidRPr="008231A9" w:rsidRDefault="000E380A" w:rsidP="001A62FC">
            <w:pPr>
              <w:pStyle w:val="NoSpacing"/>
              <w:spacing w:line="240" w:lineRule="auto"/>
              <w:rPr>
                <w:i/>
              </w:rPr>
            </w:pPr>
            <w:r w:rsidRPr="008231A9">
              <w:rPr>
                <w:i/>
              </w:rPr>
              <w:t>(code)</w:t>
            </w:r>
          </w:p>
        </w:tc>
      </w:tr>
      <w:tr w:rsidR="000E380A" w:rsidRPr="008231A9" w14:paraId="4CDBB722" w14:textId="77777777" w:rsidTr="00672B0B">
        <w:trPr>
          <w:trHeight w:val="20"/>
        </w:trPr>
        <w:tc>
          <w:tcPr>
            <w:tcW w:w="167" w:type="dxa"/>
          </w:tcPr>
          <w:p w14:paraId="63B6A015" w14:textId="77777777" w:rsidR="000E380A" w:rsidRPr="008231A9" w:rsidRDefault="000E380A" w:rsidP="001A62FC">
            <w:pPr>
              <w:pStyle w:val="NoSpacing"/>
              <w:spacing w:line="240" w:lineRule="auto"/>
            </w:pPr>
          </w:p>
        </w:tc>
        <w:tc>
          <w:tcPr>
            <w:tcW w:w="7753" w:type="dxa"/>
            <w:gridSpan w:val="2"/>
            <w:tcBorders>
              <w:right w:val="single" w:sz="18" w:space="0" w:color="auto"/>
            </w:tcBorders>
          </w:tcPr>
          <w:p w14:paraId="70282F33" w14:textId="77777777" w:rsidR="000E380A" w:rsidRPr="000E380A" w:rsidRDefault="00965AE6" w:rsidP="001A62FC">
            <w:pPr>
              <w:pStyle w:val="NoSpacing"/>
              <w:spacing w:line="240" w:lineRule="auto"/>
            </w:pPr>
            <w:r>
              <w:t>C11</w:t>
            </w:r>
            <w:r w:rsidR="000E380A" w:rsidRPr="000E380A">
              <w:t>.</w:t>
            </w:r>
            <w:r>
              <w:t xml:space="preserve"> </w:t>
            </w:r>
            <w:r w:rsidR="000E380A" w:rsidRPr="000E380A">
              <w:t xml:space="preserve">From the central part of this village, how many kilometers is it to the nearest market place with many buyers and sellers of locally produced agricultural products?   </w:t>
            </w:r>
            <w:r w:rsidR="000E380A" w:rsidRPr="000E380A">
              <w:rPr>
                <w:b/>
              </w:rPr>
              <w:t>(</w:t>
            </w:r>
            <w:proofErr w:type="spellStart"/>
            <w:r w:rsidR="000E380A" w:rsidRPr="000E380A">
              <w:rPr>
                <w:b/>
              </w:rPr>
              <w:t>hmarket</w:t>
            </w:r>
            <w:proofErr w:type="spellEnd"/>
            <w:r w:rsidR="000E380A" w:rsidRPr="000E380A">
              <w:rPr>
                <w:b/>
              </w:rPr>
              <w:t>)</w:t>
            </w:r>
          </w:p>
        </w:tc>
        <w:tc>
          <w:tcPr>
            <w:tcW w:w="2880" w:type="dxa"/>
            <w:gridSpan w:val="2"/>
            <w:tcBorders>
              <w:top w:val="single" w:sz="18" w:space="0" w:color="auto"/>
              <w:left w:val="single" w:sz="18" w:space="0" w:color="auto"/>
              <w:bottom w:val="single" w:sz="18" w:space="0" w:color="auto"/>
              <w:right w:val="single" w:sz="18" w:space="0" w:color="auto"/>
            </w:tcBorders>
          </w:tcPr>
          <w:p w14:paraId="50A7B51B" w14:textId="77777777" w:rsidR="000E380A" w:rsidRPr="008231A9" w:rsidRDefault="000E380A" w:rsidP="001A62FC">
            <w:pPr>
              <w:pStyle w:val="NoSpacing"/>
              <w:spacing w:line="240" w:lineRule="auto"/>
              <w:rPr>
                <w:i/>
              </w:rPr>
            </w:pPr>
            <w:r w:rsidRPr="008231A9">
              <w:rPr>
                <w:i/>
              </w:rPr>
              <w:t>(integer)</w:t>
            </w:r>
          </w:p>
        </w:tc>
      </w:tr>
      <w:tr w:rsidR="000E380A" w:rsidRPr="008231A9" w14:paraId="06A394AA" w14:textId="77777777" w:rsidTr="00672B0B">
        <w:trPr>
          <w:trHeight w:val="20"/>
        </w:trPr>
        <w:tc>
          <w:tcPr>
            <w:tcW w:w="167" w:type="dxa"/>
          </w:tcPr>
          <w:p w14:paraId="240D6387" w14:textId="77777777" w:rsidR="000E380A" w:rsidRPr="008231A9" w:rsidRDefault="000E380A" w:rsidP="001A62FC">
            <w:pPr>
              <w:pStyle w:val="NoSpacing"/>
              <w:spacing w:line="240" w:lineRule="auto"/>
            </w:pPr>
          </w:p>
        </w:tc>
        <w:tc>
          <w:tcPr>
            <w:tcW w:w="5233" w:type="dxa"/>
            <w:tcBorders>
              <w:right w:val="nil"/>
            </w:tcBorders>
          </w:tcPr>
          <w:p w14:paraId="30AFF328" w14:textId="77777777" w:rsidR="000E380A" w:rsidRPr="000E380A" w:rsidRDefault="00965AE6" w:rsidP="001A62FC">
            <w:pPr>
              <w:pStyle w:val="NoSpacing"/>
              <w:spacing w:line="240" w:lineRule="auto"/>
            </w:pPr>
            <w:r>
              <w:t>C11b.</w:t>
            </w:r>
            <w:r w:rsidR="000E380A" w:rsidRPr="000E380A">
              <w:t xml:space="preserve"> What </w:t>
            </w:r>
            <w:proofErr w:type="gramStart"/>
            <w:r w:rsidR="000E380A" w:rsidRPr="000E380A">
              <w:t>is</w:t>
            </w:r>
            <w:proofErr w:type="gramEnd"/>
            <w:r w:rsidR="000E380A" w:rsidRPr="000E380A">
              <w:t xml:space="preserve"> the most common method of transportation from the village to the nearest market place with many buyers and sellers of locally produced agricultural products?   </w:t>
            </w:r>
          </w:p>
        </w:tc>
        <w:tc>
          <w:tcPr>
            <w:tcW w:w="4320" w:type="dxa"/>
            <w:gridSpan w:val="2"/>
            <w:tcBorders>
              <w:left w:val="nil"/>
              <w:right w:val="single" w:sz="18" w:space="0" w:color="auto"/>
            </w:tcBorders>
          </w:tcPr>
          <w:p w14:paraId="69101973" w14:textId="77777777" w:rsidR="000E380A" w:rsidRPr="000E380A" w:rsidRDefault="000E380A" w:rsidP="001A62FC">
            <w:pPr>
              <w:pStyle w:val="NoSpacing"/>
              <w:spacing w:line="240" w:lineRule="auto"/>
            </w:pPr>
            <w:r w:rsidRPr="000E380A">
              <w:t>1=Walking</w:t>
            </w:r>
          </w:p>
          <w:p w14:paraId="29AD3B67" w14:textId="77777777" w:rsidR="000E380A" w:rsidRPr="000E380A" w:rsidRDefault="000E380A" w:rsidP="001A62FC">
            <w:pPr>
              <w:pStyle w:val="NoSpacing"/>
              <w:spacing w:line="240" w:lineRule="auto"/>
            </w:pPr>
            <w:r w:rsidRPr="000E380A">
              <w:t>2=Bicycle</w:t>
            </w:r>
          </w:p>
          <w:p w14:paraId="75CCA419" w14:textId="77777777" w:rsidR="000E380A" w:rsidRPr="000E380A" w:rsidRDefault="000E380A" w:rsidP="001A62FC">
            <w:pPr>
              <w:pStyle w:val="NoSpacing"/>
              <w:spacing w:line="240" w:lineRule="auto"/>
            </w:pPr>
            <w:r w:rsidRPr="000E380A">
              <w:t>3=Ox-cart</w:t>
            </w:r>
          </w:p>
          <w:p w14:paraId="46C05070" w14:textId="77777777" w:rsidR="000E380A" w:rsidRPr="000E380A" w:rsidRDefault="000E380A" w:rsidP="001A62FC">
            <w:pPr>
              <w:pStyle w:val="NoSpacing"/>
              <w:spacing w:line="240" w:lineRule="auto"/>
            </w:pPr>
            <w:r w:rsidRPr="000E380A">
              <w:t>4=Canoe</w:t>
            </w:r>
          </w:p>
          <w:p w14:paraId="5ADAAE2E" w14:textId="77777777" w:rsidR="000E380A" w:rsidRPr="000E380A" w:rsidRDefault="000E380A" w:rsidP="001A62FC">
            <w:pPr>
              <w:pStyle w:val="NoSpacing"/>
              <w:spacing w:line="240" w:lineRule="auto"/>
            </w:pPr>
            <w:r w:rsidRPr="000E380A">
              <w:t>5=Motorized transport</w:t>
            </w:r>
          </w:p>
          <w:p w14:paraId="1258FE38" w14:textId="77777777" w:rsidR="000E380A" w:rsidRPr="000E380A" w:rsidRDefault="000E380A" w:rsidP="001A62FC">
            <w:pPr>
              <w:pStyle w:val="NoSpacing"/>
              <w:spacing w:line="240" w:lineRule="auto"/>
            </w:pPr>
            <w:r w:rsidRPr="000E380A">
              <w:t>6=Combination of modes</w:t>
            </w:r>
          </w:p>
          <w:p w14:paraId="7B1D6635" w14:textId="77777777" w:rsidR="000E380A" w:rsidRPr="000E380A" w:rsidRDefault="000E380A" w:rsidP="001A62FC">
            <w:pPr>
              <w:pStyle w:val="NoSpacing"/>
              <w:spacing w:line="240" w:lineRule="auto"/>
            </w:pPr>
            <w:r w:rsidRPr="000E380A">
              <w:t>97=Other, please specify</w:t>
            </w:r>
          </w:p>
        </w:tc>
        <w:tc>
          <w:tcPr>
            <w:tcW w:w="1080" w:type="dxa"/>
            <w:tcBorders>
              <w:top w:val="single" w:sz="18" w:space="0" w:color="auto"/>
              <w:left w:val="single" w:sz="18" w:space="0" w:color="auto"/>
              <w:bottom w:val="single" w:sz="18" w:space="0" w:color="auto"/>
              <w:right w:val="single" w:sz="18" w:space="0" w:color="auto"/>
            </w:tcBorders>
          </w:tcPr>
          <w:p w14:paraId="31E7047A" w14:textId="77777777" w:rsidR="000E380A" w:rsidRPr="008231A9" w:rsidRDefault="000E380A" w:rsidP="001A62FC">
            <w:pPr>
              <w:pStyle w:val="NoSpacing"/>
              <w:spacing w:line="240" w:lineRule="auto"/>
              <w:rPr>
                <w:i/>
              </w:rPr>
            </w:pPr>
            <w:r w:rsidRPr="008231A9">
              <w:rPr>
                <w:i/>
              </w:rPr>
              <w:t>(code)</w:t>
            </w:r>
          </w:p>
        </w:tc>
      </w:tr>
      <w:tr w:rsidR="000E380A" w:rsidRPr="008231A9" w14:paraId="0A5B91CB" w14:textId="77777777" w:rsidTr="00672B0B">
        <w:trPr>
          <w:trHeight w:val="20"/>
        </w:trPr>
        <w:tc>
          <w:tcPr>
            <w:tcW w:w="167" w:type="dxa"/>
          </w:tcPr>
          <w:p w14:paraId="4C8AF727" w14:textId="77777777" w:rsidR="000E380A" w:rsidRPr="008231A9" w:rsidRDefault="000E380A" w:rsidP="001A62FC">
            <w:pPr>
              <w:pStyle w:val="NoSpacing"/>
              <w:spacing w:line="240" w:lineRule="auto"/>
            </w:pPr>
          </w:p>
        </w:tc>
        <w:tc>
          <w:tcPr>
            <w:tcW w:w="7753" w:type="dxa"/>
            <w:gridSpan w:val="2"/>
            <w:tcBorders>
              <w:right w:val="single" w:sz="18" w:space="0" w:color="auto"/>
            </w:tcBorders>
          </w:tcPr>
          <w:p w14:paraId="0A387241" w14:textId="77777777" w:rsidR="000E380A" w:rsidRPr="000E380A" w:rsidRDefault="000E380A" w:rsidP="00965AE6">
            <w:pPr>
              <w:pStyle w:val="NoSpacing"/>
              <w:spacing w:line="240" w:lineRule="auto"/>
            </w:pPr>
            <w:r w:rsidRPr="000E380A">
              <w:t>C</w:t>
            </w:r>
            <w:r w:rsidR="00965AE6">
              <w:t>12</w:t>
            </w:r>
            <w:r w:rsidRPr="000E380A">
              <w:t>.</w:t>
            </w:r>
            <w:r w:rsidR="00965AE6">
              <w:t xml:space="preserve"> </w:t>
            </w:r>
            <w:r w:rsidRPr="000E380A">
              <w:t xml:space="preserve">From the central part of this village, how many kilometers is it to the nearest primary school?  </w:t>
            </w:r>
            <w:r w:rsidRPr="000E380A">
              <w:rPr>
                <w:b/>
              </w:rPr>
              <w:t>(</w:t>
            </w:r>
            <w:proofErr w:type="spellStart"/>
            <w:r w:rsidRPr="000E380A">
              <w:rPr>
                <w:b/>
              </w:rPr>
              <w:t>hprimary</w:t>
            </w:r>
            <w:proofErr w:type="spellEnd"/>
            <w:r w:rsidRPr="000E380A">
              <w:rPr>
                <w:b/>
              </w:rPr>
              <w:t>)</w:t>
            </w:r>
          </w:p>
        </w:tc>
        <w:tc>
          <w:tcPr>
            <w:tcW w:w="2880" w:type="dxa"/>
            <w:gridSpan w:val="2"/>
            <w:tcBorders>
              <w:top w:val="single" w:sz="18" w:space="0" w:color="auto"/>
              <w:left w:val="single" w:sz="18" w:space="0" w:color="auto"/>
              <w:bottom w:val="single" w:sz="18" w:space="0" w:color="auto"/>
              <w:right w:val="single" w:sz="18" w:space="0" w:color="auto"/>
            </w:tcBorders>
          </w:tcPr>
          <w:p w14:paraId="3283EE59" w14:textId="77777777" w:rsidR="000E380A" w:rsidRPr="008231A9" w:rsidRDefault="000E380A" w:rsidP="001A62FC">
            <w:pPr>
              <w:pStyle w:val="NoSpacing"/>
              <w:spacing w:line="240" w:lineRule="auto"/>
              <w:rPr>
                <w:i/>
              </w:rPr>
            </w:pPr>
            <w:r w:rsidRPr="008231A9">
              <w:rPr>
                <w:i/>
              </w:rPr>
              <w:t>(integer)</w:t>
            </w:r>
          </w:p>
        </w:tc>
      </w:tr>
      <w:tr w:rsidR="000E380A" w:rsidRPr="008231A9" w14:paraId="1136DB37" w14:textId="77777777" w:rsidTr="00672B0B">
        <w:trPr>
          <w:trHeight w:val="20"/>
        </w:trPr>
        <w:tc>
          <w:tcPr>
            <w:tcW w:w="167" w:type="dxa"/>
          </w:tcPr>
          <w:p w14:paraId="75F4DAD4" w14:textId="77777777" w:rsidR="000E380A" w:rsidRPr="008231A9" w:rsidRDefault="000E380A" w:rsidP="001A62FC">
            <w:pPr>
              <w:pStyle w:val="NoSpacing"/>
              <w:spacing w:line="240" w:lineRule="auto"/>
            </w:pPr>
          </w:p>
        </w:tc>
        <w:tc>
          <w:tcPr>
            <w:tcW w:w="5233" w:type="dxa"/>
            <w:tcBorders>
              <w:right w:val="nil"/>
            </w:tcBorders>
          </w:tcPr>
          <w:p w14:paraId="4D7BFF29" w14:textId="77777777" w:rsidR="000E380A" w:rsidRPr="000E380A" w:rsidRDefault="00965AE6" w:rsidP="001A62FC">
            <w:pPr>
              <w:pStyle w:val="NoSpacing"/>
              <w:spacing w:line="240" w:lineRule="auto"/>
            </w:pPr>
            <w:r>
              <w:t xml:space="preserve">C12b. </w:t>
            </w:r>
            <w:r w:rsidR="000E380A" w:rsidRPr="000E380A">
              <w:t>What is the most common method of transportation from the village to the nearest primary school?</w:t>
            </w:r>
          </w:p>
        </w:tc>
        <w:tc>
          <w:tcPr>
            <w:tcW w:w="4320" w:type="dxa"/>
            <w:gridSpan w:val="2"/>
            <w:tcBorders>
              <w:left w:val="nil"/>
              <w:right w:val="single" w:sz="18" w:space="0" w:color="auto"/>
            </w:tcBorders>
          </w:tcPr>
          <w:p w14:paraId="28F8A362" w14:textId="77777777" w:rsidR="000E380A" w:rsidRPr="000E380A" w:rsidRDefault="000E380A" w:rsidP="001A62FC">
            <w:pPr>
              <w:pStyle w:val="NoSpacing"/>
              <w:spacing w:line="240" w:lineRule="auto"/>
            </w:pPr>
            <w:r w:rsidRPr="000E380A">
              <w:t>1=Walking</w:t>
            </w:r>
          </w:p>
          <w:p w14:paraId="65A0B81F" w14:textId="77777777" w:rsidR="000E380A" w:rsidRPr="000E380A" w:rsidRDefault="000E380A" w:rsidP="001A62FC">
            <w:pPr>
              <w:pStyle w:val="NoSpacing"/>
              <w:spacing w:line="240" w:lineRule="auto"/>
            </w:pPr>
            <w:r w:rsidRPr="000E380A">
              <w:t>2=Bicycle</w:t>
            </w:r>
          </w:p>
          <w:p w14:paraId="61C46F13" w14:textId="77777777" w:rsidR="000E380A" w:rsidRPr="000E380A" w:rsidRDefault="000E380A" w:rsidP="001A62FC">
            <w:pPr>
              <w:pStyle w:val="NoSpacing"/>
              <w:spacing w:line="240" w:lineRule="auto"/>
            </w:pPr>
            <w:r w:rsidRPr="000E380A">
              <w:t>3=Ox-cart</w:t>
            </w:r>
          </w:p>
          <w:p w14:paraId="47E628BC" w14:textId="77777777" w:rsidR="000E380A" w:rsidRPr="000E380A" w:rsidRDefault="000E380A" w:rsidP="001A62FC">
            <w:pPr>
              <w:pStyle w:val="NoSpacing"/>
              <w:spacing w:line="240" w:lineRule="auto"/>
            </w:pPr>
            <w:r w:rsidRPr="000E380A">
              <w:t>4=Canoe</w:t>
            </w:r>
          </w:p>
          <w:p w14:paraId="63B57F4C" w14:textId="77777777" w:rsidR="000E380A" w:rsidRPr="000E380A" w:rsidRDefault="000E380A" w:rsidP="001A62FC">
            <w:pPr>
              <w:pStyle w:val="NoSpacing"/>
              <w:spacing w:line="240" w:lineRule="auto"/>
            </w:pPr>
            <w:r w:rsidRPr="000E380A">
              <w:t>5=Motorized transport</w:t>
            </w:r>
          </w:p>
          <w:p w14:paraId="44E17FFE" w14:textId="77777777" w:rsidR="000E380A" w:rsidRPr="000E380A" w:rsidRDefault="000E380A" w:rsidP="001A62FC">
            <w:pPr>
              <w:pStyle w:val="NoSpacing"/>
              <w:spacing w:line="240" w:lineRule="auto"/>
            </w:pPr>
            <w:r w:rsidRPr="000E380A">
              <w:t>6=Combination of modes</w:t>
            </w:r>
          </w:p>
          <w:p w14:paraId="19F81701" w14:textId="77777777" w:rsidR="000E380A" w:rsidRPr="000E380A" w:rsidRDefault="000E380A" w:rsidP="001A62FC">
            <w:pPr>
              <w:pStyle w:val="NoSpacing"/>
              <w:spacing w:line="240" w:lineRule="auto"/>
            </w:pPr>
            <w:r w:rsidRPr="000E380A">
              <w:t>97=Other, please specify</w:t>
            </w:r>
          </w:p>
        </w:tc>
        <w:tc>
          <w:tcPr>
            <w:tcW w:w="1080" w:type="dxa"/>
            <w:tcBorders>
              <w:top w:val="single" w:sz="18" w:space="0" w:color="auto"/>
              <w:left w:val="single" w:sz="18" w:space="0" w:color="auto"/>
              <w:bottom w:val="single" w:sz="18" w:space="0" w:color="auto"/>
              <w:right w:val="single" w:sz="18" w:space="0" w:color="auto"/>
            </w:tcBorders>
          </w:tcPr>
          <w:p w14:paraId="5D975222" w14:textId="77777777" w:rsidR="000E380A" w:rsidRPr="008231A9" w:rsidRDefault="000E380A" w:rsidP="001A62FC">
            <w:pPr>
              <w:pStyle w:val="NoSpacing"/>
              <w:spacing w:line="240" w:lineRule="auto"/>
              <w:rPr>
                <w:i/>
              </w:rPr>
            </w:pPr>
            <w:r w:rsidRPr="008231A9">
              <w:rPr>
                <w:i/>
              </w:rPr>
              <w:t>(code)</w:t>
            </w:r>
          </w:p>
        </w:tc>
      </w:tr>
      <w:tr w:rsidR="000E380A" w:rsidRPr="008231A9" w14:paraId="22780002" w14:textId="77777777" w:rsidTr="00672B0B">
        <w:trPr>
          <w:trHeight w:val="20"/>
        </w:trPr>
        <w:tc>
          <w:tcPr>
            <w:tcW w:w="167" w:type="dxa"/>
          </w:tcPr>
          <w:p w14:paraId="00847FF0" w14:textId="77777777" w:rsidR="000E380A" w:rsidRPr="008231A9" w:rsidRDefault="000E380A" w:rsidP="001A62FC">
            <w:pPr>
              <w:pStyle w:val="NoSpacing"/>
              <w:spacing w:line="240" w:lineRule="auto"/>
            </w:pPr>
          </w:p>
        </w:tc>
        <w:tc>
          <w:tcPr>
            <w:tcW w:w="7753" w:type="dxa"/>
            <w:gridSpan w:val="2"/>
            <w:tcBorders>
              <w:right w:val="single" w:sz="18" w:space="0" w:color="auto"/>
            </w:tcBorders>
          </w:tcPr>
          <w:p w14:paraId="762CBB14" w14:textId="77777777" w:rsidR="000E380A" w:rsidRPr="000E380A" w:rsidRDefault="00965AE6" w:rsidP="001A62FC">
            <w:pPr>
              <w:pStyle w:val="NoSpacing"/>
              <w:spacing w:line="240" w:lineRule="auto"/>
            </w:pPr>
            <w:r>
              <w:t xml:space="preserve">C13. </w:t>
            </w:r>
            <w:r w:rsidR="000E380A" w:rsidRPr="000E380A">
              <w:t xml:space="preserve">From the central part of this village, how many kilometers is it to the nearest </w:t>
            </w:r>
            <w:r w:rsidR="000E380A" w:rsidRPr="000E380A">
              <w:lastRenderedPageBreak/>
              <w:t xml:space="preserve">secondary school?  </w:t>
            </w:r>
            <w:r w:rsidR="000E380A" w:rsidRPr="000E380A">
              <w:rPr>
                <w:b/>
              </w:rPr>
              <w:t>(</w:t>
            </w:r>
            <w:proofErr w:type="spellStart"/>
            <w:r w:rsidR="000E380A" w:rsidRPr="000E380A">
              <w:rPr>
                <w:b/>
              </w:rPr>
              <w:t>hsecond</w:t>
            </w:r>
            <w:proofErr w:type="spellEnd"/>
            <w:r w:rsidR="000E380A" w:rsidRPr="000E380A">
              <w:rPr>
                <w:b/>
              </w:rPr>
              <w:t>)</w:t>
            </w:r>
          </w:p>
        </w:tc>
        <w:tc>
          <w:tcPr>
            <w:tcW w:w="2880" w:type="dxa"/>
            <w:gridSpan w:val="2"/>
            <w:tcBorders>
              <w:top w:val="single" w:sz="18" w:space="0" w:color="auto"/>
              <w:left w:val="single" w:sz="18" w:space="0" w:color="auto"/>
              <w:bottom w:val="single" w:sz="18" w:space="0" w:color="auto"/>
              <w:right w:val="single" w:sz="18" w:space="0" w:color="auto"/>
            </w:tcBorders>
          </w:tcPr>
          <w:p w14:paraId="2D11E481" w14:textId="77777777" w:rsidR="000E380A" w:rsidRPr="008231A9" w:rsidRDefault="000E380A" w:rsidP="001A62FC">
            <w:pPr>
              <w:pStyle w:val="NoSpacing"/>
              <w:spacing w:line="240" w:lineRule="auto"/>
              <w:rPr>
                <w:i/>
              </w:rPr>
            </w:pPr>
            <w:r w:rsidRPr="008231A9">
              <w:rPr>
                <w:i/>
              </w:rPr>
              <w:lastRenderedPageBreak/>
              <w:t>(integer)</w:t>
            </w:r>
          </w:p>
        </w:tc>
      </w:tr>
      <w:tr w:rsidR="000E380A" w:rsidRPr="008231A9" w14:paraId="053AA9B1" w14:textId="77777777" w:rsidTr="00672B0B">
        <w:trPr>
          <w:trHeight w:val="20"/>
        </w:trPr>
        <w:tc>
          <w:tcPr>
            <w:tcW w:w="167" w:type="dxa"/>
          </w:tcPr>
          <w:p w14:paraId="70A509B7" w14:textId="77777777" w:rsidR="000E380A" w:rsidRPr="008231A9" w:rsidRDefault="000E380A" w:rsidP="001A62FC">
            <w:pPr>
              <w:pStyle w:val="NoSpacing"/>
              <w:spacing w:line="240" w:lineRule="auto"/>
            </w:pPr>
          </w:p>
        </w:tc>
        <w:tc>
          <w:tcPr>
            <w:tcW w:w="5233" w:type="dxa"/>
            <w:tcBorders>
              <w:right w:val="nil"/>
            </w:tcBorders>
          </w:tcPr>
          <w:p w14:paraId="0672AC24" w14:textId="77777777" w:rsidR="000E380A" w:rsidRPr="000E380A" w:rsidRDefault="00965AE6" w:rsidP="001A62FC">
            <w:pPr>
              <w:pStyle w:val="NoSpacing"/>
              <w:spacing w:line="240" w:lineRule="auto"/>
            </w:pPr>
            <w:r>
              <w:t>C13b</w:t>
            </w:r>
            <w:r w:rsidR="000E380A" w:rsidRPr="000E380A">
              <w:t xml:space="preserve">. What is the most common method of transportation from the village to the nearest secondary school?  </w:t>
            </w:r>
          </w:p>
        </w:tc>
        <w:tc>
          <w:tcPr>
            <w:tcW w:w="4320" w:type="dxa"/>
            <w:gridSpan w:val="2"/>
            <w:tcBorders>
              <w:left w:val="nil"/>
              <w:right w:val="single" w:sz="18" w:space="0" w:color="auto"/>
            </w:tcBorders>
          </w:tcPr>
          <w:p w14:paraId="7842A1E3" w14:textId="77777777" w:rsidR="000E380A" w:rsidRPr="000E380A" w:rsidRDefault="000E380A" w:rsidP="001A62FC">
            <w:pPr>
              <w:pStyle w:val="NoSpacing"/>
              <w:spacing w:line="240" w:lineRule="auto"/>
            </w:pPr>
            <w:r w:rsidRPr="000E380A">
              <w:t>1=Walking</w:t>
            </w:r>
          </w:p>
          <w:p w14:paraId="2F49863D" w14:textId="77777777" w:rsidR="000E380A" w:rsidRPr="000E380A" w:rsidRDefault="000E380A" w:rsidP="001A62FC">
            <w:pPr>
              <w:pStyle w:val="NoSpacing"/>
              <w:spacing w:line="240" w:lineRule="auto"/>
            </w:pPr>
            <w:r w:rsidRPr="000E380A">
              <w:t>2=Bicycle</w:t>
            </w:r>
          </w:p>
          <w:p w14:paraId="32AFA6E8" w14:textId="77777777" w:rsidR="000E380A" w:rsidRPr="000E380A" w:rsidRDefault="000E380A" w:rsidP="001A62FC">
            <w:pPr>
              <w:pStyle w:val="NoSpacing"/>
              <w:spacing w:line="240" w:lineRule="auto"/>
            </w:pPr>
            <w:r w:rsidRPr="000E380A">
              <w:t>3=Ox-cart</w:t>
            </w:r>
          </w:p>
          <w:p w14:paraId="17A2D678" w14:textId="77777777" w:rsidR="000E380A" w:rsidRPr="000E380A" w:rsidRDefault="000E380A" w:rsidP="001A62FC">
            <w:pPr>
              <w:pStyle w:val="NoSpacing"/>
              <w:spacing w:line="240" w:lineRule="auto"/>
            </w:pPr>
            <w:r w:rsidRPr="000E380A">
              <w:t>4=Canoe</w:t>
            </w:r>
          </w:p>
          <w:p w14:paraId="5D0A784F" w14:textId="77777777" w:rsidR="000E380A" w:rsidRPr="000E380A" w:rsidRDefault="000E380A" w:rsidP="001A62FC">
            <w:pPr>
              <w:pStyle w:val="NoSpacing"/>
              <w:spacing w:line="240" w:lineRule="auto"/>
            </w:pPr>
            <w:r w:rsidRPr="000E380A">
              <w:t>5=Motorized transport</w:t>
            </w:r>
          </w:p>
          <w:p w14:paraId="75B649CF" w14:textId="77777777" w:rsidR="000E380A" w:rsidRPr="000E380A" w:rsidRDefault="000E380A" w:rsidP="001A62FC">
            <w:pPr>
              <w:pStyle w:val="NoSpacing"/>
              <w:spacing w:line="240" w:lineRule="auto"/>
            </w:pPr>
            <w:r w:rsidRPr="000E380A">
              <w:t>6=Combination of modes</w:t>
            </w:r>
          </w:p>
          <w:p w14:paraId="6D3A859B" w14:textId="77777777" w:rsidR="000E380A" w:rsidRPr="000E380A" w:rsidRDefault="000E380A" w:rsidP="001A62FC">
            <w:pPr>
              <w:pStyle w:val="NoSpacing"/>
              <w:spacing w:line="240" w:lineRule="auto"/>
            </w:pPr>
            <w:r w:rsidRPr="000E380A">
              <w:t>97=Other, please specify</w:t>
            </w:r>
          </w:p>
        </w:tc>
        <w:tc>
          <w:tcPr>
            <w:tcW w:w="1080" w:type="dxa"/>
            <w:tcBorders>
              <w:top w:val="single" w:sz="18" w:space="0" w:color="auto"/>
              <w:left w:val="single" w:sz="18" w:space="0" w:color="auto"/>
              <w:bottom w:val="single" w:sz="18" w:space="0" w:color="auto"/>
              <w:right w:val="single" w:sz="18" w:space="0" w:color="auto"/>
            </w:tcBorders>
          </w:tcPr>
          <w:p w14:paraId="79246B70" w14:textId="77777777" w:rsidR="000E380A" w:rsidRPr="008231A9" w:rsidRDefault="000E380A" w:rsidP="001A62FC">
            <w:pPr>
              <w:pStyle w:val="NoSpacing"/>
              <w:spacing w:line="240" w:lineRule="auto"/>
              <w:rPr>
                <w:i/>
              </w:rPr>
            </w:pPr>
            <w:r w:rsidRPr="008231A9">
              <w:rPr>
                <w:i/>
              </w:rPr>
              <w:t>(code)</w:t>
            </w:r>
          </w:p>
        </w:tc>
      </w:tr>
      <w:tr w:rsidR="000E380A" w:rsidRPr="008231A9" w14:paraId="6FA49CE5" w14:textId="77777777" w:rsidTr="00672B0B">
        <w:trPr>
          <w:trHeight w:val="20"/>
        </w:trPr>
        <w:tc>
          <w:tcPr>
            <w:tcW w:w="167" w:type="dxa"/>
          </w:tcPr>
          <w:p w14:paraId="368CA479" w14:textId="77777777" w:rsidR="000E380A" w:rsidRPr="008231A9" w:rsidRDefault="000E380A" w:rsidP="001A62FC">
            <w:pPr>
              <w:pStyle w:val="NoSpacing"/>
              <w:spacing w:line="240" w:lineRule="auto"/>
            </w:pPr>
          </w:p>
        </w:tc>
        <w:tc>
          <w:tcPr>
            <w:tcW w:w="7753" w:type="dxa"/>
            <w:gridSpan w:val="2"/>
            <w:tcBorders>
              <w:right w:val="single" w:sz="18" w:space="0" w:color="auto"/>
            </w:tcBorders>
          </w:tcPr>
          <w:p w14:paraId="4C8E8023" w14:textId="77777777" w:rsidR="000E380A" w:rsidRPr="000E380A" w:rsidRDefault="00965AE6" w:rsidP="001A62FC">
            <w:pPr>
              <w:pStyle w:val="NoSpacing"/>
              <w:spacing w:line="240" w:lineRule="auto"/>
            </w:pPr>
            <w:r>
              <w:t xml:space="preserve">C14. </w:t>
            </w:r>
            <w:r w:rsidR="000E380A" w:rsidRPr="000E380A">
              <w:t xml:space="preserve">From the central part of this village, how many kilometers is it to the nearest clinic or health center? </w:t>
            </w:r>
            <w:r w:rsidR="000E380A" w:rsidRPr="000E380A">
              <w:rPr>
                <w:b/>
              </w:rPr>
              <w:t>(</w:t>
            </w:r>
            <w:proofErr w:type="spellStart"/>
            <w:r w:rsidR="000E380A" w:rsidRPr="000E380A">
              <w:rPr>
                <w:b/>
              </w:rPr>
              <w:t>hclinic</w:t>
            </w:r>
            <w:proofErr w:type="spellEnd"/>
            <w:r w:rsidR="000E380A" w:rsidRPr="000E380A">
              <w:rPr>
                <w:b/>
              </w:rPr>
              <w:t>)</w:t>
            </w:r>
          </w:p>
        </w:tc>
        <w:tc>
          <w:tcPr>
            <w:tcW w:w="2880" w:type="dxa"/>
            <w:gridSpan w:val="2"/>
            <w:tcBorders>
              <w:top w:val="single" w:sz="18" w:space="0" w:color="auto"/>
              <w:left w:val="single" w:sz="18" w:space="0" w:color="auto"/>
              <w:bottom w:val="single" w:sz="18" w:space="0" w:color="auto"/>
              <w:right w:val="single" w:sz="18" w:space="0" w:color="auto"/>
            </w:tcBorders>
          </w:tcPr>
          <w:p w14:paraId="11D691D0" w14:textId="77777777" w:rsidR="000E380A" w:rsidRPr="008231A9" w:rsidRDefault="000E380A" w:rsidP="001A62FC">
            <w:pPr>
              <w:pStyle w:val="NoSpacing"/>
              <w:spacing w:line="240" w:lineRule="auto"/>
              <w:rPr>
                <w:i/>
              </w:rPr>
            </w:pPr>
            <w:r w:rsidRPr="008231A9">
              <w:rPr>
                <w:i/>
              </w:rPr>
              <w:t>(integer)</w:t>
            </w:r>
          </w:p>
        </w:tc>
      </w:tr>
      <w:tr w:rsidR="000E380A" w:rsidRPr="008231A9" w14:paraId="34148B07" w14:textId="77777777" w:rsidTr="00672B0B">
        <w:trPr>
          <w:trHeight w:val="20"/>
        </w:trPr>
        <w:tc>
          <w:tcPr>
            <w:tcW w:w="167" w:type="dxa"/>
          </w:tcPr>
          <w:p w14:paraId="1923F036" w14:textId="77777777" w:rsidR="000E380A" w:rsidRPr="008231A9" w:rsidRDefault="000E380A" w:rsidP="001A62FC">
            <w:pPr>
              <w:pStyle w:val="NoSpacing"/>
              <w:spacing w:line="240" w:lineRule="auto"/>
            </w:pPr>
          </w:p>
        </w:tc>
        <w:tc>
          <w:tcPr>
            <w:tcW w:w="5233" w:type="dxa"/>
            <w:tcBorders>
              <w:right w:val="nil"/>
            </w:tcBorders>
          </w:tcPr>
          <w:p w14:paraId="12C2F434" w14:textId="77777777" w:rsidR="000E380A" w:rsidRPr="000E380A" w:rsidRDefault="00965AE6" w:rsidP="001A62FC">
            <w:pPr>
              <w:pStyle w:val="NoSpacing"/>
              <w:spacing w:line="240" w:lineRule="auto"/>
            </w:pPr>
            <w:r>
              <w:t xml:space="preserve">C14b. </w:t>
            </w:r>
            <w:r w:rsidR="000E380A" w:rsidRPr="000E380A">
              <w:t>What is the most common method of transportation from the village to the nearest clinic or health center?</w:t>
            </w:r>
          </w:p>
        </w:tc>
        <w:tc>
          <w:tcPr>
            <w:tcW w:w="4320" w:type="dxa"/>
            <w:gridSpan w:val="2"/>
            <w:tcBorders>
              <w:left w:val="nil"/>
              <w:right w:val="single" w:sz="18" w:space="0" w:color="auto"/>
            </w:tcBorders>
          </w:tcPr>
          <w:p w14:paraId="5C1F254A" w14:textId="77777777" w:rsidR="000E380A" w:rsidRPr="000E380A" w:rsidRDefault="000E380A" w:rsidP="001A62FC">
            <w:pPr>
              <w:pStyle w:val="NoSpacing"/>
              <w:spacing w:line="240" w:lineRule="auto"/>
            </w:pPr>
            <w:r w:rsidRPr="000E380A">
              <w:t>1=Walking</w:t>
            </w:r>
          </w:p>
          <w:p w14:paraId="31E65CC7" w14:textId="77777777" w:rsidR="000E380A" w:rsidRPr="000E380A" w:rsidRDefault="000E380A" w:rsidP="001A62FC">
            <w:pPr>
              <w:pStyle w:val="NoSpacing"/>
              <w:spacing w:line="240" w:lineRule="auto"/>
            </w:pPr>
            <w:r w:rsidRPr="000E380A">
              <w:t>2=Bicycle</w:t>
            </w:r>
          </w:p>
          <w:p w14:paraId="6D821069" w14:textId="77777777" w:rsidR="000E380A" w:rsidRPr="000E380A" w:rsidRDefault="000E380A" w:rsidP="001A62FC">
            <w:pPr>
              <w:pStyle w:val="NoSpacing"/>
              <w:spacing w:line="240" w:lineRule="auto"/>
            </w:pPr>
            <w:r w:rsidRPr="000E380A">
              <w:t>3=Ox-cart</w:t>
            </w:r>
          </w:p>
          <w:p w14:paraId="31BC8F58" w14:textId="77777777" w:rsidR="000E380A" w:rsidRPr="000E380A" w:rsidRDefault="000E380A" w:rsidP="001A62FC">
            <w:pPr>
              <w:pStyle w:val="NoSpacing"/>
              <w:spacing w:line="240" w:lineRule="auto"/>
            </w:pPr>
            <w:r w:rsidRPr="000E380A">
              <w:t>4=Canoe</w:t>
            </w:r>
          </w:p>
          <w:p w14:paraId="29D3FEE8" w14:textId="77777777" w:rsidR="000E380A" w:rsidRPr="000E380A" w:rsidRDefault="000E380A" w:rsidP="001A62FC">
            <w:pPr>
              <w:pStyle w:val="NoSpacing"/>
              <w:spacing w:line="240" w:lineRule="auto"/>
            </w:pPr>
            <w:r w:rsidRPr="000E380A">
              <w:t>5=Motorized transport</w:t>
            </w:r>
          </w:p>
          <w:p w14:paraId="44E6DF40" w14:textId="77777777" w:rsidR="000E380A" w:rsidRPr="000E380A" w:rsidRDefault="000E380A" w:rsidP="001A62FC">
            <w:pPr>
              <w:pStyle w:val="NoSpacing"/>
              <w:spacing w:line="240" w:lineRule="auto"/>
            </w:pPr>
            <w:r w:rsidRPr="000E380A">
              <w:t>6=Combination of modes</w:t>
            </w:r>
          </w:p>
          <w:p w14:paraId="680F7356" w14:textId="77777777" w:rsidR="000E380A" w:rsidRPr="000E380A" w:rsidRDefault="000E380A" w:rsidP="001A62FC">
            <w:pPr>
              <w:pStyle w:val="NoSpacing"/>
              <w:spacing w:line="240" w:lineRule="auto"/>
            </w:pPr>
            <w:r w:rsidRPr="000E380A">
              <w:t>97=Other, please specify</w:t>
            </w:r>
          </w:p>
        </w:tc>
        <w:tc>
          <w:tcPr>
            <w:tcW w:w="1080" w:type="dxa"/>
            <w:tcBorders>
              <w:top w:val="single" w:sz="18" w:space="0" w:color="auto"/>
              <w:left w:val="single" w:sz="18" w:space="0" w:color="auto"/>
              <w:bottom w:val="single" w:sz="18" w:space="0" w:color="auto"/>
              <w:right w:val="single" w:sz="18" w:space="0" w:color="auto"/>
            </w:tcBorders>
          </w:tcPr>
          <w:p w14:paraId="33C8A952" w14:textId="77777777" w:rsidR="000E380A" w:rsidRPr="008231A9" w:rsidRDefault="000E380A" w:rsidP="001A62FC">
            <w:pPr>
              <w:pStyle w:val="NoSpacing"/>
              <w:spacing w:line="240" w:lineRule="auto"/>
              <w:rPr>
                <w:i/>
              </w:rPr>
            </w:pPr>
            <w:r w:rsidRPr="008231A9">
              <w:rPr>
                <w:i/>
              </w:rPr>
              <w:t>(code)</w:t>
            </w:r>
          </w:p>
        </w:tc>
      </w:tr>
      <w:tr w:rsidR="000E380A" w:rsidRPr="008231A9" w14:paraId="38CB8CF3" w14:textId="77777777" w:rsidTr="00672B0B">
        <w:trPr>
          <w:trHeight w:val="20"/>
        </w:trPr>
        <w:tc>
          <w:tcPr>
            <w:tcW w:w="167" w:type="dxa"/>
          </w:tcPr>
          <w:p w14:paraId="13265606" w14:textId="77777777" w:rsidR="000E380A" w:rsidRPr="008231A9" w:rsidRDefault="000E380A" w:rsidP="001A62FC">
            <w:pPr>
              <w:pStyle w:val="NoSpacing"/>
              <w:spacing w:line="240" w:lineRule="auto"/>
            </w:pPr>
          </w:p>
        </w:tc>
        <w:tc>
          <w:tcPr>
            <w:tcW w:w="7753" w:type="dxa"/>
            <w:gridSpan w:val="2"/>
            <w:tcBorders>
              <w:right w:val="single" w:sz="18" w:space="0" w:color="auto"/>
            </w:tcBorders>
          </w:tcPr>
          <w:p w14:paraId="40BEECC9" w14:textId="77777777" w:rsidR="000E380A" w:rsidRPr="000E380A" w:rsidRDefault="00965AE6" w:rsidP="001A62FC">
            <w:pPr>
              <w:pStyle w:val="NoSpacing"/>
              <w:spacing w:line="240" w:lineRule="auto"/>
            </w:pPr>
            <w:r>
              <w:t>C15.</w:t>
            </w:r>
            <w:r w:rsidR="000E380A" w:rsidRPr="000E380A">
              <w:t xml:space="preserve"> From the central part of this village, how many kilometers is it to the nearest bank or microfinance office? </w:t>
            </w:r>
            <w:r w:rsidR="000E380A" w:rsidRPr="000E380A">
              <w:rPr>
                <w:b/>
              </w:rPr>
              <w:t>(</w:t>
            </w:r>
            <w:proofErr w:type="spellStart"/>
            <w:r w:rsidR="000E380A" w:rsidRPr="000E380A">
              <w:rPr>
                <w:b/>
              </w:rPr>
              <w:t>hbank</w:t>
            </w:r>
            <w:proofErr w:type="spellEnd"/>
            <w:r w:rsidR="000E380A" w:rsidRPr="000E380A">
              <w:rPr>
                <w:b/>
              </w:rPr>
              <w:t>)</w:t>
            </w:r>
          </w:p>
        </w:tc>
        <w:tc>
          <w:tcPr>
            <w:tcW w:w="2880" w:type="dxa"/>
            <w:gridSpan w:val="2"/>
            <w:tcBorders>
              <w:top w:val="single" w:sz="18" w:space="0" w:color="auto"/>
              <w:left w:val="single" w:sz="18" w:space="0" w:color="auto"/>
              <w:bottom w:val="single" w:sz="18" w:space="0" w:color="auto"/>
              <w:right w:val="single" w:sz="18" w:space="0" w:color="auto"/>
            </w:tcBorders>
          </w:tcPr>
          <w:p w14:paraId="778EB53B" w14:textId="77777777" w:rsidR="000E380A" w:rsidRPr="008231A9" w:rsidRDefault="000E380A" w:rsidP="001A62FC">
            <w:pPr>
              <w:pStyle w:val="NoSpacing"/>
              <w:spacing w:line="240" w:lineRule="auto"/>
              <w:rPr>
                <w:i/>
              </w:rPr>
            </w:pPr>
            <w:r w:rsidRPr="008231A9">
              <w:rPr>
                <w:i/>
              </w:rPr>
              <w:t>(integer)</w:t>
            </w:r>
          </w:p>
        </w:tc>
      </w:tr>
      <w:tr w:rsidR="000E380A" w:rsidRPr="008231A9" w14:paraId="6BF06304" w14:textId="77777777" w:rsidTr="00672B0B">
        <w:trPr>
          <w:trHeight w:val="20"/>
        </w:trPr>
        <w:tc>
          <w:tcPr>
            <w:tcW w:w="167" w:type="dxa"/>
          </w:tcPr>
          <w:p w14:paraId="73EB0B22" w14:textId="77777777" w:rsidR="000E380A" w:rsidRPr="008231A9" w:rsidRDefault="000E380A" w:rsidP="001A62FC">
            <w:pPr>
              <w:pStyle w:val="NoSpacing"/>
              <w:spacing w:line="240" w:lineRule="auto"/>
            </w:pPr>
          </w:p>
        </w:tc>
        <w:tc>
          <w:tcPr>
            <w:tcW w:w="5233" w:type="dxa"/>
            <w:tcBorders>
              <w:right w:val="nil"/>
            </w:tcBorders>
          </w:tcPr>
          <w:p w14:paraId="1B1714C9" w14:textId="77777777" w:rsidR="000E380A" w:rsidRPr="000E380A" w:rsidRDefault="00965AE6" w:rsidP="001A62FC">
            <w:pPr>
              <w:pStyle w:val="NoSpacing"/>
              <w:spacing w:line="240" w:lineRule="auto"/>
            </w:pPr>
            <w:r>
              <w:t>C15b.</w:t>
            </w:r>
            <w:r w:rsidR="000E380A" w:rsidRPr="000E380A">
              <w:t xml:space="preserve"> What is the most common method of transportation from the village to the nearest bank or microfinance office?</w:t>
            </w:r>
          </w:p>
        </w:tc>
        <w:tc>
          <w:tcPr>
            <w:tcW w:w="4320" w:type="dxa"/>
            <w:gridSpan w:val="2"/>
            <w:tcBorders>
              <w:left w:val="nil"/>
              <w:right w:val="single" w:sz="18" w:space="0" w:color="auto"/>
            </w:tcBorders>
          </w:tcPr>
          <w:p w14:paraId="5F851931" w14:textId="77777777" w:rsidR="000E380A" w:rsidRPr="000E380A" w:rsidRDefault="000E380A" w:rsidP="001A62FC">
            <w:pPr>
              <w:pStyle w:val="NoSpacing"/>
              <w:spacing w:line="240" w:lineRule="auto"/>
            </w:pPr>
            <w:r w:rsidRPr="000E380A">
              <w:t>1=Walking</w:t>
            </w:r>
          </w:p>
          <w:p w14:paraId="10245328" w14:textId="77777777" w:rsidR="000E380A" w:rsidRPr="000E380A" w:rsidRDefault="000E380A" w:rsidP="001A62FC">
            <w:pPr>
              <w:pStyle w:val="NoSpacing"/>
              <w:spacing w:line="240" w:lineRule="auto"/>
            </w:pPr>
            <w:r w:rsidRPr="000E380A">
              <w:t>2=Bicycle</w:t>
            </w:r>
          </w:p>
          <w:p w14:paraId="5C96DDA7" w14:textId="77777777" w:rsidR="000E380A" w:rsidRPr="000E380A" w:rsidRDefault="000E380A" w:rsidP="001A62FC">
            <w:pPr>
              <w:pStyle w:val="NoSpacing"/>
              <w:spacing w:line="240" w:lineRule="auto"/>
            </w:pPr>
            <w:r w:rsidRPr="000E380A">
              <w:t>3=Ox-cart</w:t>
            </w:r>
          </w:p>
          <w:p w14:paraId="22C22B62" w14:textId="77777777" w:rsidR="000E380A" w:rsidRPr="000E380A" w:rsidRDefault="000E380A" w:rsidP="001A62FC">
            <w:pPr>
              <w:pStyle w:val="NoSpacing"/>
              <w:spacing w:line="240" w:lineRule="auto"/>
            </w:pPr>
            <w:r w:rsidRPr="000E380A">
              <w:t>4=Canoe</w:t>
            </w:r>
          </w:p>
          <w:p w14:paraId="0E070EAB" w14:textId="77777777" w:rsidR="000E380A" w:rsidRPr="000E380A" w:rsidRDefault="000E380A" w:rsidP="001A62FC">
            <w:pPr>
              <w:pStyle w:val="NoSpacing"/>
              <w:spacing w:line="240" w:lineRule="auto"/>
            </w:pPr>
            <w:r w:rsidRPr="000E380A">
              <w:t>5=Motorized transport</w:t>
            </w:r>
          </w:p>
          <w:p w14:paraId="3FCA7536" w14:textId="77777777" w:rsidR="000E380A" w:rsidRPr="000E380A" w:rsidRDefault="000E380A" w:rsidP="001A62FC">
            <w:pPr>
              <w:pStyle w:val="NoSpacing"/>
              <w:spacing w:line="240" w:lineRule="auto"/>
            </w:pPr>
            <w:r w:rsidRPr="000E380A">
              <w:t>6=Combination of modes</w:t>
            </w:r>
          </w:p>
          <w:p w14:paraId="54FF7035" w14:textId="77777777" w:rsidR="000E380A" w:rsidRPr="000E380A" w:rsidRDefault="000E380A" w:rsidP="001A62FC">
            <w:pPr>
              <w:pStyle w:val="NoSpacing"/>
              <w:spacing w:line="240" w:lineRule="auto"/>
            </w:pPr>
            <w:r w:rsidRPr="000E380A">
              <w:t>97=Other, please specify</w:t>
            </w:r>
          </w:p>
        </w:tc>
        <w:tc>
          <w:tcPr>
            <w:tcW w:w="1080" w:type="dxa"/>
            <w:tcBorders>
              <w:top w:val="single" w:sz="18" w:space="0" w:color="auto"/>
              <w:left w:val="single" w:sz="18" w:space="0" w:color="auto"/>
              <w:bottom w:val="single" w:sz="18" w:space="0" w:color="auto"/>
              <w:right w:val="single" w:sz="18" w:space="0" w:color="auto"/>
            </w:tcBorders>
          </w:tcPr>
          <w:p w14:paraId="6680880E" w14:textId="77777777" w:rsidR="000E380A" w:rsidRPr="008231A9" w:rsidRDefault="000E380A" w:rsidP="001A62FC">
            <w:pPr>
              <w:pStyle w:val="NoSpacing"/>
              <w:spacing w:line="240" w:lineRule="auto"/>
              <w:rPr>
                <w:i/>
              </w:rPr>
            </w:pPr>
            <w:r w:rsidRPr="008231A9">
              <w:rPr>
                <w:i/>
              </w:rPr>
              <w:t>(code)</w:t>
            </w:r>
          </w:p>
        </w:tc>
      </w:tr>
      <w:tr w:rsidR="000E380A" w:rsidRPr="008231A9" w14:paraId="28ABA27A" w14:textId="77777777" w:rsidTr="00672B0B">
        <w:trPr>
          <w:trHeight w:val="20"/>
        </w:trPr>
        <w:tc>
          <w:tcPr>
            <w:tcW w:w="167" w:type="dxa"/>
          </w:tcPr>
          <w:p w14:paraId="001379CE" w14:textId="77777777" w:rsidR="000E380A" w:rsidRPr="008231A9" w:rsidRDefault="000E380A" w:rsidP="001A62FC">
            <w:pPr>
              <w:pStyle w:val="NoSpacing"/>
              <w:spacing w:line="240" w:lineRule="auto"/>
            </w:pPr>
          </w:p>
        </w:tc>
        <w:tc>
          <w:tcPr>
            <w:tcW w:w="7753" w:type="dxa"/>
            <w:gridSpan w:val="2"/>
            <w:tcBorders>
              <w:right w:val="single" w:sz="18" w:space="0" w:color="auto"/>
            </w:tcBorders>
          </w:tcPr>
          <w:p w14:paraId="0634964D" w14:textId="77777777" w:rsidR="000E380A" w:rsidRPr="000E380A" w:rsidRDefault="00965AE6" w:rsidP="001A62FC">
            <w:pPr>
              <w:pStyle w:val="NoSpacing"/>
              <w:spacing w:line="240" w:lineRule="auto"/>
            </w:pPr>
            <w:r>
              <w:t xml:space="preserve">C16. </w:t>
            </w:r>
            <w:r w:rsidR="000E380A" w:rsidRPr="000E380A">
              <w:t xml:space="preserve">From the central part of this village, how many kilometers is it to the nearest borehole?   </w:t>
            </w:r>
            <w:r w:rsidR="000E380A" w:rsidRPr="000E380A">
              <w:rPr>
                <w:b/>
              </w:rPr>
              <w:t>(</w:t>
            </w:r>
            <w:proofErr w:type="spellStart"/>
            <w:r w:rsidR="000E380A" w:rsidRPr="000E380A">
              <w:rPr>
                <w:b/>
              </w:rPr>
              <w:t>hbore</w:t>
            </w:r>
            <w:proofErr w:type="spellEnd"/>
            <w:r w:rsidR="000E380A" w:rsidRPr="000E380A">
              <w:rPr>
                <w:b/>
              </w:rPr>
              <w:t>)</w:t>
            </w:r>
          </w:p>
        </w:tc>
        <w:tc>
          <w:tcPr>
            <w:tcW w:w="2880" w:type="dxa"/>
            <w:gridSpan w:val="2"/>
            <w:tcBorders>
              <w:top w:val="single" w:sz="18" w:space="0" w:color="auto"/>
              <w:left w:val="single" w:sz="18" w:space="0" w:color="auto"/>
              <w:bottom w:val="single" w:sz="18" w:space="0" w:color="auto"/>
              <w:right w:val="single" w:sz="18" w:space="0" w:color="auto"/>
            </w:tcBorders>
          </w:tcPr>
          <w:p w14:paraId="2A76BFDF" w14:textId="77777777" w:rsidR="000E380A" w:rsidRPr="008231A9" w:rsidRDefault="000E380A" w:rsidP="001A62FC">
            <w:pPr>
              <w:pStyle w:val="NoSpacing"/>
              <w:spacing w:line="240" w:lineRule="auto"/>
              <w:rPr>
                <w:i/>
              </w:rPr>
            </w:pPr>
            <w:r w:rsidRPr="008231A9">
              <w:rPr>
                <w:i/>
              </w:rPr>
              <w:t>(integer)</w:t>
            </w:r>
          </w:p>
        </w:tc>
      </w:tr>
      <w:tr w:rsidR="000E380A" w:rsidRPr="008231A9" w14:paraId="3A100A8D" w14:textId="77777777" w:rsidTr="00672B0B">
        <w:trPr>
          <w:trHeight w:val="20"/>
        </w:trPr>
        <w:tc>
          <w:tcPr>
            <w:tcW w:w="167" w:type="dxa"/>
          </w:tcPr>
          <w:p w14:paraId="5B84E920" w14:textId="77777777" w:rsidR="000E380A" w:rsidRPr="008231A9" w:rsidRDefault="000E380A" w:rsidP="001A62FC">
            <w:pPr>
              <w:pStyle w:val="NoSpacing"/>
              <w:spacing w:line="240" w:lineRule="auto"/>
            </w:pPr>
          </w:p>
        </w:tc>
        <w:tc>
          <w:tcPr>
            <w:tcW w:w="5233" w:type="dxa"/>
            <w:tcBorders>
              <w:right w:val="nil"/>
            </w:tcBorders>
          </w:tcPr>
          <w:p w14:paraId="14F0636B" w14:textId="77777777" w:rsidR="000E380A" w:rsidRPr="000E380A" w:rsidRDefault="006D0477" w:rsidP="001A62FC">
            <w:pPr>
              <w:pStyle w:val="NoSpacing"/>
              <w:spacing w:line="240" w:lineRule="auto"/>
            </w:pPr>
            <w:r>
              <w:t>C16b.</w:t>
            </w:r>
            <w:r w:rsidR="000E380A" w:rsidRPr="000E380A">
              <w:t xml:space="preserve"> What is the most common method of transportation from the village to the nearest borehole?   </w:t>
            </w:r>
          </w:p>
        </w:tc>
        <w:tc>
          <w:tcPr>
            <w:tcW w:w="4320" w:type="dxa"/>
            <w:gridSpan w:val="2"/>
            <w:tcBorders>
              <w:left w:val="nil"/>
              <w:right w:val="single" w:sz="18" w:space="0" w:color="auto"/>
            </w:tcBorders>
          </w:tcPr>
          <w:p w14:paraId="6522BDD6" w14:textId="77777777" w:rsidR="000E380A" w:rsidRPr="000E380A" w:rsidRDefault="000E380A" w:rsidP="001A62FC">
            <w:pPr>
              <w:pStyle w:val="NoSpacing"/>
              <w:spacing w:line="240" w:lineRule="auto"/>
            </w:pPr>
            <w:r w:rsidRPr="000E380A">
              <w:t>1=Walking</w:t>
            </w:r>
          </w:p>
          <w:p w14:paraId="00D99CE7" w14:textId="77777777" w:rsidR="000E380A" w:rsidRPr="000E380A" w:rsidRDefault="000E380A" w:rsidP="001A62FC">
            <w:pPr>
              <w:pStyle w:val="NoSpacing"/>
              <w:spacing w:line="240" w:lineRule="auto"/>
            </w:pPr>
            <w:r w:rsidRPr="000E380A">
              <w:t>2=Bicycle</w:t>
            </w:r>
          </w:p>
          <w:p w14:paraId="3764FB72" w14:textId="77777777" w:rsidR="000E380A" w:rsidRPr="000E380A" w:rsidRDefault="000E380A" w:rsidP="001A62FC">
            <w:pPr>
              <w:pStyle w:val="NoSpacing"/>
              <w:spacing w:line="240" w:lineRule="auto"/>
            </w:pPr>
            <w:r w:rsidRPr="000E380A">
              <w:t>3=Ox-cart</w:t>
            </w:r>
          </w:p>
          <w:p w14:paraId="380F20BA" w14:textId="77777777" w:rsidR="000E380A" w:rsidRPr="000E380A" w:rsidRDefault="000E380A" w:rsidP="001A62FC">
            <w:pPr>
              <w:pStyle w:val="NoSpacing"/>
              <w:spacing w:line="240" w:lineRule="auto"/>
            </w:pPr>
            <w:r w:rsidRPr="000E380A">
              <w:t>4=Canoe</w:t>
            </w:r>
          </w:p>
          <w:p w14:paraId="37675C7B" w14:textId="77777777" w:rsidR="000E380A" w:rsidRPr="000E380A" w:rsidRDefault="000E380A" w:rsidP="001A62FC">
            <w:pPr>
              <w:pStyle w:val="NoSpacing"/>
              <w:spacing w:line="240" w:lineRule="auto"/>
            </w:pPr>
            <w:r w:rsidRPr="000E380A">
              <w:t>5=Motorized transport</w:t>
            </w:r>
          </w:p>
          <w:p w14:paraId="1353BD84" w14:textId="77777777" w:rsidR="000E380A" w:rsidRPr="000E380A" w:rsidRDefault="000E380A" w:rsidP="001A62FC">
            <w:pPr>
              <w:pStyle w:val="NoSpacing"/>
              <w:spacing w:line="240" w:lineRule="auto"/>
            </w:pPr>
            <w:r w:rsidRPr="000E380A">
              <w:t>6=Combination of modes</w:t>
            </w:r>
          </w:p>
          <w:p w14:paraId="0E9A3AD6" w14:textId="77777777" w:rsidR="000E380A" w:rsidRPr="000E380A" w:rsidRDefault="000E380A" w:rsidP="001A62FC">
            <w:pPr>
              <w:pStyle w:val="NoSpacing"/>
              <w:spacing w:line="240" w:lineRule="auto"/>
            </w:pPr>
            <w:r w:rsidRPr="000E380A">
              <w:t>97=Other, please specify</w:t>
            </w:r>
          </w:p>
        </w:tc>
        <w:tc>
          <w:tcPr>
            <w:tcW w:w="1080" w:type="dxa"/>
            <w:tcBorders>
              <w:top w:val="single" w:sz="18" w:space="0" w:color="auto"/>
              <w:left w:val="single" w:sz="18" w:space="0" w:color="auto"/>
              <w:bottom w:val="single" w:sz="18" w:space="0" w:color="auto"/>
              <w:right w:val="single" w:sz="18" w:space="0" w:color="auto"/>
            </w:tcBorders>
          </w:tcPr>
          <w:p w14:paraId="4DCFDAF7" w14:textId="77777777" w:rsidR="000E380A" w:rsidRPr="008231A9" w:rsidRDefault="000E380A" w:rsidP="001A62FC">
            <w:pPr>
              <w:pStyle w:val="NoSpacing"/>
              <w:spacing w:line="240" w:lineRule="auto"/>
              <w:rPr>
                <w:i/>
              </w:rPr>
            </w:pPr>
            <w:r w:rsidRPr="008231A9">
              <w:rPr>
                <w:i/>
              </w:rPr>
              <w:t>(code)</w:t>
            </w:r>
          </w:p>
        </w:tc>
      </w:tr>
      <w:tr w:rsidR="000E380A" w:rsidRPr="008231A9" w14:paraId="2CDC652C" w14:textId="77777777" w:rsidTr="00672B0B">
        <w:trPr>
          <w:trHeight w:val="20"/>
        </w:trPr>
        <w:tc>
          <w:tcPr>
            <w:tcW w:w="167" w:type="dxa"/>
          </w:tcPr>
          <w:p w14:paraId="14718E61" w14:textId="77777777" w:rsidR="000E380A" w:rsidRPr="008231A9" w:rsidRDefault="000E380A" w:rsidP="001A62FC">
            <w:pPr>
              <w:pStyle w:val="NoSpacing"/>
              <w:spacing w:line="240" w:lineRule="auto"/>
            </w:pPr>
          </w:p>
        </w:tc>
        <w:tc>
          <w:tcPr>
            <w:tcW w:w="7753" w:type="dxa"/>
            <w:gridSpan w:val="2"/>
            <w:tcBorders>
              <w:right w:val="single" w:sz="18" w:space="0" w:color="auto"/>
            </w:tcBorders>
          </w:tcPr>
          <w:p w14:paraId="636FD9D5" w14:textId="77777777" w:rsidR="000E380A" w:rsidRPr="000E380A" w:rsidRDefault="006D0477" w:rsidP="001A62FC">
            <w:pPr>
              <w:pStyle w:val="NoSpacing"/>
              <w:spacing w:line="240" w:lineRule="auto"/>
            </w:pPr>
            <w:r>
              <w:t xml:space="preserve">C17. </w:t>
            </w:r>
            <w:r w:rsidR="000E380A" w:rsidRPr="000E380A">
              <w:t>From the central part of this village, how many</w:t>
            </w:r>
            <w:r>
              <w:t xml:space="preserve"> kilometers is it to the nearest</w:t>
            </w:r>
            <w:r w:rsidR="000E380A" w:rsidRPr="000E380A">
              <w:t xml:space="preserve"> agricultural camp officer?  </w:t>
            </w:r>
            <w:r w:rsidR="000E380A" w:rsidRPr="000E380A">
              <w:rPr>
                <w:b/>
              </w:rPr>
              <w:t>(</w:t>
            </w:r>
            <w:proofErr w:type="spellStart"/>
            <w:r w:rsidR="000E380A" w:rsidRPr="000E380A">
              <w:rPr>
                <w:b/>
              </w:rPr>
              <w:t>hagoffice</w:t>
            </w:r>
            <w:proofErr w:type="spellEnd"/>
            <w:r w:rsidR="000E380A" w:rsidRPr="000E380A">
              <w:rPr>
                <w:b/>
              </w:rPr>
              <w:t>)</w:t>
            </w:r>
          </w:p>
        </w:tc>
        <w:tc>
          <w:tcPr>
            <w:tcW w:w="2880" w:type="dxa"/>
            <w:gridSpan w:val="2"/>
            <w:tcBorders>
              <w:top w:val="single" w:sz="18" w:space="0" w:color="auto"/>
              <w:left w:val="single" w:sz="18" w:space="0" w:color="auto"/>
              <w:bottom w:val="single" w:sz="18" w:space="0" w:color="auto"/>
              <w:right w:val="single" w:sz="18" w:space="0" w:color="auto"/>
            </w:tcBorders>
          </w:tcPr>
          <w:p w14:paraId="55049BDE" w14:textId="77777777" w:rsidR="000E380A" w:rsidRPr="008231A9" w:rsidRDefault="000E380A" w:rsidP="001A62FC">
            <w:pPr>
              <w:pStyle w:val="NoSpacing"/>
              <w:spacing w:line="240" w:lineRule="auto"/>
              <w:rPr>
                <w:i/>
              </w:rPr>
            </w:pPr>
            <w:r w:rsidRPr="008231A9">
              <w:rPr>
                <w:i/>
              </w:rPr>
              <w:t>(integer)</w:t>
            </w:r>
          </w:p>
        </w:tc>
      </w:tr>
      <w:tr w:rsidR="000E380A" w:rsidRPr="008231A9" w14:paraId="3B771B33" w14:textId="77777777" w:rsidTr="00672B0B">
        <w:trPr>
          <w:trHeight w:val="20"/>
        </w:trPr>
        <w:tc>
          <w:tcPr>
            <w:tcW w:w="167" w:type="dxa"/>
          </w:tcPr>
          <w:p w14:paraId="1E221471" w14:textId="77777777" w:rsidR="000E380A" w:rsidRPr="008231A9" w:rsidRDefault="000E380A" w:rsidP="001A62FC">
            <w:pPr>
              <w:pStyle w:val="NoSpacing"/>
              <w:spacing w:line="240" w:lineRule="auto"/>
            </w:pPr>
          </w:p>
        </w:tc>
        <w:tc>
          <w:tcPr>
            <w:tcW w:w="5233" w:type="dxa"/>
            <w:tcBorders>
              <w:right w:val="nil"/>
            </w:tcBorders>
          </w:tcPr>
          <w:p w14:paraId="1C76E328" w14:textId="77777777" w:rsidR="000E380A" w:rsidRPr="000E380A" w:rsidRDefault="006D0477" w:rsidP="001A62FC">
            <w:pPr>
              <w:pStyle w:val="NoSpacing"/>
              <w:spacing w:line="240" w:lineRule="auto"/>
            </w:pPr>
            <w:r>
              <w:t>C17b.</w:t>
            </w:r>
            <w:r w:rsidR="000E380A" w:rsidRPr="000E380A">
              <w:t xml:space="preserve"> What is the most common method of transportation from the village to the nearest agricultural camp officer?  </w:t>
            </w:r>
          </w:p>
        </w:tc>
        <w:tc>
          <w:tcPr>
            <w:tcW w:w="4320" w:type="dxa"/>
            <w:gridSpan w:val="2"/>
            <w:tcBorders>
              <w:left w:val="nil"/>
              <w:right w:val="single" w:sz="18" w:space="0" w:color="auto"/>
            </w:tcBorders>
          </w:tcPr>
          <w:p w14:paraId="17F5408A" w14:textId="77777777" w:rsidR="000E380A" w:rsidRPr="000E380A" w:rsidRDefault="000E380A" w:rsidP="001A62FC">
            <w:pPr>
              <w:pStyle w:val="NoSpacing"/>
              <w:spacing w:line="240" w:lineRule="auto"/>
            </w:pPr>
            <w:r w:rsidRPr="000E380A">
              <w:t>1=Walking</w:t>
            </w:r>
          </w:p>
          <w:p w14:paraId="36B99ACA" w14:textId="77777777" w:rsidR="000E380A" w:rsidRPr="000E380A" w:rsidRDefault="000E380A" w:rsidP="001A62FC">
            <w:pPr>
              <w:pStyle w:val="NoSpacing"/>
              <w:spacing w:line="240" w:lineRule="auto"/>
            </w:pPr>
            <w:r w:rsidRPr="000E380A">
              <w:t>2=Bicycle</w:t>
            </w:r>
          </w:p>
          <w:p w14:paraId="09741B1E" w14:textId="77777777" w:rsidR="000E380A" w:rsidRPr="000E380A" w:rsidRDefault="000E380A" w:rsidP="001A62FC">
            <w:pPr>
              <w:pStyle w:val="NoSpacing"/>
              <w:spacing w:line="240" w:lineRule="auto"/>
            </w:pPr>
            <w:r w:rsidRPr="000E380A">
              <w:t>3=Ox-cart</w:t>
            </w:r>
          </w:p>
          <w:p w14:paraId="4640F84F" w14:textId="77777777" w:rsidR="000E380A" w:rsidRPr="000E380A" w:rsidRDefault="000E380A" w:rsidP="001A62FC">
            <w:pPr>
              <w:pStyle w:val="NoSpacing"/>
              <w:spacing w:line="240" w:lineRule="auto"/>
            </w:pPr>
            <w:r w:rsidRPr="000E380A">
              <w:t>4=Canoe</w:t>
            </w:r>
          </w:p>
          <w:p w14:paraId="4582C132" w14:textId="77777777" w:rsidR="000E380A" w:rsidRPr="000E380A" w:rsidRDefault="000E380A" w:rsidP="001A62FC">
            <w:pPr>
              <w:pStyle w:val="NoSpacing"/>
              <w:spacing w:line="240" w:lineRule="auto"/>
            </w:pPr>
            <w:r w:rsidRPr="000E380A">
              <w:t>5=Motorized transport</w:t>
            </w:r>
          </w:p>
          <w:p w14:paraId="443A747B" w14:textId="77777777" w:rsidR="000E380A" w:rsidRPr="000E380A" w:rsidRDefault="000E380A" w:rsidP="001A62FC">
            <w:pPr>
              <w:pStyle w:val="NoSpacing"/>
              <w:spacing w:line="240" w:lineRule="auto"/>
            </w:pPr>
            <w:r w:rsidRPr="000E380A">
              <w:t>6=Combination of modes</w:t>
            </w:r>
          </w:p>
          <w:p w14:paraId="119359F2" w14:textId="77777777" w:rsidR="000E380A" w:rsidRPr="000E380A" w:rsidRDefault="000E380A" w:rsidP="001A62FC">
            <w:pPr>
              <w:pStyle w:val="NoSpacing"/>
              <w:spacing w:line="240" w:lineRule="auto"/>
            </w:pPr>
            <w:r w:rsidRPr="000E380A">
              <w:t>97=Other, please specify</w:t>
            </w:r>
          </w:p>
        </w:tc>
        <w:tc>
          <w:tcPr>
            <w:tcW w:w="1080" w:type="dxa"/>
            <w:tcBorders>
              <w:top w:val="single" w:sz="18" w:space="0" w:color="auto"/>
              <w:left w:val="single" w:sz="18" w:space="0" w:color="auto"/>
              <w:bottom w:val="single" w:sz="18" w:space="0" w:color="auto"/>
              <w:right w:val="single" w:sz="18" w:space="0" w:color="auto"/>
            </w:tcBorders>
          </w:tcPr>
          <w:p w14:paraId="5CEE426C" w14:textId="77777777" w:rsidR="000E380A" w:rsidRPr="008231A9" w:rsidRDefault="000E380A" w:rsidP="001A62FC">
            <w:pPr>
              <w:pStyle w:val="NoSpacing"/>
              <w:spacing w:line="240" w:lineRule="auto"/>
              <w:rPr>
                <w:i/>
              </w:rPr>
            </w:pPr>
            <w:r w:rsidRPr="008231A9">
              <w:rPr>
                <w:i/>
              </w:rPr>
              <w:t>(code)</w:t>
            </w:r>
          </w:p>
        </w:tc>
      </w:tr>
      <w:tr w:rsidR="000E380A" w:rsidRPr="008231A9" w14:paraId="18E95B07" w14:textId="77777777" w:rsidTr="00672B0B">
        <w:trPr>
          <w:trHeight w:val="20"/>
        </w:trPr>
        <w:tc>
          <w:tcPr>
            <w:tcW w:w="167" w:type="dxa"/>
          </w:tcPr>
          <w:p w14:paraId="635B57EE" w14:textId="77777777" w:rsidR="000E380A" w:rsidRPr="008231A9" w:rsidRDefault="000E380A" w:rsidP="001A62FC">
            <w:pPr>
              <w:pStyle w:val="NoSpacing"/>
              <w:spacing w:line="240" w:lineRule="auto"/>
            </w:pPr>
          </w:p>
        </w:tc>
        <w:tc>
          <w:tcPr>
            <w:tcW w:w="7753" w:type="dxa"/>
            <w:gridSpan w:val="2"/>
            <w:tcBorders>
              <w:right w:val="single" w:sz="18" w:space="0" w:color="auto"/>
            </w:tcBorders>
          </w:tcPr>
          <w:p w14:paraId="42492E96" w14:textId="77777777" w:rsidR="000E380A" w:rsidRPr="000E380A" w:rsidRDefault="006D0477" w:rsidP="001A62FC">
            <w:pPr>
              <w:pStyle w:val="NoSpacing"/>
              <w:spacing w:line="240" w:lineRule="auto"/>
            </w:pPr>
            <w:r>
              <w:t xml:space="preserve">C18. </w:t>
            </w:r>
            <w:r w:rsidR="000E380A" w:rsidRPr="000E380A">
              <w:t xml:space="preserve">From the central part of this village, how many kilometers is it to the nearest electricity supply?  </w:t>
            </w:r>
          </w:p>
        </w:tc>
        <w:tc>
          <w:tcPr>
            <w:tcW w:w="2880" w:type="dxa"/>
            <w:gridSpan w:val="2"/>
            <w:tcBorders>
              <w:top w:val="single" w:sz="18" w:space="0" w:color="auto"/>
              <w:left w:val="single" w:sz="18" w:space="0" w:color="auto"/>
              <w:bottom w:val="single" w:sz="18" w:space="0" w:color="auto"/>
              <w:right w:val="single" w:sz="18" w:space="0" w:color="auto"/>
            </w:tcBorders>
          </w:tcPr>
          <w:p w14:paraId="0C8D0444" w14:textId="77777777" w:rsidR="000E380A" w:rsidRPr="008231A9" w:rsidRDefault="000E380A" w:rsidP="001A62FC">
            <w:pPr>
              <w:pStyle w:val="NoSpacing"/>
              <w:spacing w:line="240" w:lineRule="auto"/>
              <w:rPr>
                <w:i/>
              </w:rPr>
            </w:pPr>
            <w:r w:rsidRPr="008231A9">
              <w:rPr>
                <w:i/>
              </w:rPr>
              <w:t>(integer)</w:t>
            </w:r>
          </w:p>
        </w:tc>
      </w:tr>
      <w:tr w:rsidR="000E380A" w:rsidRPr="008231A9" w14:paraId="2EC4284E" w14:textId="77777777" w:rsidTr="00672B0B">
        <w:trPr>
          <w:trHeight w:val="20"/>
        </w:trPr>
        <w:tc>
          <w:tcPr>
            <w:tcW w:w="167" w:type="dxa"/>
          </w:tcPr>
          <w:p w14:paraId="4B55E978" w14:textId="77777777" w:rsidR="000E380A" w:rsidRPr="008231A9" w:rsidRDefault="000E380A" w:rsidP="001A62FC">
            <w:pPr>
              <w:pStyle w:val="NoSpacing"/>
              <w:spacing w:line="240" w:lineRule="auto"/>
            </w:pPr>
          </w:p>
        </w:tc>
        <w:tc>
          <w:tcPr>
            <w:tcW w:w="5233" w:type="dxa"/>
            <w:tcBorders>
              <w:right w:val="nil"/>
            </w:tcBorders>
          </w:tcPr>
          <w:p w14:paraId="39EA76D6" w14:textId="77777777" w:rsidR="000E380A" w:rsidRPr="000E380A" w:rsidRDefault="000E380A" w:rsidP="006D0477">
            <w:pPr>
              <w:pStyle w:val="NoSpacing"/>
              <w:spacing w:line="240" w:lineRule="auto"/>
            </w:pPr>
            <w:r w:rsidRPr="000E380A">
              <w:t>C</w:t>
            </w:r>
            <w:r w:rsidR="006D0477">
              <w:t xml:space="preserve">18b. </w:t>
            </w:r>
            <w:r w:rsidRPr="000E380A">
              <w:t xml:space="preserve">What is the most common method of transportation from the village to the nearest electricity </w:t>
            </w:r>
            <w:r w:rsidRPr="000E380A">
              <w:lastRenderedPageBreak/>
              <w:t xml:space="preserve">supply?  </w:t>
            </w:r>
          </w:p>
        </w:tc>
        <w:tc>
          <w:tcPr>
            <w:tcW w:w="4320" w:type="dxa"/>
            <w:gridSpan w:val="2"/>
            <w:tcBorders>
              <w:left w:val="nil"/>
              <w:right w:val="single" w:sz="18" w:space="0" w:color="auto"/>
            </w:tcBorders>
          </w:tcPr>
          <w:p w14:paraId="72DDCC33" w14:textId="77777777" w:rsidR="000E380A" w:rsidRPr="000E380A" w:rsidRDefault="000E380A" w:rsidP="001A62FC">
            <w:pPr>
              <w:pStyle w:val="NoSpacing"/>
              <w:spacing w:line="240" w:lineRule="auto"/>
            </w:pPr>
            <w:r w:rsidRPr="000E380A">
              <w:lastRenderedPageBreak/>
              <w:t>1=Walking</w:t>
            </w:r>
          </w:p>
          <w:p w14:paraId="41EFC646" w14:textId="77777777" w:rsidR="000E380A" w:rsidRPr="000E380A" w:rsidRDefault="000E380A" w:rsidP="001A62FC">
            <w:pPr>
              <w:pStyle w:val="NoSpacing"/>
              <w:spacing w:line="240" w:lineRule="auto"/>
            </w:pPr>
            <w:r w:rsidRPr="000E380A">
              <w:t>2=Bicycle</w:t>
            </w:r>
          </w:p>
          <w:p w14:paraId="26964E1D" w14:textId="77777777" w:rsidR="000E380A" w:rsidRPr="000E380A" w:rsidRDefault="000E380A" w:rsidP="001A62FC">
            <w:pPr>
              <w:pStyle w:val="NoSpacing"/>
              <w:spacing w:line="240" w:lineRule="auto"/>
            </w:pPr>
            <w:r w:rsidRPr="000E380A">
              <w:lastRenderedPageBreak/>
              <w:t>3=Ox-cart</w:t>
            </w:r>
          </w:p>
          <w:p w14:paraId="6F3F6A7A" w14:textId="77777777" w:rsidR="000E380A" w:rsidRPr="000E380A" w:rsidRDefault="000E380A" w:rsidP="001A62FC">
            <w:pPr>
              <w:pStyle w:val="NoSpacing"/>
              <w:spacing w:line="240" w:lineRule="auto"/>
            </w:pPr>
            <w:r w:rsidRPr="000E380A">
              <w:t>4=Canoe</w:t>
            </w:r>
          </w:p>
          <w:p w14:paraId="6EE4B025" w14:textId="77777777" w:rsidR="000E380A" w:rsidRPr="000E380A" w:rsidRDefault="000E380A" w:rsidP="001A62FC">
            <w:pPr>
              <w:pStyle w:val="NoSpacing"/>
              <w:spacing w:line="240" w:lineRule="auto"/>
            </w:pPr>
            <w:r w:rsidRPr="000E380A">
              <w:t>5=Motorized transport</w:t>
            </w:r>
          </w:p>
          <w:p w14:paraId="564675F3" w14:textId="77777777" w:rsidR="000E380A" w:rsidRPr="000E380A" w:rsidRDefault="000E380A" w:rsidP="001A62FC">
            <w:pPr>
              <w:pStyle w:val="NoSpacing"/>
              <w:spacing w:line="240" w:lineRule="auto"/>
            </w:pPr>
            <w:r w:rsidRPr="000E380A">
              <w:t>6=Combination of modes</w:t>
            </w:r>
          </w:p>
          <w:p w14:paraId="6827C484" w14:textId="77777777" w:rsidR="000E380A" w:rsidRPr="000E380A" w:rsidRDefault="000E380A" w:rsidP="001A62FC">
            <w:pPr>
              <w:pStyle w:val="NoSpacing"/>
              <w:spacing w:line="240" w:lineRule="auto"/>
            </w:pPr>
            <w:r w:rsidRPr="000E380A">
              <w:t>97=Other, please specify</w:t>
            </w:r>
          </w:p>
        </w:tc>
        <w:tc>
          <w:tcPr>
            <w:tcW w:w="1080" w:type="dxa"/>
            <w:tcBorders>
              <w:top w:val="single" w:sz="18" w:space="0" w:color="auto"/>
              <w:left w:val="single" w:sz="18" w:space="0" w:color="auto"/>
              <w:bottom w:val="single" w:sz="18" w:space="0" w:color="auto"/>
              <w:right w:val="single" w:sz="18" w:space="0" w:color="auto"/>
            </w:tcBorders>
          </w:tcPr>
          <w:p w14:paraId="58AAE29B" w14:textId="77777777" w:rsidR="000E380A" w:rsidRPr="008231A9" w:rsidRDefault="000E380A" w:rsidP="001A62FC">
            <w:pPr>
              <w:pStyle w:val="NoSpacing"/>
              <w:spacing w:line="240" w:lineRule="auto"/>
              <w:rPr>
                <w:i/>
              </w:rPr>
            </w:pPr>
            <w:r w:rsidRPr="008231A9">
              <w:rPr>
                <w:i/>
              </w:rPr>
              <w:lastRenderedPageBreak/>
              <w:t>(code)</w:t>
            </w:r>
          </w:p>
        </w:tc>
      </w:tr>
      <w:tr w:rsidR="000E380A" w:rsidRPr="008231A9" w14:paraId="1FCDA717" w14:textId="77777777" w:rsidTr="00672B0B">
        <w:trPr>
          <w:trHeight w:val="20"/>
        </w:trPr>
        <w:tc>
          <w:tcPr>
            <w:tcW w:w="167" w:type="dxa"/>
          </w:tcPr>
          <w:p w14:paraId="364B0391" w14:textId="77777777" w:rsidR="000E380A" w:rsidRPr="008231A9" w:rsidRDefault="000E380A" w:rsidP="001A62FC">
            <w:pPr>
              <w:pStyle w:val="NoSpacing"/>
              <w:spacing w:line="240" w:lineRule="auto"/>
            </w:pPr>
          </w:p>
        </w:tc>
        <w:tc>
          <w:tcPr>
            <w:tcW w:w="7753" w:type="dxa"/>
            <w:gridSpan w:val="2"/>
            <w:tcBorders>
              <w:right w:val="single" w:sz="18" w:space="0" w:color="auto"/>
            </w:tcBorders>
          </w:tcPr>
          <w:p w14:paraId="76D4933C" w14:textId="77777777" w:rsidR="000E380A" w:rsidRPr="000E380A" w:rsidRDefault="006D0477" w:rsidP="001A62FC">
            <w:pPr>
              <w:pStyle w:val="NoSpacing"/>
              <w:spacing w:line="240" w:lineRule="auto"/>
            </w:pPr>
            <w:r>
              <w:t xml:space="preserve">C19. </w:t>
            </w:r>
            <w:r w:rsidR="000E380A" w:rsidRPr="000E380A">
              <w:t xml:space="preserve">From the central part of this village, how many kilometers is it to the nearest police station?  </w:t>
            </w:r>
          </w:p>
        </w:tc>
        <w:tc>
          <w:tcPr>
            <w:tcW w:w="2880" w:type="dxa"/>
            <w:gridSpan w:val="2"/>
            <w:tcBorders>
              <w:top w:val="single" w:sz="18" w:space="0" w:color="auto"/>
              <w:left w:val="single" w:sz="18" w:space="0" w:color="auto"/>
              <w:bottom w:val="single" w:sz="18" w:space="0" w:color="auto"/>
              <w:right w:val="single" w:sz="18" w:space="0" w:color="auto"/>
            </w:tcBorders>
          </w:tcPr>
          <w:p w14:paraId="54216287" w14:textId="77777777" w:rsidR="000E380A" w:rsidRPr="008231A9" w:rsidRDefault="000E380A" w:rsidP="001A62FC">
            <w:pPr>
              <w:pStyle w:val="NoSpacing"/>
              <w:spacing w:line="240" w:lineRule="auto"/>
              <w:rPr>
                <w:i/>
              </w:rPr>
            </w:pPr>
            <w:r w:rsidRPr="008231A9">
              <w:rPr>
                <w:i/>
              </w:rPr>
              <w:t>(integer)</w:t>
            </w:r>
          </w:p>
        </w:tc>
      </w:tr>
      <w:tr w:rsidR="000E380A" w:rsidRPr="008231A9" w14:paraId="6C62B704" w14:textId="77777777" w:rsidTr="00672B0B">
        <w:trPr>
          <w:trHeight w:val="20"/>
        </w:trPr>
        <w:tc>
          <w:tcPr>
            <w:tcW w:w="167" w:type="dxa"/>
          </w:tcPr>
          <w:p w14:paraId="2F8FF33A" w14:textId="77777777" w:rsidR="000E380A" w:rsidRPr="008231A9" w:rsidRDefault="000E380A" w:rsidP="001A62FC">
            <w:pPr>
              <w:pStyle w:val="NoSpacing"/>
              <w:spacing w:line="240" w:lineRule="auto"/>
            </w:pPr>
          </w:p>
        </w:tc>
        <w:tc>
          <w:tcPr>
            <w:tcW w:w="5233" w:type="dxa"/>
            <w:tcBorders>
              <w:right w:val="nil"/>
            </w:tcBorders>
          </w:tcPr>
          <w:p w14:paraId="4072B1B1" w14:textId="77777777" w:rsidR="000E380A" w:rsidRPr="000E380A" w:rsidRDefault="006D0477" w:rsidP="001A62FC">
            <w:pPr>
              <w:pStyle w:val="NoSpacing"/>
              <w:spacing w:line="240" w:lineRule="auto"/>
            </w:pPr>
            <w:r>
              <w:t>C19b.</w:t>
            </w:r>
            <w:r w:rsidR="000E380A" w:rsidRPr="000E380A">
              <w:t xml:space="preserve"> What mode of transport is most commonly used to reach this place?</w:t>
            </w:r>
          </w:p>
        </w:tc>
        <w:tc>
          <w:tcPr>
            <w:tcW w:w="4320" w:type="dxa"/>
            <w:gridSpan w:val="2"/>
            <w:tcBorders>
              <w:left w:val="nil"/>
              <w:right w:val="single" w:sz="18" w:space="0" w:color="auto"/>
            </w:tcBorders>
          </w:tcPr>
          <w:p w14:paraId="0B17A0EE" w14:textId="77777777" w:rsidR="000E380A" w:rsidRPr="000E380A" w:rsidRDefault="000E380A" w:rsidP="001A62FC">
            <w:pPr>
              <w:pStyle w:val="NoSpacing"/>
              <w:spacing w:line="240" w:lineRule="auto"/>
            </w:pPr>
            <w:r w:rsidRPr="000E380A">
              <w:t>1=Walking</w:t>
            </w:r>
          </w:p>
          <w:p w14:paraId="248584D5" w14:textId="77777777" w:rsidR="000E380A" w:rsidRPr="000E380A" w:rsidRDefault="000E380A" w:rsidP="001A62FC">
            <w:pPr>
              <w:pStyle w:val="NoSpacing"/>
              <w:spacing w:line="240" w:lineRule="auto"/>
            </w:pPr>
            <w:r w:rsidRPr="000E380A">
              <w:t>2=Bicycle</w:t>
            </w:r>
          </w:p>
          <w:p w14:paraId="3145A5F6" w14:textId="77777777" w:rsidR="000E380A" w:rsidRPr="000E380A" w:rsidRDefault="000E380A" w:rsidP="001A62FC">
            <w:pPr>
              <w:pStyle w:val="NoSpacing"/>
              <w:spacing w:line="240" w:lineRule="auto"/>
            </w:pPr>
            <w:r w:rsidRPr="000E380A">
              <w:t>3=Ox-cart</w:t>
            </w:r>
          </w:p>
          <w:p w14:paraId="57FCAC40" w14:textId="77777777" w:rsidR="000E380A" w:rsidRPr="000E380A" w:rsidRDefault="000E380A" w:rsidP="001A62FC">
            <w:pPr>
              <w:pStyle w:val="NoSpacing"/>
              <w:spacing w:line="240" w:lineRule="auto"/>
            </w:pPr>
            <w:r w:rsidRPr="000E380A">
              <w:t>4=Canoe</w:t>
            </w:r>
          </w:p>
          <w:p w14:paraId="136903F2" w14:textId="77777777" w:rsidR="000E380A" w:rsidRPr="000E380A" w:rsidRDefault="000E380A" w:rsidP="001A62FC">
            <w:pPr>
              <w:pStyle w:val="NoSpacing"/>
              <w:spacing w:line="240" w:lineRule="auto"/>
            </w:pPr>
            <w:r w:rsidRPr="000E380A">
              <w:t>5=Motorized transport</w:t>
            </w:r>
          </w:p>
          <w:p w14:paraId="3EC91595" w14:textId="77777777" w:rsidR="000E380A" w:rsidRPr="000E380A" w:rsidRDefault="000E380A" w:rsidP="001A62FC">
            <w:pPr>
              <w:pStyle w:val="NoSpacing"/>
              <w:spacing w:line="240" w:lineRule="auto"/>
            </w:pPr>
            <w:r w:rsidRPr="000E380A">
              <w:t>6=Combination of modes</w:t>
            </w:r>
          </w:p>
          <w:p w14:paraId="434DD796" w14:textId="77777777" w:rsidR="000E380A" w:rsidRPr="000E380A" w:rsidRDefault="000E380A" w:rsidP="001A62FC">
            <w:pPr>
              <w:pStyle w:val="NoSpacing"/>
              <w:spacing w:line="240" w:lineRule="auto"/>
            </w:pPr>
            <w:r w:rsidRPr="000E380A">
              <w:t>97=Other, please specify</w:t>
            </w:r>
          </w:p>
        </w:tc>
        <w:tc>
          <w:tcPr>
            <w:tcW w:w="1080" w:type="dxa"/>
            <w:tcBorders>
              <w:top w:val="single" w:sz="18" w:space="0" w:color="auto"/>
              <w:left w:val="single" w:sz="18" w:space="0" w:color="auto"/>
              <w:bottom w:val="single" w:sz="18" w:space="0" w:color="auto"/>
              <w:right w:val="single" w:sz="18" w:space="0" w:color="auto"/>
            </w:tcBorders>
          </w:tcPr>
          <w:p w14:paraId="1C5462E5" w14:textId="77777777" w:rsidR="000E380A" w:rsidRPr="008231A9" w:rsidRDefault="000E380A" w:rsidP="001A62FC">
            <w:pPr>
              <w:pStyle w:val="NoSpacing"/>
              <w:spacing w:line="240" w:lineRule="auto"/>
              <w:rPr>
                <w:i/>
              </w:rPr>
            </w:pPr>
            <w:r w:rsidRPr="008231A9">
              <w:rPr>
                <w:i/>
              </w:rPr>
              <w:t>(code)</w:t>
            </w:r>
          </w:p>
        </w:tc>
      </w:tr>
      <w:tr w:rsidR="000E380A" w:rsidRPr="008231A9" w14:paraId="56067A44" w14:textId="77777777" w:rsidTr="00672B0B">
        <w:trPr>
          <w:trHeight w:val="20"/>
        </w:trPr>
        <w:tc>
          <w:tcPr>
            <w:tcW w:w="167" w:type="dxa"/>
          </w:tcPr>
          <w:p w14:paraId="22140DC4" w14:textId="77777777" w:rsidR="000E380A" w:rsidRPr="008231A9" w:rsidRDefault="000E380A" w:rsidP="001A62FC">
            <w:pPr>
              <w:pStyle w:val="NoSpacing"/>
              <w:spacing w:line="240" w:lineRule="auto"/>
            </w:pPr>
          </w:p>
        </w:tc>
        <w:tc>
          <w:tcPr>
            <w:tcW w:w="7753" w:type="dxa"/>
            <w:gridSpan w:val="2"/>
            <w:tcBorders>
              <w:right w:val="single" w:sz="18" w:space="0" w:color="auto"/>
            </w:tcBorders>
          </w:tcPr>
          <w:p w14:paraId="7660CEAC" w14:textId="77777777" w:rsidR="000E380A" w:rsidRPr="000E380A" w:rsidRDefault="006D0477" w:rsidP="001A62FC">
            <w:pPr>
              <w:pStyle w:val="NoSpacing"/>
              <w:spacing w:line="240" w:lineRule="auto"/>
            </w:pPr>
            <w:r>
              <w:t xml:space="preserve">C20. </w:t>
            </w:r>
            <w:r w:rsidR="000E380A" w:rsidRPr="000E380A">
              <w:t xml:space="preserve">From the central part of this village, how many kilometers is it to the nearest national park?  </w:t>
            </w:r>
          </w:p>
        </w:tc>
        <w:tc>
          <w:tcPr>
            <w:tcW w:w="2880" w:type="dxa"/>
            <w:gridSpan w:val="2"/>
            <w:tcBorders>
              <w:top w:val="single" w:sz="18" w:space="0" w:color="auto"/>
              <w:left w:val="single" w:sz="18" w:space="0" w:color="auto"/>
              <w:bottom w:val="single" w:sz="18" w:space="0" w:color="auto"/>
              <w:right w:val="single" w:sz="18" w:space="0" w:color="auto"/>
            </w:tcBorders>
          </w:tcPr>
          <w:p w14:paraId="7AE59EB5" w14:textId="77777777" w:rsidR="000E380A" w:rsidRPr="008231A9" w:rsidRDefault="000E380A" w:rsidP="001A62FC">
            <w:pPr>
              <w:pStyle w:val="NoSpacing"/>
              <w:spacing w:line="240" w:lineRule="auto"/>
              <w:rPr>
                <w:i/>
              </w:rPr>
            </w:pPr>
            <w:r w:rsidRPr="008231A9">
              <w:rPr>
                <w:i/>
              </w:rPr>
              <w:t>(integer)</w:t>
            </w:r>
          </w:p>
        </w:tc>
      </w:tr>
      <w:tr w:rsidR="000E380A" w:rsidRPr="008231A9" w14:paraId="6514D949" w14:textId="77777777" w:rsidTr="00672B0B">
        <w:trPr>
          <w:trHeight w:val="20"/>
        </w:trPr>
        <w:tc>
          <w:tcPr>
            <w:tcW w:w="167" w:type="dxa"/>
          </w:tcPr>
          <w:p w14:paraId="518D6DED" w14:textId="77777777" w:rsidR="000E380A" w:rsidRPr="008231A9" w:rsidRDefault="000E380A" w:rsidP="001A62FC">
            <w:pPr>
              <w:pStyle w:val="NoSpacing"/>
              <w:spacing w:line="240" w:lineRule="auto"/>
            </w:pPr>
          </w:p>
        </w:tc>
        <w:tc>
          <w:tcPr>
            <w:tcW w:w="5233" w:type="dxa"/>
            <w:tcBorders>
              <w:right w:val="nil"/>
            </w:tcBorders>
          </w:tcPr>
          <w:p w14:paraId="39BEF42A" w14:textId="77777777" w:rsidR="000E380A" w:rsidRPr="000E380A" w:rsidRDefault="006D0477" w:rsidP="001A62FC">
            <w:pPr>
              <w:pStyle w:val="NoSpacing"/>
              <w:spacing w:line="240" w:lineRule="auto"/>
            </w:pPr>
            <w:r>
              <w:t>C20b.</w:t>
            </w:r>
            <w:r w:rsidR="000E380A" w:rsidRPr="000E380A">
              <w:t xml:space="preserve"> What is the most common method of transportation from the village to the nearest national park?  </w:t>
            </w:r>
          </w:p>
        </w:tc>
        <w:tc>
          <w:tcPr>
            <w:tcW w:w="4320" w:type="dxa"/>
            <w:gridSpan w:val="2"/>
            <w:tcBorders>
              <w:left w:val="nil"/>
              <w:right w:val="single" w:sz="18" w:space="0" w:color="auto"/>
            </w:tcBorders>
          </w:tcPr>
          <w:p w14:paraId="6DA9CBA4" w14:textId="77777777" w:rsidR="000E380A" w:rsidRPr="000E380A" w:rsidRDefault="000E380A" w:rsidP="001A62FC">
            <w:pPr>
              <w:pStyle w:val="NoSpacing"/>
              <w:spacing w:line="240" w:lineRule="auto"/>
            </w:pPr>
            <w:r w:rsidRPr="000E380A">
              <w:t>1=Walking</w:t>
            </w:r>
          </w:p>
          <w:p w14:paraId="25F6515C" w14:textId="77777777" w:rsidR="000E380A" w:rsidRPr="000E380A" w:rsidRDefault="000E380A" w:rsidP="001A62FC">
            <w:pPr>
              <w:pStyle w:val="NoSpacing"/>
              <w:spacing w:line="240" w:lineRule="auto"/>
            </w:pPr>
            <w:r w:rsidRPr="000E380A">
              <w:t>2=Bicycle</w:t>
            </w:r>
          </w:p>
          <w:p w14:paraId="759BF6C8" w14:textId="77777777" w:rsidR="000E380A" w:rsidRPr="000E380A" w:rsidRDefault="000E380A" w:rsidP="001A62FC">
            <w:pPr>
              <w:pStyle w:val="NoSpacing"/>
              <w:spacing w:line="240" w:lineRule="auto"/>
            </w:pPr>
            <w:r w:rsidRPr="000E380A">
              <w:t>3=Ox-cart</w:t>
            </w:r>
          </w:p>
          <w:p w14:paraId="7B5757FB" w14:textId="77777777" w:rsidR="000E380A" w:rsidRPr="000E380A" w:rsidRDefault="000E380A" w:rsidP="001A62FC">
            <w:pPr>
              <w:pStyle w:val="NoSpacing"/>
              <w:spacing w:line="240" w:lineRule="auto"/>
            </w:pPr>
            <w:r w:rsidRPr="000E380A">
              <w:t>4=Canoe</w:t>
            </w:r>
          </w:p>
          <w:p w14:paraId="60D725CD" w14:textId="77777777" w:rsidR="000E380A" w:rsidRPr="000E380A" w:rsidRDefault="000E380A" w:rsidP="001A62FC">
            <w:pPr>
              <w:pStyle w:val="NoSpacing"/>
              <w:spacing w:line="240" w:lineRule="auto"/>
            </w:pPr>
            <w:r w:rsidRPr="000E380A">
              <w:t>5=Motorized transport</w:t>
            </w:r>
          </w:p>
          <w:p w14:paraId="38D21FC9" w14:textId="77777777" w:rsidR="000E380A" w:rsidRPr="000E380A" w:rsidRDefault="000E380A" w:rsidP="001A62FC">
            <w:pPr>
              <w:pStyle w:val="NoSpacing"/>
              <w:spacing w:line="240" w:lineRule="auto"/>
            </w:pPr>
            <w:r w:rsidRPr="000E380A">
              <w:t>6=Combination of modes</w:t>
            </w:r>
          </w:p>
          <w:p w14:paraId="701A3497" w14:textId="77777777" w:rsidR="000E380A" w:rsidRPr="000E380A" w:rsidRDefault="000E380A" w:rsidP="001A62FC">
            <w:pPr>
              <w:pStyle w:val="NoSpacing"/>
              <w:spacing w:line="240" w:lineRule="auto"/>
            </w:pPr>
            <w:r w:rsidRPr="000E380A">
              <w:t>97=Other, please specify</w:t>
            </w:r>
          </w:p>
        </w:tc>
        <w:tc>
          <w:tcPr>
            <w:tcW w:w="1080" w:type="dxa"/>
            <w:tcBorders>
              <w:top w:val="single" w:sz="18" w:space="0" w:color="auto"/>
              <w:left w:val="single" w:sz="18" w:space="0" w:color="auto"/>
              <w:bottom w:val="single" w:sz="18" w:space="0" w:color="auto"/>
              <w:right w:val="single" w:sz="18" w:space="0" w:color="auto"/>
            </w:tcBorders>
          </w:tcPr>
          <w:p w14:paraId="38606524" w14:textId="77777777" w:rsidR="000E380A" w:rsidRPr="008231A9" w:rsidRDefault="000E380A" w:rsidP="001A62FC">
            <w:pPr>
              <w:pStyle w:val="NoSpacing"/>
              <w:spacing w:line="240" w:lineRule="auto"/>
              <w:rPr>
                <w:i/>
              </w:rPr>
            </w:pPr>
            <w:r w:rsidRPr="008231A9">
              <w:rPr>
                <w:i/>
              </w:rPr>
              <w:t>(code)</w:t>
            </w:r>
          </w:p>
        </w:tc>
      </w:tr>
    </w:tbl>
    <w:p w14:paraId="6BE0C319" w14:textId="77777777" w:rsidR="00CF0AEF" w:rsidRDefault="00CF0AEF" w:rsidP="001A62FC">
      <w:pPr>
        <w:pStyle w:val="NoSpacing"/>
        <w:spacing w:line="240" w:lineRule="auto"/>
      </w:pPr>
    </w:p>
    <w:tbl>
      <w:tblPr>
        <w:tblStyle w:val="TableGrid1"/>
        <w:tblW w:w="10800" w:type="dxa"/>
        <w:tblInd w:w="-725" w:type="dxa"/>
        <w:tblCellMar>
          <w:left w:w="72" w:type="dxa"/>
          <w:right w:w="72" w:type="dxa"/>
        </w:tblCellMar>
        <w:tblLook w:val="04A0" w:firstRow="1" w:lastRow="0" w:firstColumn="1" w:lastColumn="0" w:noHBand="0" w:noVBand="1"/>
      </w:tblPr>
      <w:tblGrid>
        <w:gridCol w:w="167"/>
        <w:gridCol w:w="5233"/>
        <w:gridCol w:w="4320"/>
        <w:gridCol w:w="1080"/>
      </w:tblGrid>
      <w:tr w:rsidR="008217D2" w:rsidRPr="008231A9" w14:paraId="37ED8B01" w14:textId="77777777" w:rsidTr="00672B0B">
        <w:tc>
          <w:tcPr>
            <w:tcW w:w="167" w:type="dxa"/>
          </w:tcPr>
          <w:p w14:paraId="28A98068" w14:textId="77777777" w:rsidR="008217D2" w:rsidRPr="008231A9" w:rsidRDefault="008217D2" w:rsidP="001A62FC">
            <w:pPr>
              <w:pStyle w:val="NoSpacing"/>
              <w:spacing w:line="240" w:lineRule="auto"/>
            </w:pPr>
          </w:p>
        </w:tc>
        <w:tc>
          <w:tcPr>
            <w:tcW w:w="5233" w:type="dxa"/>
            <w:tcBorders>
              <w:right w:val="nil"/>
            </w:tcBorders>
          </w:tcPr>
          <w:p w14:paraId="09AFE608" w14:textId="77777777" w:rsidR="008217D2" w:rsidRPr="00F71A9A" w:rsidRDefault="00AA5653" w:rsidP="001A62FC">
            <w:pPr>
              <w:pStyle w:val="NoSpacing"/>
              <w:spacing w:line="240" w:lineRule="auto"/>
            </w:pPr>
            <w:r>
              <w:t xml:space="preserve">C21. </w:t>
            </w:r>
            <w:r w:rsidR="008217D2" w:rsidRPr="00F71A9A">
              <w:t xml:space="preserve">Do people in this village graze their animals in community traditional forestlands? </w:t>
            </w:r>
          </w:p>
        </w:tc>
        <w:tc>
          <w:tcPr>
            <w:tcW w:w="4320" w:type="dxa"/>
            <w:tcBorders>
              <w:left w:val="nil"/>
              <w:right w:val="single" w:sz="18" w:space="0" w:color="auto"/>
            </w:tcBorders>
          </w:tcPr>
          <w:p w14:paraId="3C1888FD" w14:textId="77777777" w:rsidR="008217D2" w:rsidRPr="00F71A9A" w:rsidRDefault="008217D2" w:rsidP="001A62FC">
            <w:pPr>
              <w:pStyle w:val="NoSpacing"/>
              <w:spacing w:line="240" w:lineRule="auto"/>
            </w:pPr>
            <w:r w:rsidRPr="00F71A9A">
              <w:t>0=No</w:t>
            </w:r>
          </w:p>
          <w:p w14:paraId="144C21B6" w14:textId="77777777" w:rsidR="008217D2" w:rsidRPr="00F71A9A" w:rsidRDefault="008217D2" w:rsidP="001A62FC">
            <w:pPr>
              <w:pStyle w:val="NoSpacing"/>
              <w:spacing w:line="240" w:lineRule="auto"/>
            </w:pPr>
            <w:r w:rsidRPr="00F71A9A">
              <w:t>1=Yes</w:t>
            </w:r>
            <w:r w:rsidRPr="00F71A9A" w:rsidDel="00226116">
              <w:t xml:space="preserve"> </w:t>
            </w:r>
          </w:p>
          <w:p w14:paraId="47B607C0" w14:textId="77777777" w:rsidR="008217D2" w:rsidRPr="00F71A9A" w:rsidRDefault="008217D2" w:rsidP="001A62FC">
            <w:pPr>
              <w:pStyle w:val="NoSpacing"/>
              <w:spacing w:line="240" w:lineRule="auto"/>
            </w:pPr>
            <w:r w:rsidRPr="00F71A9A">
              <w:t>888=Don’t know</w:t>
            </w:r>
          </w:p>
          <w:p w14:paraId="2D543947" w14:textId="77777777" w:rsidR="008217D2" w:rsidRPr="00F71A9A" w:rsidRDefault="008217D2" w:rsidP="001A62FC">
            <w:pPr>
              <w:pStyle w:val="NoSpacing"/>
              <w:spacing w:line="240" w:lineRule="auto"/>
            </w:pPr>
            <w:r w:rsidRPr="00F71A9A">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13261B2F" w14:textId="77777777" w:rsidR="008217D2" w:rsidRPr="008231A9" w:rsidRDefault="008217D2" w:rsidP="001A62FC">
            <w:pPr>
              <w:pStyle w:val="NoSpacing"/>
              <w:spacing w:line="240" w:lineRule="auto"/>
              <w:rPr>
                <w:i/>
              </w:rPr>
            </w:pPr>
            <w:r w:rsidRPr="008231A9">
              <w:rPr>
                <w:i/>
              </w:rPr>
              <w:t>(code)</w:t>
            </w:r>
          </w:p>
        </w:tc>
      </w:tr>
      <w:tr w:rsidR="008217D2" w:rsidRPr="008231A9" w14:paraId="16911CD9" w14:textId="77777777" w:rsidTr="00672B0B">
        <w:tc>
          <w:tcPr>
            <w:tcW w:w="167" w:type="dxa"/>
          </w:tcPr>
          <w:p w14:paraId="2EFA704B" w14:textId="77777777" w:rsidR="008217D2" w:rsidRPr="008231A9" w:rsidRDefault="008217D2" w:rsidP="001A62FC">
            <w:pPr>
              <w:pStyle w:val="NoSpacing"/>
              <w:spacing w:line="240" w:lineRule="auto"/>
            </w:pPr>
          </w:p>
        </w:tc>
        <w:tc>
          <w:tcPr>
            <w:tcW w:w="5233" w:type="dxa"/>
            <w:tcBorders>
              <w:right w:val="nil"/>
            </w:tcBorders>
          </w:tcPr>
          <w:p w14:paraId="58B2B94C" w14:textId="77777777" w:rsidR="008217D2" w:rsidRPr="00F71A9A" w:rsidRDefault="00AA5653" w:rsidP="001A62FC">
            <w:pPr>
              <w:pStyle w:val="NoSpacing"/>
              <w:spacing w:line="240" w:lineRule="auto"/>
            </w:pPr>
            <w:r>
              <w:t xml:space="preserve">C22. </w:t>
            </w:r>
            <w:r w:rsidR="008217D2" w:rsidRPr="00F71A9A">
              <w:t>Do community members graze their animals in National Parks or Reserves?</w:t>
            </w:r>
          </w:p>
        </w:tc>
        <w:tc>
          <w:tcPr>
            <w:tcW w:w="4320" w:type="dxa"/>
            <w:tcBorders>
              <w:left w:val="nil"/>
              <w:right w:val="single" w:sz="18" w:space="0" w:color="auto"/>
            </w:tcBorders>
          </w:tcPr>
          <w:p w14:paraId="5B7B8075" w14:textId="77777777" w:rsidR="008217D2" w:rsidRPr="00F71A9A" w:rsidRDefault="008217D2" w:rsidP="001A62FC">
            <w:pPr>
              <w:pStyle w:val="NoSpacing"/>
              <w:spacing w:line="240" w:lineRule="auto"/>
            </w:pPr>
            <w:r w:rsidRPr="00F71A9A">
              <w:t>0=No</w:t>
            </w:r>
          </w:p>
          <w:p w14:paraId="2BFBFF44" w14:textId="77777777" w:rsidR="008217D2" w:rsidRPr="00F71A9A" w:rsidRDefault="008217D2" w:rsidP="001A62FC">
            <w:pPr>
              <w:pStyle w:val="NoSpacing"/>
              <w:spacing w:line="240" w:lineRule="auto"/>
            </w:pPr>
            <w:r w:rsidRPr="00F71A9A">
              <w:t>1=Yes</w:t>
            </w:r>
            <w:r w:rsidRPr="00F71A9A" w:rsidDel="00226116">
              <w:t xml:space="preserve"> </w:t>
            </w:r>
          </w:p>
          <w:p w14:paraId="7D7CA9B8" w14:textId="77777777" w:rsidR="008217D2" w:rsidRPr="00F71A9A" w:rsidRDefault="008217D2" w:rsidP="001A62FC">
            <w:pPr>
              <w:pStyle w:val="NoSpacing"/>
              <w:spacing w:line="240" w:lineRule="auto"/>
            </w:pPr>
            <w:r w:rsidRPr="00F71A9A">
              <w:t>888=Don’t know</w:t>
            </w:r>
          </w:p>
          <w:p w14:paraId="3287E5C4" w14:textId="77777777" w:rsidR="008217D2" w:rsidRPr="00F71A9A" w:rsidRDefault="008217D2" w:rsidP="001A62FC">
            <w:pPr>
              <w:pStyle w:val="NoSpacing"/>
              <w:spacing w:line="240" w:lineRule="auto"/>
            </w:pPr>
            <w:r w:rsidRPr="00F71A9A">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228655AA" w14:textId="77777777" w:rsidR="008217D2" w:rsidRPr="008231A9" w:rsidRDefault="008217D2" w:rsidP="001A62FC">
            <w:pPr>
              <w:pStyle w:val="NoSpacing"/>
              <w:spacing w:line="240" w:lineRule="auto"/>
              <w:rPr>
                <w:i/>
              </w:rPr>
            </w:pPr>
            <w:r w:rsidRPr="008231A9">
              <w:rPr>
                <w:i/>
              </w:rPr>
              <w:t>(code)</w:t>
            </w:r>
          </w:p>
        </w:tc>
      </w:tr>
      <w:tr w:rsidR="008217D2" w:rsidRPr="008231A9" w14:paraId="2C140DE3" w14:textId="77777777" w:rsidTr="00672B0B">
        <w:tc>
          <w:tcPr>
            <w:tcW w:w="167" w:type="dxa"/>
          </w:tcPr>
          <w:p w14:paraId="580C6C40" w14:textId="77777777" w:rsidR="008217D2" w:rsidRPr="008231A9" w:rsidRDefault="008217D2" w:rsidP="001A62FC">
            <w:pPr>
              <w:pStyle w:val="NoSpacing"/>
              <w:spacing w:line="240" w:lineRule="auto"/>
            </w:pPr>
          </w:p>
        </w:tc>
        <w:tc>
          <w:tcPr>
            <w:tcW w:w="5233" w:type="dxa"/>
            <w:tcBorders>
              <w:right w:val="nil"/>
            </w:tcBorders>
          </w:tcPr>
          <w:p w14:paraId="6FA1AEA9" w14:textId="77777777" w:rsidR="008217D2" w:rsidRPr="00F71A9A" w:rsidRDefault="00AA5653" w:rsidP="001A62FC">
            <w:pPr>
              <w:pStyle w:val="NoSpacing"/>
              <w:spacing w:line="240" w:lineRule="auto"/>
              <w:rPr>
                <w:rFonts w:eastAsia="Calibri" w:cs="Times New Roman"/>
                <w:w w:val="105"/>
              </w:rPr>
            </w:pPr>
            <w:r>
              <w:t xml:space="preserve">C23. </w:t>
            </w:r>
            <w:r w:rsidR="008217D2" w:rsidRPr="00F71A9A">
              <w:t>Do other grazing areas exist outside the forests?</w:t>
            </w:r>
          </w:p>
        </w:tc>
        <w:tc>
          <w:tcPr>
            <w:tcW w:w="4320" w:type="dxa"/>
            <w:tcBorders>
              <w:left w:val="nil"/>
              <w:right w:val="single" w:sz="18" w:space="0" w:color="auto"/>
            </w:tcBorders>
          </w:tcPr>
          <w:p w14:paraId="28B67A50" w14:textId="77777777" w:rsidR="008217D2" w:rsidRPr="00F71A9A" w:rsidRDefault="008217D2" w:rsidP="001A62FC">
            <w:pPr>
              <w:pStyle w:val="NoSpacing"/>
              <w:spacing w:line="240" w:lineRule="auto"/>
            </w:pPr>
            <w:r w:rsidRPr="00F71A9A">
              <w:t>0=No</w:t>
            </w:r>
          </w:p>
          <w:p w14:paraId="7B7F1EB5" w14:textId="77777777" w:rsidR="008217D2" w:rsidRPr="00F71A9A" w:rsidRDefault="008217D2" w:rsidP="001A62FC">
            <w:pPr>
              <w:pStyle w:val="NoSpacing"/>
              <w:spacing w:line="240" w:lineRule="auto"/>
            </w:pPr>
            <w:r w:rsidRPr="00F71A9A">
              <w:t>1=Yes</w:t>
            </w:r>
            <w:r w:rsidRPr="00F71A9A" w:rsidDel="00226116">
              <w:t xml:space="preserve"> </w:t>
            </w:r>
          </w:p>
          <w:p w14:paraId="56CA092D" w14:textId="77777777" w:rsidR="008217D2" w:rsidRPr="00F71A9A" w:rsidRDefault="008217D2" w:rsidP="001A62FC">
            <w:pPr>
              <w:pStyle w:val="NoSpacing"/>
              <w:spacing w:line="240" w:lineRule="auto"/>
            </w:pPr>
            <w:r w:rsidRPr="00F71A9A">
              <w:t>888=Don’t know</w:t>
            </w:r>
          </w:p>
          <w:p w14:paraId="1FCEF444" w14:textId="77777777" w:rsidR="008217D2" w:rsidRPr="00F71A9A" w:rsidRDefault="008217D2" w:rsidP="001A62FC">
            <w:pPr>
              <w:pStyle w:val="NoSpacing"/>
              <w:spacing w:line="240" w:lineRule="auto"/>
            </w:pPr>
            <w:r w:rsidRPr="00F71A9A">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617DA446" w14:textId="77777777" w:rsidR="008217D2" w:rsidRPr="008231A9" w:rsidRDefault="008217D2" w:rsidP="001A62FC">
            <w:pPr>
              <w:pStyle w:val="NoSpacing"/>
              <w:spacing w:line="240" w:lineRule="auto"/>
              <w:rPr>
                <w:i/>
              </w:rPr>
            </w:pPr>
            <w:r w:rsidRPr="008231A9">
              <w:rPr>
                <w:i/>
              </w:rPr>
              <w:t>(code)</w:t>
            </w:r>
          </w:p>
        </w:tc>
      </w:tr>
    </w:tbl>
    <w:p w14:paraId="7293CAF4" w14:textId="77777777" w:rsidR="00A31D54" w:rsidRDefault="008217D2" w:rsidP="001A62FC">
      <w:pPr>
        <w:pStyle w:val="Heading3"/>
        <w:spacing w:line="240" w:lineRule="auto"/>
        <w:rPr>
          <w:ins w:id="0" w:author="Aidan Boyd" w:date="2015-01-13T14:30:00Z"/>
        </w:rPr>
      </w:pPr>
      <w:commentRangeStart w:id="1"/>
      <w:commentRangeStart w:id="2"/>
      <w:r>
        <w:t>Section D. Village Land Assets</w:t>
      </w:r>
      <w:commentRangeEnd w:id="1"/>
      <w:commentRangeEnd w:id="2"/>
    </w:p>
    <w:p w14:paraId="507A598B" w14:textId="77777777" w:rsidR="00A31D54" w:rsidRDefault="0039550A" w:rsidP="00A31D54">
      <w:pPr>
        <w:rPr>
          <w:ins w:id="3" w:author="Aidan Boyd" w:date="2015-01-13T14:31:00Z"/>
        </w:rPr>
      </w:pPr>
      <w:r>
        <w:rPr>
          <w:rStyle w:val="CommentReference"/>
          <w:b/>
          <w:caps/>
        </w:rPr>
        <w:commentReference w:id="1"/>
      </w:r>
      <w:r w:rsidR="00A31D54">
        <w:rPr>
          <w:rStyle w:val="CommentReference"/>
        </w:rPr>
        <w:commentReference w:id="2"/>
      </w:r>
    </w:p>
    <w:tbl>
      <w:tblPr>
        <w:tblStyle w:val="TableGrid1"/>
        <w:tblW w:w="10801" w:type="dxa"/>
        <w:tblInd w:w="-689" w:type="dxa"/>
        <w:tblLayout w:type="fixed"/>
        <w:tblLook w:val="04A0" w:firstRow="1" w:lastRow="0" w:firstColumn="1" w:lastColumn="0" w:noHBand="0" w:noVBand="1"/>
      </w:tblPr>
      <w:tblGrid>
        <w:gridCol w:w="236"/>
        <w:gridCol w:w="3213"/>
        <w:gridCol w:w="1868"/>
        <w:gridCol w:w="1163"/>
        <w:gridCol w:w="1284"/>
        <w:gridCol w:w="1748"/>
        <w:gridCol w:w="1053"/>
        <w:gridCol w:w="236"/>
      </w:tblGrid>
      <w:tr w:rsidR="00A31D54" w:rsidRPr="00ED0911" w14:paraId="0B4C1737" w14:textId="77777777" w:rsidTr="00F854C6">
        <w:trPr>
          <w:trHeight w:val="938"/>
          <w:ins w:id="4" w:author="Aidan Boyd" w:date="2015-01-13T14:31:00Z"/>
        </w:trPr>
        <w:tc>
          <w:tcPr>
            <w:tcW w:w="236" w:type="dxa"/>
          </w:tcPr>
          <w:p w14:paraId="00CA1506" w14:textId="77777777" w:rsidR="00A31D54" w:rsidRPr="00ED0911" w:rsidRDefault="00A31D54" w:rsidP="00F854C6">
            <w:pPr>
              <w:contextualSpacing/>
              <w:rPr>
                <w:ins w:id="5" w:author="Aidan Boyd" w:date="2015-01-13T14:31:00Z"/>
                <w:rFonts w:eastAsia="Calibri" w:cs="Times New Roman"/>
                <w:w w:val="105"/>
              </w:rPr>
            </w:pPr>
          </w:p>
        </w:tc>
        <w:tc>
          <w:tcPr>
            <w:tcW w:w="7528" w:type="dxa"/>
            <w:gridSpan w:val="4"/>
          </w:tcPr>
          <w:p w14:paraId="63952D64" w14:textId="77777777" w:rsidR="00A31D54" w:rsidRPr="00ED0911" w:rsidRDefault="00A31D54" w:rsidP="00F854C6">
            <w:pPr>
              <w:contextualSpacing/>
              <w:rPr>
                <w:ins w:id="6" w:author="Aidan Boyd" w:date="2015-01-13T14:31:00Z"/>
                <w:color w:val="000000"/>
              </w:rPr>
            </w:pPr>
            <w:ins w:id="7" w:author="Aidan Boyd" w:date="2015-01-13T14:31:00Z">
              <w:r>
                <w:rPr>
                  <w:color w:val="000000"/>
                </w:rPr>
                <w:t>C14</w:t>
              </w:r>
              <w:r w:rsidRPr="00ED0911">
                <w:rPr>
                  <w:color w:val="000000"/>
                </w:rPr>
                <w:t>. What is the ownership/tenure of the forest/wooded land in your community?</w:t>
              </w:r>
            </w:ins>
          </w:p>
          <w:p w14:paraId="6CFB4798" w14:textId="77777777" w:rsidR="00A31D54" w:rsidRPr="00ED0911" w:rsidRDefault="00A31D54" w:rsidP="00F854C6">
            <w:pPr>
              <w:contextualSpacing/>
              <w:rPr>
                <w:ins w:id="8" w:author="Aidan Boyd" w:date="2015-01-13T14:31:00Z"/>
                <w:color w:val="000000"/>
              </w:rPr>
            </w:pPr>
          </w:p>
          <w:p w14:paraId="7EF67798" w14:textId="77777777" w:rsidR="00A31D54" w:rsidRPr="00ED0911" w:rsidRDefault="00A31D54" w:rsidP="00F854C6">
            <w:pPr>
              <w:contextualSpacing/>
              <w:rPr>
                <w:ins w:id="9" w:author="Aidan Boyd" w:date="2015-01-13T14:31:00Z"/>
                <w:color w:val="000000"/>
              </w:rPr>
            </w:pPr>
            <w:ins w:id="10" w:author="Aidan Boyd" w:date="2015-01-13T14:31:00Z">
              <w:r w:rsidRPr="00ED0911">
                <w:rPr>
                  <w:color w:val="000000"/>
                </w:rPr>
                <w:t xml:space="preserve">Select all that apply. </w:t>
              </w:r>
            </w:ins>
          </w:p>
        </w:tc>
        <w:tc>
          <w:tcPr>
            <w:tcW w:w="2801" w:type="dxa"/>
            <w:gridSpan w:val="2"/>
          </w:tcPr>
          <w:p w14:paraId="5056F947" w14:textId="77777777" w:rsidR="00A31D54" w:rsidRPr="00ED0911" w:rsidRDefault="00A31D54" w:rsidP="00F854C6">
            <w:pPr>
              <w:contextualSpacing/>
              <w:rPr>
                <w:ins w:id="11" w:author="Aidan Boyd" w:date="2015-01-13T14:31:00Z"/>
              </w:rPr>
            </w:pPr>
            <w:ins w:id="12" w:author="Aidan Boyd" w:date="2015-01-13T14:31:00Z">
              <w:r w:rsidRPr="00ED0911">
                <w:t>1= Community/collective</w:t>
              </w:r>
            </w:ins>
          </w:p>
          <w:p w14:paraId="33A60AC3" w14:textId="77777777" w:rsidR="00A31D54" w:rsidRPr="00ED0911" w:rsidRDefault="00A31D54" w:rsidP="00F854C6">
            <w:pPr>
              <w:contextualSpacing/>
              <w:rPr>
                <w:ins w:id="13" w:author="Aidan Boyd" w:date="2015-01-13T14:31:00Z"/>
              </w:rPr>
            </w:pPr>
            <w:ins w:id="14" w:author="Aidan Boyd" w:date="2015-01-13T14:31:00Z">
              <w:r w:rsidRPr="00ED0911">
                <w:t>2= Individual/household/private</w:t>
              </w:r>
            </w:ins>
          </w:p>
          <w:p w14:paraId="03F798E2" w14:textId="77777777" w:rsidR="00A31D54" w:rsidRPr="00ED0911" w:rsidRDefault="00A31D54" w:rsidP="00F854C6">
            <w:pPr>
              <w:contextualSpacing/>
              <w:rPr>
                <w:ins w:id="15" w:author="Aidan Boyd" w:date="2015-01-13T14:31:00Z"/>
              </w:rPr>
            </w:pPr>
            <w:ins w:id="16" w:author="Aidan Boyd" w:date="2015-01-13T14:31:00Z">
              <w:r w:rsidRPr="00ED0911">
                <w:t>3= Public lands (protected areas, public forests, central/regional government lands)</w:t>
              </w:r>
            </w:ins>
          </w:p>
          <w:p w14:paraId="4CB0D8DD" w14:textId="77777777" w:rsidR="00A31D54" w:rsidRPr="00ED0911" w:rsidRDefault="00A31D54" w:rsidP="00F854C6">
            <w:pPr>
              <w:contextualSpacing/>
              <w:rPr>
                <w:ins w:id="17" w:author="Aidan Boyd" w:date="2015-01-13T14:31:00Z"/>
              </w:rPr>
            </w:pPr>
            <w:ins w:id="18" w:author="Aidan Boyd" w:date="2015-01-13T14:31:00Z">
              <w:r w:rsidRPr="00ED0911">
                <w:lastRenderedPageBreak/>
                <w:t>4= Unclaimed lands</w:t>
              </w:r>
            </w:ins>
          </w:p>
          <w:p w14:paraId="377C6A0E" w14:textId="77777777" w:rsidR="00A31D54" w:rsidRPr="00ED0911" w:rsidRDefault="00A31D54" w:rsidP="00F854C6">
            <w:pPr>
              <w:contextualSpacing/>
              <w:rPr>
                <w:ins w:id="19" w:author="Aidan Boyd" w:date="2015-01-13T14:31:00Z"/>
              </w:rPr>
            </w:pPr>
            <w:ins w:id="20" w:author="Aidan Boyd" w:date="2015-01-13T14:31:00Z">
              <w:r w:rsidRPr="00ED0911">
                <w:t>97= Other, please specify</w:t>
              </w:r>
            </w:ins>
          </w:p>
          <w:p w14:paraId="3AFD77C6" w14:textId="77777777" w:rsidR="00A31D54" w:rsidRPr="00ED0911" w:rsidRDefault="00A31D54" w:rsidP="00F854C6">
            <w:pPr>
              <w:contextualSpacing/>
              <w:rPr>
                <w:ins w:id="21" w:author="Aidan Boyd" w:date="2015-01-13T14:31:00Z"/>
              </w:rPr>
            </w:pPr>
            <w:ins w:id="22" w:author="Aidan Boyd" w:date="2015-01-13T14:31:00Z">
              <w:r w:rsidRPr="00ED0911">
                <w:t>888=Don’t know</w:t>
              </w:r>
            </w:ins>
          </w:p>
          <w:p w14:paraId="28E8B4DB" w14:textId="77777777" w:rsidR="00A31D54" w:rsidRDefault="00A31D54" w:rsidP="00F854C6">
            <w:pPr>
              <w:contextualSpacing/>
              <w:rPr>
                <w:ins w:id="23" w:author="Aidan Boyd" w:date="2015-01-13T14:31:00Z"/>
              </w:rPr>
            </w:pPr>
            <w:ins w:id="24" w:author="Aidan Boyd" w:date="2015-01-13T14:31:00Z">
              <w:r w:rsidRPr="00ED0911">
                <w:t>999=Preferred not to answer</w:t>
              </w:r>
            </w:ins>
          </w:p>
          <w:p w14:paraId="026F0BCE" w14:textId="77777777" w:rsidR="00A31D54" w:rsidRPr="00ED0911" w:rsidRDefault="00A31D54" w:rsidP="00F854C6">
            <w:pPr>
              <w:contextualSpacing/>
              <w:rPr>
                <w:ins w:id="25" w:author="Aidan Boyd" w:date="2015-01-13T14:31:00Z"/>
              </w:rPr>
            </w:pPr>
          </w:p>
        </w:tc>
        <w:tc>
          <w:tcPr>
            <w:tcW w:w="236" w:type="dxa"/>
          </w:tcPr>
          <w:p w14:paraId="792493EE" w14:textId="77777777" w:rsidR="00A31D54" w:rsidRPr="00ED0911" w:rsidRDefault="00A31D54" w:rsidP="00F854C6">
            <w:pPr>
              <w:contextualSpacing/>
              <w:rPr>
                <w:ins w:id="26" w:author="Aidan Boyd" w:date="2015-01-13T14:31:00Z"/>
                <w:rFonts w:eastAsia="Calibri" w:cs="Times New Roman"/>
                <w:i/>
                <w:color w:val="A6A6A6"/>
              </w:rPr>
            </w:pPr>
            <w:ins w:id="27" w:author="Aidan Boyd" w:date="2015-01-13T14:31:00Z">
              <w:r w:rsidRPr="00ED0911">
                <w:rPr>
                  <w:rFonts w:eastAsia="Calibri" w:cs="Times New Roman"/>
                  <w:i/>
                  <w:color w:val="A6A6A6"/>
                </w:rPr>
                <w:lastRenderedPageBreak/>
                <w:t>(Code)</w:t>
              </w:r>
            </w:ins>
          </w:p>
        </w:tc>
      </w:tr>
      <w:tr w:rsidR="00A70207" w:rsidRPr="008231A9" w14:paraId="63062EA8" w14:textId="77777777" w:rsidTr="00F854C6">
        <w:tblPrEx>
          <w:tblCellMar>
            <w:left w:w="72" w:type="dxa"/>
            <w:right w:w="72" w:type="dxa"/>
          </w:tblCellMar>
        </w:tblPrEx>
        <w:trPr>
          <w:gridAfter w:val="1"/>
          <w:wAfter w:w="236" w:type="dxa"/>
        </w:trPr>
        <w:tc>
          <w:tcPr>
            <w:tcW w:w="236" w:type="dxa"/>
            <w:vMerge w:val="restart"/>
          </w:tcPr>
          <w:p w14:paraId="0AB8508A" w14:textId="77777777" w:rsidR="00A70207" w:rsidRPr="008231A9" w:rsidRDefault="00A70207" w:rsidP="001A62FC">
            <w:pPr>
              <w:pStyle w:val="NoSpacing"/>
              <w:spacing w:line="240" w:lineRule="auto"/>
            </w:pPr>
          </w:p>
        </w:tc>
        <w:tc>
          <w:tcPr>
            <w:tcW w:w="7528" w:type="dxa"/>
            <w:gridSpan w:val="4"/>
            <w:tcBorders>
              <w:bottom w:val="nil"/>
              <w:right w:val="single" w:sz="18" w:space="0" w:color="auto"/>
            </w:tcBorders>
          </w:tcPr>
          <w:p w14:paraId="5BF679A0" w14:textId="77777777" w:rsidR="00A70207" w:rsidRPr="00F71A9A" w:rsidRDefault="00AA5653" w:rsidP="001A62FC">
            <w:pPr>
              <w:pStyle w:val="NoSpacing"/>
              <w:spacing w:line="240" w:lineRule="auto"/>
              <w:rPr>
                <w:i/>
                <w:w w:val="105"/>
              </w:rPr>
            </w:pPr>
            <w:r>
              <w:rPr>
                <w:w w:val="105"/>
              </w:rPr>
              <w:t xml:space="preserve">D1. </w:t>
            </w:r>
            <w:r w:rsidR="00A70207" w:rsidRPr="00F71A9A">
              <w:rPr>
                <w:w w:val="105"/>
              </w:rPr>
              <w:t>What is the size/area of your village?</w:t>
            </w:r>
            <w:r w:rsidR="00A70207" w:rsidRPr="00F71A9A">
              <w:rPr>
                <w:i/>
                <w:w w:val="105"/>
              </w:rPr>
              <w:t xml:space="preserve">   </w:t>
            </w:r>
            <w:r w:rsidR="00A70207" w:rsidRPr="00F71A9A">
              <w:rPr>
                <w:b/>
                <w:w w:val="105"/>
              </w:rPr>
              <w:t>(</w:t>
            </w:r>
            <w:proofErr w:type="spellStart"/>
            <w:r w:rsidR="00A70207" w:rsidRPr="00F71A9A">
              <w:rPr>
                <w:rFonts w:eastAsiaTheme="minorEastAsia"/>
                <w:b/>
                <w:color w:val="000000"/>
                <w:lang w:eastAsia="zh-CN"/>
              </w:rPr>
              <w:t>hvarea</w:t>
            </w:r>
            <w:proofErr w:type="spellEnd"/>
            <w:r w:rsidR="00A70207" w:rsidRPr="00F71A9A">
              <w:rPr>
                <w:rFonts w:eastAsiaTheme="minorEastAsia"/>
                <w:b/>
                <w:color w:val="000000"/>
                <w:lang w:eastAsia="zh-CN"/>
              </w:rPr>
              <w:t xml:space="preserve">) </w:t>
            </w:r>
          </w:p>
        </w:tc>
        <w:tc>
          <w:tcPr>
            <w:tcW w:w="2801" w:type="dxa"/>
            <w:gridSpan w:val="2"/>
            <w:tcBorders>
              <w:top w:val="single" w:sz="18" w:space="0" w:color="auto"/>
              <w:left w:val="single" w:sz="18" w:space="0" w:color="auto"/>
              <w:bottom w:val="single" w:sz="18" w:space="0" w:color="auto"/>
              <w:right w:val="single" w:sz="18" w:space="0" w:color="auto"/>
            </w:tcBorders>
          </w:tcPr>
          <w:p w14:paraId="19A4D182" w14:textId="77777777" w:rsidR="00A70207" w:rsidRPr="008231A9" w:rsidRDefault="00A70207" w:rsidP="001A62FC">
            <w:pPr>
              <w:pStyle w:val="NoSpacing"/>
              <w:spacing w:line="240" w:lineRule="auto"/>
              <w:rPr>
                <w:i/>
              </w:rPr>
            </w:pPr>
            <w:r w:rsidRPr="008231A9">
              <w:rPr>
                <w:i/>
              </w:rPr>
              <w:t>(integer)</w:t>
            </w:r>
          </w:p>
        </w:tc>
      </w:tr>
      <w:tr w:rsidR="00060E5A" w:rsidRPr="008231A9" w14:paraId="1AAB5028" w14:textId="77777777" w:rsidTr="00F854C6">
        <w:tblPrEx>
          <w:tblCellMar>
            <w:left w:w="72" w:type="dxa"/>
            <w:right w:w="72" w:type="dxa"/>
          </w:tblCellMar>
        </w:tblPrEx>
        <w:trPr>
          <w:gridAfter w:val="1"/>
          <w:wAfter w:w="236" w:type="dxa"/>
          <w:trHeight w:val="933"/>
        </w:trPr>
        <w:tc>
          <w:tcPr>
            <w:tcW w:w="236" w:type="dxa"/>
            <w:vMerge/>
            <w:tcBorders>
              <w:bottom w:val="single" w:sz="4" w:space="0" w:color="auto"/>
            </w:tcBorders>
          </w:tcPr>
          <w:p w14:paraId="7F38D957" w14:textId="77777777" w:rsidR="00060E5A" w:rsidRPr="008231A9" w:rsidRDefault="00060E5A" w:rsidP="001A62FC">
            <w:pPr>
              <w:pStyle w:val="NoSpacing"/>
              <w:spacing w:line="240" w:lineRule="auto"/>
            </w:pPr>
          </w:p>
        </w:tc>
        <w:tc>
          <w:tcPr>
            <w:tcW w:w="3213" w:type="dxa"/>
            <w:tcBorders>
              <w:top w:val="nil"/>
              <w:bottom w:val="single" w:sz="4" w:space="0" w:color="auto"/>
              <w:right w:val="nil"/>
            </w:tcBorders>
          </w:tcPr>
          <w:p w14:paraId="42F6D78A" w14:textId="77777777" w:rsidR="00060E5A" w:rsidRDefault="00AA5653" w:rsidP="001A62FC">
            <w:pPr>
              <w:pStyle w:val="NoSpacing"/>
              <w:spacing w:line="240" w:lineRule="auto"/>
            </w:pPr>
            <w:r>
              <w:t xml:space="preserve">D1b. </w:t>
            </w:r>
            <w:r w:rsidR="00060E5A">
              <w:t>Unit:</w:t>
            </w:r>
          </w:p>
          <w:p w14:paraId="12B7A992" w14:textId="77777777" w:rsidR="00060E5A" w:rsidRDefault="00060E5A" w:rsidP="001A62FC">
            <w:pPr>
              <w:pStyle w:val="NoSpacing"/>
              <w:spacing w:line="240" w:lineRule="auto"/>
            </w:pPr>
            <w:r>
              <w:t>(1)Lime</w:t>
            </w:r>
          </w:p>
        </w:tc>
        <w:tc>
          <w:tcPr>
            <w:tcW w:w="3031" w:type="dxa"/>
            <w:gridSpan w:val="2"/>
            <w:tcBorders>
              <w:top w:val="nil"/>
              <w:left w:val="nil"/>
              <w:bottom w:val="single" w:sz="4" w:space="0" w:color="auto"/>
              <w:right w:val="nil"/>
            </w:tcBorders>
          </w:tcPr>
          <w:p w14:paraId="2AF0F0C0" w14:textId="77777777" w:rsidR="00060E5A" w:rsidRDefault="00060E5A" w:rsidP="001A62FC">
            <w:pPr>
              <w:pStyle w:val="NoSpacing"/>
              <w:spacing w:line="240" w:lineRule="auto"/>
            </w:pPr>
            <w:r>
              <w:t>(2)Acre</w:t>
            </w:r>
          </w:p>
          <w:p w14:paraId="7850BDC1" w14:textId="77777777" w:rsidR="00060E5A" w:rsidRDefault="00060E5A" w:rsidP="001A62FC">
            <w:pPr>
              <w:pStyle w:val="NoSpacing"/>
              <w:spacing w:line="240" w:lineRule="auto"/>
            </w:pPr>
            <w:r>
              <w:t>(3)Hectare</w:t>
            </w:r>
          </w:p>
        </w:tc>
        <w:tc>
          <w:tcPr>
            <w:tcW w:w="3032" w:type="dxa"/>
            <w:gridSpan w:val="2"/>
            <w:tcBorders>
              <w:top w:val="nil"/>
              <w:left w:val="nil"/>
              <w:bottom w:val="single" w:sz="4" w:space="0" w:color="auto"/>
              <w:right w:val="single" w:sz="18" w:space="0" w:color="auto"/>
            </w:tcBorders>
          </w:tcPr>
          <w:p w14:paraId="4C8C844E" w14:textId="77777777" w:rsidR="00060E5A" w:rsidRDefault="00060E5A" w:rsidP="001A62FC">
            <w:pPr>
              <w:pStyle w:val="NoSpacing"/>
              <w:spacing w:line="240" w:lineRule="auto"/>
            </w:pPr>
            <w:r>
              <w:t>(4)Square meter</w:t>
            </w:r>
          </w:p>
          <w:p w14:paraId="644BF673" w14:textId="77777777" w:rsidR="00060E5A" w:rsidRDefault="00060E5A" w:rsidP="001A62FC">
            <w:pPr>
              <w:pStyle w:val="NoSpacing"/>
              <w:spacing w:line="240" w:lineRule="auto"/>
            </w:pPr>
            <w:r>
              <w:t>(</w:t>
            </w:r>
            <w:proofErr w:type="spellStart"/>
            <w:r>
              <w:t>hvarea_unit</w:t>
            </w:r>
            <w:proofErr w:type="spellEnd"/>
            <w:r>
              <w:t>)</w:t>
            </w:r>
          </w:p>
          <w:p w14:paraId="513A92B6" w14:textId="77777777" w:rsidR="005A480D" w:rsidRDefault="005A480D" w:rsidP="001A62FC">
            <w:pPr>
              <w:pStyle w:val="NoSpacing"/>
              <w:spacing w:line="240" w:lineRule="auto"/>
            </w:pPr>
          </w:p>
          <w:p w14:paraId="45BC9374" w14:textId="77777777" w:rsidR="005A480D" w:rsidRPr="008231A9" w:rsidRDefault="005A480D" w:rsidP="001A62FC">
            <w:pPr>
              <w:pStyle w:val="NoSpacing"/>
              <w:spacing w:line="240" w:lineRule="auto"/>
            </w:pPr>
          </w:p>
        </w:tc>
        <w:tc>
          <w:tcPr>
            <w:tcW w:w="1053" w:type="dxa"/>
            <w:tcBorders>
              <w:top w:val="single" w:sz="18" w:space="0" w:color="auto"/>
              <w:left w:val="single" w:sz="18" w:space="0" w:color="auto"/>
              <w:bottom w:val="single" w:sz="4" w:space="0" w:color="auto"/>
              <w:right w:val="single" w:sz="18" w:space="0" w:color="auto"/>
            </w:tcBorders>
          </w:tcPr>
          <w:p w14:paraId="6E71B14A" w14:textId="77777777" w:rsidR="00060E5A" w:rsidRPr="008231A9" w:rsidRDefault="00060E5A" w:rsidP="001A62FC">
            <w:pPr>
              <w:pStyle w:val="NoSpacing"/>
              <w:spacing w:line="240" w:lineRule="auto"/>
              <w:rPr>
                <w:i/>
              </w:rPr>
            </w:pPr>
            <w:r w:rsidRPr="008231A9">
              <w:rPr>
                <w:i/>
              </w:rPr>
              <w:t>(code)</w:t>
            </w:r>
          </w:p>
        </w:tc>
      </w:tr>
      <w:tr w:rsidR="005A480D" w:rsidRPr="008231A9" w14:paraId="57DAAD0C" w14:textId="77777777" w:rsidTr="00F854C6">
        <w:tblPrEx>
          <w:tblCellMar>
            <w:left w:w="72" w:type="dxa"/>
            <w:right w:w="72" w:type="dxa"/>
          </w:tblCellMar>
        </w:tblPrEx>
        <w:trPr>
          <w:gridAfter w:val="1"/>
          <w:wAfter w:w="236" w:type="dxa"/>
          <w:trHeight w:val="260"/>
        </w:trPr>
        <w:tc>
          <w:tcPr>
            <w:tcW w:w="236" w:type="dxa"/>
            <w:tcBorders>
              <w:top w:val="single" w:sz="4" w:space="0" w:color="auto"/>
              <w:bottom w:val="single" w:sz="4" w:space="0" w:color="auto"/>
            </w:tcBorders>
          </w:tcPr>
          <w:p w14:paraId="4F52F5DA" w14:textId="77777777" w:rsidR="005A480D" w:rsidRPr="008231A9" w:rsidRDefault="005A480D" w:rsidP="001A62FC">
            <w:pPr>
              <w:pStyle w:val="NoSpacing"/>
              <w:spacing w:line="240" w:lineRule="auto"/>
            </w:pPr>
          </w:p>
        </w:tc>
        <w:tc>
          <w:tcPr>
            <w:tcW w:w="9276" w:type="dxa"/>
            <w:gridSpan w:val="5"/>
            <w:tcBorders>
              <w:top w:val="single" w:sz="4" w:space="0" w:color="auto"/>
              <w:bottom w:val="single" w:sz="4" w:space="0" w:color="auto"/>
              <w:right w:val="single" w:sz="18" w:space="0" w:color="auto"/>
            </w:tcBorders>
          </w:tcPr>
          <w:p w14:paraId="29E2D2C9" w14:textId="77777777" w:rsidR="005A480D" w:rsidRDefault="005A480D" w:rsidP="005A480D">
            <w:pPr>
              <w:contextualSpacing/>
              <w:rPr>
                <w:color w:val="000000"/>
              </w:rPr>
            </w:pPr>
            <w:r>
              <w:rPr>
                <w:color w:val="000000"/>
              </w:rPr>
              <w:t xml:space="preserve">How do people access land for individual use? </w:t>
            </w:r>
          </w:p>
          <w:p w14:paraId="7DBD2928" w14:textId="77777777" w:rsidR="005A480D" w:rsidRDefault="005A480D" w:rsidP="005A480D">
            <w:pPr>
              <w:contextualSpacing/>
              <w:rPr>
                <w:color w:val="000000"/>
              </w:rPr>
            </w:pPr>
            <w:r>
              <w:rPr>
                <w:color w:val="000000"/>
              </w:rPr>
              <w:t>1-Rental markets</w:t>
            </w:r>
          </w:p>
          <w:p w14:paraId="5CE0CFF3" w14:textId="77777777" w:rsidR="005A480D" w:rsidRDefault="005A480D" w:rsidP="005A480D">
            <w:pPr>
              <w:contextualSpacing/>
              <w:rPr>
                <w:color w:val="000000"/>
              </w:rPr>
            </w:pPr>
            <w:r>
              <w:rPr>
                <w:color w:val="000000"/>
              </w:rPr>
              <w:t>2-Negotiations with traditional authorities</w:t>
            </w:r>
          </w:p>
          <w:p w14:paraId="37969730" w14:textId="77777777" w:rsidR="005A480D" w:rsidRDefault="005A480D" w:rsidP="005A480D">
            <w:pPr>
              <w:contextualSpacing/>
              <w:rPr>
                <w:color w:val="000000"/>
              </w:rPr>
            </w:pPr>
            <w:r>
              <w:rPr>
                <w:color w:val="000000"/>
              </w:rPr>
              <w:t>3-Conversion to leasehold titles</w:t>
            </w:r>
          </w:p>
          <w:p w14:paraId="0EF6C87F" w14:textId="127D15F9" w:rsidR="005A480D" w:rsidRDefault="005A480D" w:rsidP="001A62FC">
            <w:pPr>
              <w:pStyle w:val="NoSpacing"/>
              <w:spacing w:line="240" w:lineRule="auto"/>
            </w:pPr>
            <w:r>
              <w:rPr>
                <w:color w:val="000000"/>
              </w:rPr>
              <w:t>97- Other, please specify</w:t>
            </w:r>
          </w:p>
        </w:tc>
        <w:tc>
          <w:tcPr>
            <w:tcW w:w="1053" w:type="dxa"/>
            <w:tcBorders>
              <w:top w:val="single" w:sz="4" w:space="0" w:color="auto"/>
              <w:left w:val="single" w:sz="18" w:space="0" w:color="auto"/>
              <w:bottom w:val="single" w:sz="4" w:space="0" w:color="auto"/>
              <w:right w:val="single" w:sz="18" w:space="0" w:color="auto"/>
            </w:tcBorders>
          </w:tcPr>
          <w:p w14:paraId="2C7677B2" w14:textId="77777777" w:rsidR="005A480D" w:rsidRPr="008231A9" w:rsidRDefault="005A480D" w:rsidP="001A62FC">
            <w:pPr>
              <w:pStyle w:val="NoSpacing"/>
              <w:spacing w:line="240" w:lineRule="auto"/>
              <w:rPr>
                <w:i/>
              </w:rPr>
            </w:pPr>
          </w:p>
        </w:tc>
      </w:tr>
      <w:tr w:rsidR="005A480D" w:rsidRPr="008231A9" w14:paraId="4EEFE4FD" w14:textId="77777777" w:rsidTr="00F854C6">
        <w:tblPrEx>
          <w:tblCellMar>
            <w:left w:w="72" w:type="dxa"/>
            <w:right w:w="72" w:type="dxa"/>
          </w:tblCellMar>
        </w:tblPrEx>
        <w:trPr>
          <w:gridAfter w:val="1"/>
          <w:wAfter w:w="236" w:type="dxa"/>
          <w:trHeight w:val="872"/>
        </w:trPr>
        <w:tc>
          <w:tcPr>
            <w:tcW w:w="236" w:type="dxa"/>
            <w:tcBorders>
              <w:top w:val="single" w:sz="4" w:space="0" w:color="auto"/>
              <w:bottom w:val="single" w:sz="4" w:space="0" w:color="auto"/>
            </w:tcBorders>
          </w:tcPr>
          <w:p w14:paraId="248CC225" w14:textId="77777777" w:rsidR="005A480D" w:rsidRPr="008231A9" w:rsidRDefault="005A480D" w:rsidP="001A62FC">
            <w:pPr>
              <w:pStyle w:val="NoSpacing"/>
              <w:spacing w:line="240" w:lineRule="auto"/>
            </w:pPr>
          </w:p>
        </w:tc>
        <w:tc>
          <w:tcPr>
            <w:tcW w:w="9276" w:type="dxa"/>
            <w:gridSpan w:val="5"/>
            <w:tcBorders>
              <w:top w:val="single" w:sz="4" w:space="0" w:color="auto"/>
              <w:bottom w:val="single" w:sz="4" w:space="0" w:color="auto"/>
              <w:right w:val="single" w:sz="18" w:space="0" w:color="auto"/>
            </w:tcBorders>
          </w:tcPr>
          <w:p w14:paraId="7EDC7061" w14:textId="77777777" w:rsidR="005A480D" w:rsidRDefault="005A480D" w:rsidP="005A480D">
            <w:pPr>
              <w:contextualSpacing/>
              <w:rPr>
                <w:rFonts w:eastAsia="Calibri" w:cs="Times New Roman"/>
                <w:w w:val="105"/>
              </w:rPr>
            </w:pPr>
            <w:r>
              <w:rPr>
                <w:rFonts w:eastAsia="Calibri" w:cs="Times New Roman"/>
                <w:w w:val="105"/>
              </w:rPr>
              <w:t xml:space="preserve">In the past 3 years, have these access mechanisms changed? </w:t>
            </w:r>
          </w:p>
          <w:p w14:paraId="69D041D5" w14:textId="77777777" w:rsidR="005A480D" w:rsidRDefault="005A480D" w:rsidP="005A480D">
            <w:pPr>
              <w:contextualSpacing/>
              <w:rPr>
                <w:rFonts w:eastAsia="Calibri" w:cs="Times New Roman"/>
                <w:w w:val="105"/>
              </w:rPr>
            </w:pPr>
            <w:r>
              <w:rPr>
                <w:rFonts w:eastAsia="Calibri" w:cs="Times New Roman"/>
                <w:w w:val="105"/>
              </w:rPr>
              <w:t>0-No</w:t>
            </w:r>
          </w:p>
          <w:p w14:paraId="4351275E" w14:textId="757A674F" w:rsidR="005A480D" w:rsidRDefault="005A480D" w:rsidP="001A62FC">
            <w:pPr>
              <w:pStyle w:val="NoSpacing"/>
              <w:spacing w:line="240" w:lineRule="auto"/>
            </w:pPr>
            <w:r>
              <w:rPr>
                <w:rFonts w:eastAsia="Calibri" w:cs="Times New Roman"/>
                <w:w w:val="105"/>
              </w:rPr>
              <w:t>1-Yes</w:t>
            </w:r>
          </w:p>
        </w:tc>
        <w:tc>
          <w:tcPr>
            <w:tcW w:w="1053" w:type="dxa"/>
            <w:tcBorders>
              <w:top w:val="single" w:sz="4" w:space="0" w:color="auto"/>
              <w:left w:val="single" w:sz="18" w:space="0" w:color="auto"/>
              <w:bottom w:val="single" w:sz="4" w:space="0" w:color="auto"/>
              <w:right w:val="single" w:sz="18" w:space="0" w:color="auto"/>
            </w:tcBorders>
          </w:tcPr>
          <w:p w14:paraId="1B600D6E" w14:textId="77777777" w:rsidR="005A480D" w:rsidRPr="008231A9" w:rsidRDefault="005A480D" w:rsidP="001A62FC">
            <w:pPr>
              <w:pStyle w:val="NoSpacing"/>
              <w:spacing w:line="240" w:lineRule="auto"/>
              <w:rPr>
                <w:i/>
              </w:rPr>
            </w:pPr>
          </w:p>
        </w:tc>
      </w:tr>
      <w:tr w:rsidR="005A480D" w:rsidRPr="008231A9" w14:paraId="3044087C" w14:textId="77777777" w:rsidTr="00F854C6">
        <w:tblPrEx>
          <w:tblCellMar>
            <w:left w:w="72" w:type="dxa"/>
            <w:right w:w="72" w:type="dxa"/>
          </w:tblCellMar>
        </w:tblPrEx>
        <w:trPr>
          <w:gridAfter w:val="1"/>
          <w:wAfter w:w="236" w:type="dxa"/>
          <w:trHeight w:val="377"/>
        </w:trPr>
        <w:tc>
          <w:tcPr>
            <w:tcW w:w="236" w:type="dxa"/>
            <w:tcBorders>
              <w:top w:val="single" w:sz="4" w:space="0" w:color="auto"/>
              <w:bottom w:val="single" w:sz="4" w:space="0" w:color="auto"/>
            </w:tcBorders>
          </w:tcPr>
          <w:p w14:paraId="43C7506D" w14:textId="77777777" w:rsidR="005A480D" w:rsidRPr="008231A9" w:rsidRDefault="005A480D" w:rsidP="001A62FC">
            <w:pPr>
              <w:pStyle w:val="NoSpacing"/>
              <w:spacing w:line="240" w:lineRule="auto"/>
            </w:pPr>
          </w:p>
        </w:tc>
        <w:tc>
          <w:tcPr>
            <w:tcW w:w="6244" w:type="dxa"/>
            <w:gridSpan w:val="3"/>
            <w:tcBorders>
              <w:top w:val="single" w:sz="4" w:space="0" w:color="auto"/>
              <w:bottom w:val="single" w:sz="4" w:space="0" w:color="auto"/>
              <w:right w:val="nil"/>
            </w:tcBorders>
          </w:tcPr>
          <w:p w14:paraId="56D52225" w14:textId="768678EE" w:rsidR="005A480D" w:rsidRDefault="005A480D" w:rsidP="001A62FC">
            <w:pPr>
              <w:pStyle w:val="NoSpacing"/>
              <w:spacing w:line="240" w:lineRule="auto"/>
            </w:pPr>
            <w:r>
              <w:rPr>
                <w:rFonts w:eastAsia="Calibri" w:cs="Times New Roman"/>
                <w:w w:val="105"/>
              </w:rPr>
              <w:t xml:space="preserve">If yes, how have these access mechanisms changed? </w:t>
            </w:r>
          </w:p>
        </w:tc>
        <w:tc>
          <w:tcPr>
            <w:tcW w:w="3032" w:type="dxa"/>
            <w:gridSpan w:val="2"/>
            <w:tcBorders>
              <w:top w:val="single" w:sz="4" w:space="0" w:color="auto"/>
              <w:left w:val="nil"/>
              <w:bottom w:val="single" w:sz="4" w:space="0" w:color="auto"/>
              <w:right w:val="single" w:sz="18" w:space="0" w:color="auto"/>
            </w:tcBorders>
          </w:tcPr>
          <w:p w14:paraId="1C4440ED" w14:textId="77777777" w:rsidR="005A480D" w:rsidRDefault="005A480D" w:rsidP="001A62FC">
            <w:pPr>
              <w:pStyle w:val="NoSpacing"/>
              <w:spacing w:line="240" w:lineRule="auto"/>
            </w:pPr>
          </w:p>
          <w:p w14:paraId="017B824B" w14:textId="77777777" w:rsidR="005A480D" w:rsidRDefault="005A480D" w:rsidP="001A62FC">
            <w:pPr>
              <w:pStyle w:val="NoSpacing"/>
              <w:spacing w:line="240" w:lineRule="auto"/>
            </w:pPr>
          </w:p>
          <w:p w14:paraId="498BBDDB" w14:textId="77777777" w:rsidR="005A480D" w:rsidRDefault="005A480D" w:rsidP="001A62FC">
            <w:pPr>
              <w:pStyle w:val="NoSpacing"/>
              <w:spacing w:line="240" w:lineRule="auto"/>
            </w:pPr>
          </w:p>
        </w:tc>
        <w:tc>
          <w:tcPr>
            <w:tcW w:w="1053" w:type="dxa"/>
            <w:tcBorders>
              <w:top w:val="single" w:sz="4" w:space="0" w:color="auto"/>
              <w:left w:val="single" w:sz="18" w:space="0" w:color="auto"/>
              <w:bottom w:val="single" w:sz="4" w:space="0" w:color="auto"/>
              <w:right w:val="single" w:sz="18" w:space="0" w:color="auto"/>
            </w:tcBorders>
          </w:tcPr>
          <w:p w14:paraId="10FF614A" w14:textId="77777777" w:rsidR="005A480D" w:rsidRPr="008231A9" w:rsidRDefault="005A480D" w:rsidP="001A62FC">
            <w:pPr>
              <w:pStyle w:val="NoSpacing"/>
              <w:spacing w:line="240" w:lineRule="auto"/>
              <w:rPr>
                <w:i/>
              </w:rPr>
            </w:pPr>
          </w:p>
        </w:tc>
      </w:tr>
      <w:tr w:rsidR="005A480D" w:rsidRPr="008231A9" w14:paraId="599077D7" w14:textId="77777777" w:rsidTr="00F854C6">
        <w:tblPrEx>
          <w:tblCellMar>
            <w:left w:w="72" w:type="dxa"/>
            <w:right w:w="72" w:type="dxa"/>
          </w:tblCellMar>
        </w:tblPrEx>
        <w:trPr>
          <w:gridAfter w:val="1"/>
          <w:wAfter w:w="236" w:type="dxa"/>
          <w:trHeight w:val="400"/>
        </w:trPr>
        <w:tc>
          <w:tcPr>
            <w:tcW w:w="236" w:type="dxa"/>
            <w:tcBorders>
              <w:top w:val="single" w:sz="4" w:space="0" w:color="auto"/>
            </w:tcBorders>
          </w:tcPr>
          <w:p w14:paraId="12E5A641" w14:textId="77777777" w:rsidR="005A480D" w:rsidRPr="008231A9" w:rsidRDefault="005A480D" w:rsidP="001A62FC">
            <w:pPr>
              <w:pStyle w:val="NoSpacing"/>
              <w:spacing w:line="240" w:lineRule="auto"/>
            </w:pPr>
          </w:p>
        </w:tc>
        <w:tc>
          <w:tcPr>
            <w:tcW w:w="9276" w:type="dxa"/>
            <w:gridSpan w:val="5"/>
            <w:tcBorders>
              <w:top w:val="single" w:sz="4" w:space="0" w:color="auto"/>
              <w:right w:val="single" w:sz="18" w:space="0" w:color="auto"/>
            </w:tcBorders>
          </w:tcPr>
          <w:p w14:paraId="0717E31D" w14:textId="76C6E98C" w:rsidR="005A480D" w:rsidRDefault="005A480D" w:rsidP="005A480D">
            <w:pPr>
              <w:contextualSpacing/>
              <w:rPr>
                <w:rFonts w:eastAsia="Calibri" w:cs="Times New Roman"/>
                <w:w w:val="105"/>
              </w:rPr>
            </w:pPr>
            <w:r>
              <w:rPr>
                <w:rFonts w:eastAsia="Calibri" w:cs="Times New Roman"/>
                <w:w w:val="105"/>
              </w:rPr>
              <w:t xml:space="preserve">If yes, please describe the factors driving the </w:t>
            </w:r>
            <w:r w:rsidR="006B3EE9">
              <w:rPr>
                <w:rFonts w:eastAsia="Calibri" w:cs="Times New Roman"/>
                <w:w w:val="105"/>
              </w:rPr>
              <w:t xml:space="preserve">access mechanisms </w:t>
            </w:r>
            <w:r>
              <w:rPr>
                <w:rFonts w:eastAsia="Calibri" w:cs="Times New Roman"/>
                <w:w w:val="105"/>
              </w:rPr>
              <w:t xml:space="preserve">changed. </w:t>
            </w:r>
          </w:p>
          <w:p w14:paraId="3A7072C1" w14:textId="77777777" w:rsidR="005A480D" w:rsidRDefault="005A480D" w:rsidP="005A480D">
            <w:pPr>
              <w:contextualSpacing/>
              <w:rPr>
                <w:rFonts w:eastAsia="Calibri" w:cs="Times New Roman"/>
                <w:w w:val="105"/>
              </w:rPr>
            </w:pPr>
            <w:r>
              <w:rPr>
                <w:rFonts w:eastAsia="Calibri" w:cs="Times New Roman"/>
                <w:w w:val="105"/>
              </w:rPr>
              <w:t>1-migration</w:t>
            </w:r>
          </w:p>
          <w:p w14:paraId="06EF17D4" w14:textId="77777777" w:rsidR="005A480D" w:rsidRDefault="005A480D" w:rsidP="005A480D">
            <w:pPr>
              <w:contextualSpacing/>
              <w:rPr>
                <w:rFonts w:eastAsia="Calibri" w:cs="Times New Roman"/>
                <w:w w:val="105"/>
              </w:rPr>
            </w:pPr>
            <w:r>
              <w:rPr>
                <w:rFonts w:eastAsia="Calibri" w:cs="Times New Roman"/>
                <w:w w:val="105"/>
              </w:rPr>
              <w:t>2-soil fertility declining</w:t>
            </w:r>
          </w:p>
          <w:p w14:paraId="1D71DEF5" w14:textId="77777777" w:rsidR="005A480D" w:rsidRDefault="005A480D" w:rsidP="005A480D">
            <w:pPr>
              <w:contextualSpacing/>
              <w:rPr>
                <w:rFonts w:eastAsia="Calibri" w:cs="Times New Roman"/>
                <w:w w:val="105"/>
              </w:rPr>
            </w:pPr>
            <w:r>
              <w:rPr>
                <w:rFonts w:eastAsia="Calibri" w:cs="Times New Roman"/>
                <w:w w:val="105"/>
              </w:rPr>
              <w:t>3- incentives to intensify the cropping of fields</w:t>
            </w:r>
          </w:p>
          <w:p w14:paraId="11AB00AE" w14:textId="39CF4557" w:rsidR="005A480D" w:rsidRDefault="005A480D" w:rsidP="001A62FC">
            <w:pPr>
              <w:pStyle w:val="NoSpacing"/>
              <w:spacing w:line="240" w:lineRule="auto"/>
            </w:pPr>
            <w:r>
              <w:rPr>
                <w:rFonts w:eastAsia="Calibri" w:cs="Times New Roman"/>
                <w:w w:val="105"/>
              </w:rPr>
              <w:t>97- other, please specify</w:t>
            </w:r>
          </w:p>
        </w:tc>
        <w:tc>
          <w:tcPr>
            <w:tcW w:w="1053" w:type="dxa"/>
            <w:tcBorders>
              <w:top w:val="single" w:sz="4" w:space="0" w:color="auto"/>
              <w:left w:val="single" w:sz="18" w:space="0" w:color="auto"/>
              <w:bottom w:val="single" w:sz="18" w:space="0" w:color="auto"/>
              <w:right w:val="single" w:sz="18" w:space="0" w:color="auto"/>
            </w:tcBorders>
          </w:tcPr>
          <w:p w14:paraId="6845D1DA" w14:textId="77777777" w:rsidR="005A480D" w:rsidRPr="008231A9" w:rsidRDefault="005A480D" w:rsidP="001A62FC">
            <w:pPr>
              <w:pStyle w:val="NoSpacing"/>
              <w:spacing w:line="240" w:lineRule="auto"/>
              <w:rPr>
                <w:i/>
              </w:rPr>
            </w:pPr>
          </w:p>
        </w:tc>
      </w:tr>
      <w:tr w:rsidR="00060E5A" w:rsidRPr="008231A9" w14:paraId="197266B6" w14:textId="77777777" w:rsidTr="00F854C6">
        <w:tblPrEx>
          <w:tblCellMar>
            <w:left w:w="72" w:type="dxa"/>
            <w:right w:w="72" w:type="dxa"/>
          </w:tblCellMar>
        </w:tblPrEx>
        <w:trPr>
          <w:gridAfter w:val="1"/>
          <w:wAfter w:w="236" w:type="dxa"/>
        </w:trPr>
        <w:tc>
          <w:tcPr>
            <w:tcW w:w="236" w:type="dxa"/>
            <w:vMerge w:val="restart"/>
          </w:tcPr>
          <w:p w14:paraId="392ED424" w14:textId="77777777" w:rsidR="00060E5A" w:rsidRPr="008231A9" w:rsidRDefault="00060E5A" w:rsidP="001A62FC">
            <w:pPr>
              <w:pStyle w:val="NoSpacing"/>
              <w:spacing w:line="240" w:lineRule="auto"/>
            </w:pPr>
          </w:p>
        </w:tc>
        <w:tc>
          <w:tcPr>
            <w:tcW w:w="7528" w:type="dxa"/>
            <w:gridSpan w:val="4"/>
            <w:tcBorders>
              <w:bottom w:val="nil"/>
              <w:right w:val="single" w:sz="18" w:space="0" w:color="auto"/>
            </w:tcBorders>
          </w:tcPr>
          <w:p w14:paraId="548D391A" w14:textId="77777777" w:rsidR="00060E5A" w:rsidRPr="008231A9" w:rsidRDefault="00AA5653" w:rsidP="001A62FC">
            <w:pPr>
              <w:pStyle w:val="NoSpacing"/>
              <w:spacing w:line="240" w:lineRule="auto"/>
            </w:pPr>
            <w:r>
              <w:t xml:space="preserve">D2. </w:t>
            </w:r>
            <w:r w:rsidR="00060E5A" w:rsidRPr="00A70207">
              <w:t xml:space="preserve">What area of land is allocated to individual households?  </w:t>
            </w:r>
            <w:r w:rsidR="00060E5A" w:rsidRPr="00A70207">
              <w:rPr>
                <w:b/>
              </w:rPr>
              <w:t>(</w:t>
            </w:r>
            <w:proofErr w:type="spellStart"/>
            <w:r w:rsidR="00060E5A" w:rsidRPr="00A70207">
              <w:rPr>
                <w:b/>
              </w:rPr>
              <w:t>hvland</w:t>
            </w:r>
            <w:proofErr w:type="spellEnd"/>
            <w:r w:rsidR="00060E5A" w:rsidRPr="00A70207">
              <w:rPr>
                <w:b/>
              </w:rPr>
              <w:t>)</w:t>
            </w:r>
          </w:p>
        </w:tc>
        <w:tc>
          <w:tcPr>
            <w:tcW w:w="2801" w:type="dxa"/>
            <w:gridSpan w:val="2"/>
            <w:tcBorders>
              <w:top w:val="single" w:sz="18" w:space="0" w:color="auto"/>
              <w:left w:val="single" w:sz="18" w:space="0" w:color="auto"/>
              <w:bottom w:val="single" w:sz="18" w:space="0" w:color="auto"/>
              <w:right w:val="single" w:sz="18" w:space="0" w:color="auto"/>
            </w:tcBorders>
          </w:tcPr>
          <w:p w14:paraId="48D473FC" w14:textId="77777777" w:rsidR="00060E5A" w:rsidRPr="008231A9" w:rsidRDefault="00060E5A" w:rsidP="001A62FC">
            <w:pPr>
              <w:pStyle w:val="NoSpacing"/>
              <w:spacing w:line="240" w:lineRule="auto"/>
              <w:rPr>
                <w:i/>
              </w:rPr>
            </w:pPr>
            <w:r w:rsidRPr="008231A9">
              <w:rPr>
                <w:i/>
              </w:rPr>
              <w:t>(integer)</w:t>
            </w:r>
          </w:p>
        </w:tc>
      </w:tr>
      <w:tr w:rsidR="00060E5A" w:rsidRPr="008231A9" w14:paraId="52BCDDE6" w14:textId="77777777" w:rsidTr="00F854C6">
        <w:tblPrEx>
          <w:tblCellMar>
            <w:left w:w="72" w:type="dxa"/>
            <w:right w:w="72" w:type="dxa"/>
          </w:tblCellMar>
        </w:tblPrEx>
        <w:trPr>
          <w:gridAfter w:val="1"/>
          <w:wAfter w:w="236" w:type="dxa"/>
          <w:trHeight w:val="800"/>
        </w:trPr>
        <w:tc>
          <w:tcPr>
            <w:tcW w:w="236" w:type="dxa"/>
            <w:vMerge/>
            <w:tcBorders>
              <w:bottom w:val="single" w:sz="4" w:space="0" w:color="auto"/>
            </w:tcBorders>
          </w:tcPr>
          <w:p w14:paraId="54DB17A0" w14:textId="77777777" w:rsidR="00060E5A" w:rsidRPr="008231A9" w:rsidRDefault="00060E5A" w:rsidP="001A62FC">
            <w:pPr>
              <w:pStyle w:val="NoSpacing"/>
              <w:spacing w:line="240" w:lineRule="auto"/>
            </w:pPr>
          </w:p>
        </w:tc>
        <w:tc>
          <w:tcPr>
            <w:tcW w:w="3213" w:type="dxa"/>
            <w:tcBorders>
              <w:top w:val="nil"/>
              <w:bottom w:val="single" w:sz="4" w:space="0" w:color="auto"/>
              <w:right w:val="nil"/>
            </w:tcBorders>
          </w:tcPr>
          <w:p w14:paraId="74264836" w14:textId="77777777" w:rsidR="00060E5A" w:rsidRDefault="00AA5653" w:rsidP="001A62FC">
            <w:pPr>
              <w:pStyle w:val="NoSpacing"/>
              <w:spacing w:line="240" w:lineRule="auto"/>
            </w:pPr>
            <w:r>
              <w:t xml:space="preserve">D2b. </w:t>
            </w:r>
            <w:r w:rsidR="00060E5A">
              <w:t>Unit:</w:t>
            </w:r>
          </w:p>
          <w:p w14:paraId="7BAD3FD1" w14:textId="77777777" w:rsidR="00060E5A" w:rsidRDefault="00060E5A" w:rsidP="001A62FC">
            <w:pPr>
              <w:pStyle w:val="NoSpacing"/>
              <w:spacing w:line="240" w:lineRule="auto"/>
            </w:pPr>
            <w:r>
              <w:t>(1)Lime</w:t>
            </w:r>
          </w:p>
        </w:tc>
        <w:tc>
          <w:tcPr>
            <w:tcW w:w="3031" w:type="dxa"/>
            <w:gridSpan w:val="2"/>
            <w:tcBorders>
              <w:top w:val="nil"/>
              <w:left w:val="nil"/>
              <w:bottom w:val="single" w:sz="4" w:space="0" w:color="auto"/>
              <w:right w:val="nil"/>
            </w:tcBorders>
          </w:tcPr>
          <w:p w14:paraId="40762D09" w14:textId="77777777" w:rsidR="00060E5A" w:rsidRDefault="00060E5A" w:rsidP="001A62FC">
            <w:pPr>
              <w:pStyle w:val="NoSpacing"/>
              <w:spacing w:line="240" w:lineRule="auto"/>
            </w:pPr>
            <w:r>
              <w:t>(2)Acre</w:t>
            </w:r>
          </w:p>
          <w:p w14:paraId="10AA92B5" w14:textId="77777777" w:rsidR="00060E5A" w:rsidRDefault="00060E5A" w:rsidP="001A62FC">
            <w:pPr>
              <w:pStyle w:val="NoSpacing"/>
              <w:spacing w:line="240" w:lineRule="auto"/>
            </w:pPr>
            <w:r>
              <w:t>(3)Hectare</w:t>
            </w:r>
          </w:p>
        </w:tc>
        <w:tc>
          <w:tcPr>
            <w:tcW w:w="3032" w:type="dxa"/>
            <w:gridSpan w:val="2"/>
            <w:tcBorders>
              <w:top w:val="nil"/>
              <w:left w:val="nil"/>
              <w:bottom w:val="single" w:sz="4" w:space="0" w:color="auto"/>
              <w:right w:val="single" w:sz="18" w:space="0" w:color="auto"/>
            </w:tcBorders>
          </w:tcPr>
          <w:p w14:paraId="7ACAD476" w14:textId="77777777" w:rsidR="00060E5A" w:rsidRDefault="00060E5A" w:rsidP="001A62FC">
            <w:pPr>
              <w:pStyle w:val="NoSpacing"/>
              <w:spacing w:line="240" w:lineRule="auto"/>
            </w:pPr>
            <w:r>
              <w:t>(4)Square meter</w:t>
            </w:r>
          </w:p>
          <w:p w14:paraId="1B77E09F" w14:textId="77777777" w:rsidR="00060E5A" w:rsidRDefault="00060E5A" w:rsidP="001A62FC">
            <w:pPr>
              <w:pStyle w:val="NoSpacing"/>
              <w:spacing w:line="240" w:lineRule="auto"/>
            </w:pPr>
            <w:r>
              <w:t>(</w:t>
            </w:r>
            <w:proofErr w:type="spellStart"/>
            <w:r>
              <w:t>hvarea_unit</w:t>
            </w:r>
            <w:proofErr w:type="spellEnd"/>
            <w:r>
              <w:t>)</w:t>
            </w:r>
          </w:p>
          <w:p w14:paraId="5245A13C" w14:textId="77777777" w:rsidR="00932573" w:rsidRPr="008231A9" w:rsidRDefault="00932573" w:rsidP="001A62FC">
            <w:pPr>
              <w:pStyle w:val="NoSpacing"/>
              <w:spacing w:line="240" w:lineRule="auto"/>
            </w:pPr>
          </w:p>
        </w:tc>
        <w:tc>
          <w:tcPr>
            <w:tcW w:w="1053" w:type="dxa"/>
            <w:tcBorders>
              <w:top w:val="single" w:sz="18" w:space="0" w:color="auto"/>
              <w:left w:val="single" w:sz="18" w:space="0" w:color="auto"/>
              <w:bottom w:val="single" w:sz="4" w:space="0" w:color="auto"/>
              <w:right w:val="single" w:sz="18" w:space="0" w:color="auto"/>
            </w:tcBorders>
          </w:tcPr>
          <w:p w14:paraId="54476A11" w14:textId="77777777" w:rsidR="00060E5A" w:rsidRPr="008231A9" w:rsidRDefault="00060E5A" w:rsidP="001A62FC">
            <w:pPr>
              <w:pStyle w:val="NoSpacing"/>
              <w:spacing w:line="240" w:lineRule="auto"/>
              <w:rPr>
                <w:i/>
              </w:rPr>
            </w:pPr>
            <w:r w:rsidRPr="008231A9">
              <w:rPr>
                <w:i/>
              </w:rPr>
              <w:t>(code)</w:t>
            </w:r>
          </w:p>
        </w:tc>
      </w:tr>
      <w:tr w:rsidR="00F53C83" w:rsidRPr="008231A9" w14:paraId="0133DEB7" w14:textId="77777777" w:rsidTr="00F854C6">
        <w:tblPrEx>
          <w:tblCellMar>
            <w:left w:w="72" w:type="dxa"/>
            <w:right w:w="72" w:type="dxa"/>
          </w:tblCellMar>
        </w:tblPrEx>
        <w:trPr>
          <w:gridAfter w:val="1"/>
          <w:wAfter w:w="236" w:type="dxa"/>
          <w:trHeight w:val="533"/>
        </w:trPr>
        <w:tc>
          <w:tcPr>
            <w:tcW w:w="236" w:type="dxa"/>
            <w:tcBorders>
              <w:top w:val="single" w:sz="4" w:space="0" w:color="auto"/>
            </w:tcBorders>
          </w:tcPr>
          <w:p w14:paraId="3FA9EAE2" w14:textId="77777777" w:rsidR="00F53C83" w:rsidRPr="008231A9" w:rsidRDefault="00F53C83" w:rsidP="001A62FC">
            <w:pPr>
              <w:pStyle w:val="NoSpacing"/>
              <w:spacing w:line="240" w:lineRule="auto"/>
            </w:pPr>
          </w:p>
        </w:tc>
        <w:tc>
          <w:tcPr>
            <w:tcW w:w="6244" w:type="dxa"/>
            <w:gridSpan w:val="3"/>
            <w:tcBorders>
              <w:top w:val="single" w:sz="4" w:space="0" w:color="auto"/>
              <w:right w:val="nil"/>
            </w:tcBorders>
          </w:tcPr>
          <w:p w14:paraId="6D6FF060" w14:textId="5E67F02E" w:rsidR="00F53C83" w:rsidRDefault="00F53C83" w:rsidP="001A62FC">
            <w:pPr>
              <w:pStyle w:val="NoSpacing"/>
              <w:spacing w:line="240" w:lineRule="auto"/>
            </w:pPr>
            <w:r>
              <w:rPr>
                <w:rFonts w:eastAsiaTheme="minorEastAsia"/>
                <w:sz w:val="20"/>
                <w:szCs w:val="20"/>
                <w:lang w:eastAsia="zh-CN"/>
              </w:rPr>
              <w:t>Of this area, approximately how what percent of land allocated to households is forested?</w:t>
            </w:r>
          </w:p>
        </w:tc>
        <w:tc>
          <w:tcPr>
            <w:tcW w:w="3032" w:type="dxa"/>
            <w:gridSpan w:val="2"/>
            <w:tcBorders>
              <w:top w:val="single" w:sz="4" w:space="0" w:color="auto"/>
              <w:left w:val="nil"/>
              <w:right w:val="single" w:sz="18" w:space="0" w:color="auto"/>
            </w:tcBorders>
          </w:tcPr>
          <w:p w14:paraId="78F2927B" w14:textId="77777777" w:rsidR="00F53C83" w:rsidRDefault="00F53C83" w:rsidP="001A62FC">
            <w:pPr>
              <w:pStyle w:val="NoSpacing"/>
              <w:spacing w:line="240" w:lineRule="auto"/>
            </w:pPr>
          </w:p>
          <w:p w14:paraId="7A65965F" w14:textId="77777777" w:rsidR="00F53C83" w:rsidRDefault="00F53C83" w:rsidP="001A62FC">
            <w:pPr>
              <w:pStyle w:val="NoSpacing"/>
              <w:spacing w:line="240" w:lineRule="auto"/>
            </w:pPr>
          </w:p>
        </w:tc>
        <w:tc>
          <w:tcPr>
            <w:tcW w:w="1053" w:type="dxa"/>
            <w:tcBorders>
              <w:top w:val="single" w:sz="4" w:space="0" w:color="auto"/>
              <w:left w:val="single" w:sz="18" w:space="0" w:color="auto"/>
              <w:bottom w:val="single" w:sz="18" w:space="0" w:color="auto"/>
              <w:right w:val="single" w:sz="18" w:space="0" w:color="auto"/>
            </w:tcBorders>
          </w:tcPr>
          <w:p w14:paraId="2646B253" w14:textId="5475FB70" w:rsidR="00F53C83" w:rsidRPr="008231A9" w:rsidRDefault="00F53C83" w:rsidP="001A62FC">
            <w:pPr>
              <w:pStyle w:val="NoSpacing"/>
              <w:spacing w:line="240" w:lineRule="auto"/>
              <w:rPr>
                <w:i/>
              </w:rPr>
            </w:pPr>
            <w:r>
              <w:rPr>
                <w:i/>
              </w:rPr>
              <w:t>percent</w:t>
            </w:r>
          </w:p>
        </w:tc>
      </w:tr>
      <w:tr w:rsidR="00F854C6" w:rsidRPr="008231A9" w14:paraId="6900EA76" w14:textId="77777777" w:rsidTr="00F854C6">
        <w:tblPrEx>
          <w:tblCellMar>
            <w:left w:w="72" w:type="dxa"/>
            <w:right w:w="72" w:type="dxa"/>
          </w:tblCellMar>
        </w:tblPrEx>
        <w:trPr>
          <w:gridAfter w:val="1"/>
          <w:wAfter w:w="236" w:type="dxa"/>
          <w:ins w:id="28" w:author="Aleta Haflett" w:date="2015-01-23T21:40:00Z"/>
        </w:trPr>
        <w:tc>
          <w:tcPr>
            <w:tcW w:w="236" w:type="dxa"/>
          </w:tcPr>
          <w:p w14:paraId="498A5D28" w14:textId="77777777" w:rsidR="00F854C6" w:rsidRPr="008231A9" w:rsidRDefault="00F854C6" w:rsidP="001A62FC">
            <w:pPr>
              <w:pStyle w:val="NoSpacing"/>
              <w:spacing w:line="240" w:lineRule="auto"/>
              <w:rPr>
                <w:ins w:id="29" w:author="Aleta Haflett" w:date="2015-01-23T21:40:00Z"/>
              </w:rPr>
            </w:pPr>
          </w:p>
        </w:tc>
        <w:tc>
          <w:tcPr>
            <w:tcW w:w="7528" w:type="dxa"/>
            <w:gridSpan w:val="4"/>
            <w:tcBorders>
              <w:bottom w:val="nil"/>
              <w:right w:val="single" w:sz="18" w:space="0" w:color="auto"/>
            </w:tcBorders>
          </w:tcPr>
          <w:p w14:paraId="5C249C93" w14:textId="0EF47688" w:rsidR="00F854C6" w:rsidRDefault="00F854C6" w:rsidP="001A62FC">
            <w:pPr>
              <w:pStyle w:val="NoSpacing"/>
              <w:spacing w:line="240" w:lineRule="auto"/>
              <w:rPr>
                <w:ins w:id="30" w:author="Aleta Haflett" w:date="2015-01-23T21:40:00Z"/>
              </w:rPr>
            </w:pPr>
            <w:ins w:id="31" w:author="Aleta Haflett" w:date="2015-01-23T21:40:00Z">
              <w:r>
                <w:t>What proportion of yo</w:t>
              </w:r>
            </w:ins>
            <w:ins w:id="32" w:author="Aleta Haflett" w:date="2015-01-23T21:43:00Z">
              <w:r>
                <w:t>u</w:t>
              </w:r>
            </w:ins>
            <w:ins w:id="33" w:author="Aleta Haflett" w:date="2015-01-23T21:40:00Z">
              <w:r>
                <w:t xml:space="preserve">r village land is allocated to community woodlots? </w:t>
              </w:r>
            </w:ins>
          </w:p>
        </w:tc>
        <w:tc>
          <w:tcPr>
            <w:tcW w:w="2801" w:type="dxa"/>
            <w:gridSpan w:val="2"/>
            <w:tcBorders>
              <w:top w:val="single" w:sz="18" w:space="0" w:color="auto"/>
              <w:left w:val="single" w:sz="18" w:space="0" w:color="auto"/>
              <w:bottom w:val="single" w:sz="18" w:space="0" w:color="auto"/>
              <w:right w:val="single" w:sz="18" w:space="0" w:color="auto"/>
            </w:tcBorders>
          </w:tcPr>
          <w:p w14:paraId="000D7B53" w14:textId="77777777" w:rsidR="00F854C6" w:rsidRPr="00ED0911" w:rsidRDefault="00F854C6" w:rsidP="00F854C6">
            <w:pPr>
              <w:spacing w:line="240" w:lineRule="auto"/>
              <w:contextualSpacing/>
              <w:rPr>
                <w:ins w:id="34" w:author="Aleta Haflett" w:date="2015-01-23T21:41:00Z"/>
                <w:rFonts w:eastAsia="Calibri" w:cs="Times New Roman"/>
                <w:w w:val="105"/>
              </w:rPr>
            </w:pPr>
            <w:ins w:id="35" w:author="Aleta Haflett" w:date="2015-01-23T21:41:00Z">
              <w:r w:rsidRPr="00ED0911">
                <w:rPr>
                  <w:rFonts w:eastAsia="Calibri" w:cs="Times New Roman"/>
                  <w:w w:val="105"/>
                </w:rPr>
                <w:t>1-All</w:t>
              </w:r>
            </w:ins>
          </w:p>
          <w:p w14:paraId="2040E1C4" w14:textId="77777777" w:rsidR="00F854C6" w:rsidRPr="00ED0911" w:rsidRDefault="00F854C6" w:rsidP="00F854C6">
            <w:pPr>
              <w:spacing w:line="240" w:lineRule="auto"/>
              <w:contextualSpacing/>
              <w:rPr>
                <w:ins w:id="36" w:author="Aleta Haflett" w:date="2015-01-23T21:41:00Z"/>
                <w:rFonts w:eastAsia="Calibri" w:cs="Times New Roman"/>
                <w:w w:val="105"/>
              </w:rPr>
            </w:pPr>
            <w:ins w:id="37" w:author="Aleta Haflett" w:date="2015-01-23T21:41:00Z">
              <w:r w:rsidRPr="00ED0911">
                <w:rPr>
                  <w:rFonts w:eastAsia="Calibri" w:cs="Times New Roman"/>
                  <w:w w:val="105"/>
                </w:rPr>
                <w:t xml:space="preserve">2-Most </w:t>
              </w:r>
            </w:ins>
          </w:p>
          <w:p w14:paraId="7421E209" w14:textId="77777777" w:rsidR="00F854C6" w:rsidRPr="00ED0911" w:rsidRDefault="00F854C6" w:rsidP="00F854C6">
            <w:pPr>
              <w:spacing w:line="240" w:lineRule="auto"/>
              <w:contextualSpacing/>
              <w:rPr>
                <w:ins w:id="38" w:author="Aleta Haflett" w:date="2015-01-23T21:41:00Z"/>
                <w:rFonts w:eastAsia="Calibri" w:cs="Times New Roman"/>
                <w:w w:val="105"/>
              </w:rPr>
            </w:pPr>
            <w:ins w:id="39" w:author="Aleta Haflett" w:date="2015-01-23T21:41:00Z">
              <w:r w:rsidRPr="00ED0911">
                <w:rPr>
                  <w:rFonts w:eastAsia="Calibri" w:cs="Times New Roman"/>
                  <w:w w:val="105"/>
                </w:rPr>
                <w:t>3-About half</w:t>
              </w:r>
            </w:ins>
          </w:p>
          <w:p w14:paraId="52E965D6" w14:textId="77777777" w:rsidR="00F854C6" w:rsidRPr="00ED0911" w:rsidRDefault="00F854C6" w:rsidP="00F854C6">
            <w:pPr>
              <w:spacing w:line="240" w:lineRule="auto"/>
              <w:contextualSpacing/>
              <w:rPr>
                <w:ins w:id="40" w:author="Aleta Haflett" w:date="2015-01-23T21:41:00Z"/>
                <w:rFonts w:eastAsia="Calibri" w:cs="Times New Roman"/>
                <w:w w:val="105"/>
              </w:rPr>
            </w:pPr>
            <w:ins w:id="41" w:author="Aleta Haflett" w:date="2015-01-23T21:41:00Z">
              <w:r w:rsidRPr="00ED0911">
                <w:rPr>
                  <w:rFonts w:eastAsia="Calibri" w:cs="Times New Roman"/>
                  <w:w w:val="105"/>
                </w:rPr>
                <w:t>4- About a quarter</w:t>
              </w:r>
            </w:ins>
          </w:p>
          <w:p w14:paraId="5EF4923D" w14:textId="77777777" w:rsidR="00F854C6" w:rsidRPr="00ED0911" w:rsidRDefault="00F854C6" w:rsidP="00F854C6">
            <w:pPr>
              <w:spacing w:line="240" w:lineRule="auto"/>
              <w:contextualSpacing/>
              <w:rPr>
                <w:ins w:id="42" w:author="Aleta Haflett" w:date="2015-01-23T21:41:00Z"/>
                <w:rFonts w:eastAsia="Calibri" w:cs="Times New Roman"/>
                <w:w w:val="105"/>
              </w:rPr>
            </w:pPr>
            <w:ins w:id="43" w:author="Aleta Haflett" w:date="2015-01-23T21:41:00Z">
              <w:r w:rsidRPr="00ED0911">
                <w:rPr>
                  <w:rFonts w:eastAsia="Calibri" w:cs="Times New Roman"/>
                  <w:w w:val="105"/>
                </w:rPr>
                <w:t xml:space="preserve">5- A small portion </w:t>
              </w:r>
            </w:ins>
          </w:p>
          <w:p w14:paraId="679B23A5" w14:textId="77777777" w:rsidR="00F854C6" w:rsidRPr="00ED0911" w:rsidRDefault="00F854C6" w:rsidP="00F854C6">
            <w:pPr>
              <w:spacing w:line="240" w:lineRule="auto"/>
              <w:contextualSpacing/>
              <w:rPr>
                <w:ins w:id="44" w:author="Aleta Haflett" w:date="2015-01-23T21:41:00Z"/>
                <w:rFonts w:eastAsia="Calibri" w:cs="Times New Roman"/>
                <w:w w:val="105"/>
              </w:rPr>
            </w:pPr>
            <w:ins w:id="45" w:author="Aleta Haflett" w:date="2015-01-23T21:41:00Z">
              <w:r w:rsidRPr="00ED0911">
                <w:rPr>
                  <w:rFonts w:eastAsia="Calibri" w:cs="Times New Roman"/>
                  <w:w w:val="105"/>
                </w:rPr>
                <w:t xml:space="preserve">888- Don’t know </w:t>
              </w:r>
            </w:ins>
          </w:p>
          <w:p w14:paraId="03979377" w14:textId="45B369F3" w:rsidR="00F854C6" w:rsidRPr="008231A9" w:rsidRDefault="00F854C6" w:rsidP="00F854C6">
            <w:pPr>
              <w:pStyle w:val="NoSpacing"/>
              <w:spacing w:line="240" w:lineRule="auto"/>
              <w:rPr>
                <w:ins w:id="46" w:author="Aleta Haflett" w:date="2015-01-23T21:40:00Z"/>
                <w:i/>
              </w:rPr>
            </w:pPr>
            <w:ins w:id="47" w:author="Aleta Haflett" w:date="2015-01-23T21:41:00Z">
              <w:r w:rsidRPr="00ED0911">
                <w:rPr>
                  <w:rFonts w:eastAsia="Calibri" w:cs="Times New Roman"/>
                  <w:w w:val="105"/>
                </w:rPr>
                <w:t>999- Prefer not to respond</w:t>
              </w:r>
            </w:ins>
          </w:p>
        </w:tc>
      </w:tr>
      <w:tr w:rsidR="00060E5A" w:rsidRPr="008231A9" w14:paraId="1195C327" w14:textId="77777777" w:rsidTr="00F854C6">
        <w:tblPrEx>
          <w:tblCellMar>
            <w:left w:w="72" w:type="dxa"/>
            <w:right w:w="72" w:type="dxa"/>
          </w:tblCellMar>
        </w:tblPrEx>
        <w:trPr>
          <w:gridAfter w:val="1"/>
          <w:wAfter w:w="236" w:type="dxa"/>
        </w:trPr>
        <w:tc>
          <w:tcPr>
            <w:tcW w:w="236" w:type="dxa"/>
            <w:vMerge w:val="restart"/>
          </w:tcPr>
          <w:p w14:paraId="3299A496" w14:textId="77777777" w:rsidR="00060E5A" w:rsidRPr="008231A9" w:rsidRDefault="00060E5A" w:rsidP="001A62FC">
            <w:pPr>
              <w:pStyle w:val="NoSpacing"/>
              <w:spacing w:line="240" w:lineRule="auto"/>
            </w:pPr>
          </w:p>
        </w:tc>
        <w:tc>
          <w:tcPr>
            <w:tcW w:w="7528" w:type="dxa"/>
            <w:gridSpan w:val="4"/>
            <w:tcBorders>
              <w:bottom w:val="nil"/>
              <w:right w:val="single" w:sz="18" w:space="0" w:color="auto"/>
            </w:tcBorders>
          </w:tcPr>
          <w:p w14:paraId="4B4BD4C6" w14:textId="77777777" w:rsidR="00060E5A" w:rsidRPr="008231A9" w:rsidRDefault="00AA5653" w:rsidP="001A62FC">
            <w:pPr>
              <w:pStyle w:val="NoSpacing"/>
              <w:spacing w:line="240" w:lineRule="auto"/>
            </w:pPr>
            <w:r>
              <w:t xml:space="preserve">D3. </w:t>
            </w:r>
            <w:r w:rsidR="00060E5A" w:rsidRPr="00A70207">
              <w:t xml:space="preserve">What area of land is unallocated? </w:t>
            </w:r>
            <w:r w:rsidR="00060E5A" w:rsidRPr="00A70207">
              <w:rPr>
                <w:i/>
              </w:rPr>
              <w:t>under village authority</w:t>
            </w:r>
            <w:r w:rsidR="00060E5A" w:rsidRPr="00A70207">
              <w:t xml:space="preserve"> </w:t>
            </w:r>
            <w:r w:rsidR="00060E5A" w:rsidRPr="00A70207">
              <w:rPr>
                <w:b/>
              </w:rPr>
              <w:t>(</w:t>
            </w:r>
            <w:proofErr w:type="spellStart"/>
            <w:r w:rsidR="00060E5A" w:rsidRPr="00A70207">
              <w:rPr>
                <w:b/>
              </w:rPr>
              <w:t>hvland_unallocated</w:t>
            </w:r>
            <w:proofErr w:type="spellEnd"/>
            <w:r w:rsidR="00060E5A" w:rsidRPr="00A70207">
              <w:rPr>
                <w:b/>
              </w:rPr>
              <w:t>)</w:t>
            </w:r>
          </w:p>
        </w:tc>
        <w:tc>
          <w:tcPr>
            <w:tcW w:w="2801" w:type="dxa"/>
            <w:gridSpan w:val="2"/>
            <w:tcBorders>
              <w:top w:val="single" w:sz="18" w:space="0" w:color="auto"/>
              <w:left w:val="single" w:sz="18" w:space="0" w:color="auto"/>
              <w:bottom w:val="single" w:sz="18" w:space="0" w:color="auto"/>
              <w:right w:val="single" w:sz="18" w:space="0" w:color="auto"/>
            </w:tcBorders>
          </w:tcPr>
          <w:p w14:paraId="372E984E" w14:textId="77777777" w:rsidR="00060E5A" w:rsidRPr="008231A9" w:rsidRDefault="00060E5A" w:rsidP="001A62FC">
            <w:pPr>
              <w:pStyle w:val="NoSpacing"/>
              <w:spacing w:line="240" w:lineRule="auto"/>
              <w:rPr>
                <w:i/>
              </w:rPr>
            </w:pPr>
            <w:r w:rsidRPr="008231A9">
              <w:rPr>
                <w:i/>
              </w:rPr>
              <w:t>(integer)</w:t>
            </w:r>
          </w:p>
        </w:tc>
      </w:tr>
      <w:tr w:rsidR="00060E5A" w:rsidRPr="008231A9" w14:paraId="00613ED5" w14:textId="77777777" w:rsidTr="00F854C6">
        <w:tblPrEx>
          <w:tblCellMar>
            <w:left w:w="72" w:type="dxa"/>
            <w:right w:w="72" w:type="dxa"/>
          </w:tblCellMar>
        </w:tblPrEx>
        <w:trPr>
          <w:gridAfter w:val="1"/>
          <w:wAfter w:w="236" w:type="dxa"/>
        </w:trPr>
        <w:tc>
          <w:tcPr>
            <w:tcW w:w="236" w:type="dxa"/>
            <w:vMerge/>
          </w:tcPr>
          <w:p w14:paraId="396C6857" w14:textId="77777777" w:rsidR="00060E5A" w:rsidRPr="008231A9" w:rsidRDefault="00060E5A" w:rsidP="001A62FC">
            <w:pPr>
              <w:pStyle w:val="NoSpacing"/>
              <w:spacing w:line="240" w:lineRule="auto"/>
            </w:pPr>
          </w:p>
        </w:tc>
        <w:tc>
          <w:tcPr>
            <w:tcW w:w="3213" w:type="dxa"/>
            <w:tcBorders>
              <w:top w:val="nil"/>
              <w:right w:val="nil"/>
            </w:tcBorders>
          </w:tcPr>
          <w:p w14:paraId="0EEB9BCA" w14:textId="77777777" w:rsidR="00060E5A" w:rsidRDefault="00AA5653" w:rsidP="001A62FC">
            <w:pPr>
              <w:pStyle w:val="NoSpacing"/>
              <w:spacing w:line="240" w:lineRule="auto"/>
            </w:pPr>
            <w:r>
              <w:t xml:space="preserve">D3b. </w:t>
            </w:r>
            <w:r w:rsidR="00060E5A">
              <w:t>Unit:</w:t>
            </w:r>
          </w:p>
          <w:p w14:paraId="7FC4411D" w14:textId="77777777" w:rsidR="00060E5A" w:rsidRDefault="00060E5A" w:rsidP="001A62FC">
            <w:pPr>
              <w:pStyle w:val="NoSpacing"/>
              <w:spacing w:line="240" w:lineRule="auto"/>
            </w:pPr>
            <w:r>
              <w:t>(1)Lime</w:t>
            </w:r>
          </w:p>
        </w:tc>
        <w:tc>
          <w:tcPr>
            <w:tcW w:w="3031" w:type="dxa"/>
            <w:gridSpan w:val="2"/>
            <w:tcBorders>
              <w:top w:val="nil"/>
              <w:left w:val="nil"/>
              <w:right w:val="nil"/>
            </w:tcBorders>
          </w:tcPr>
          <w:p w14:paraId="2702E03C" w14:textId="77777777" w:rsidR="00060E5A" w:rsidRDefault="00060E5A" w:rsidP="001A62FC">
            <w:pPr>
              <w:pStyle w:val="NoSpacing"/>
              <w:spacing w:line="240" w:lineRule="auto"/>
            </w:pPr>
            <w:r>
              <w:t>(2)Acre</w:t>
            </w:r>
          </w:p>
          <w:p w14:paraId="34612A73" w14:textId="77777777" w:rsidR="00060E5A" w:rsidRDefault="00060E5A" w:rsidP="001A62FC">
            <w:pPr>
              <w:pStyle w:val="NoSpacing"/>
              <w:spacing w:line="240" w:lineRule="auto"/>
            </w:pPr>
            <w:r>
              <w:t>(3)Hectare</w:t>
            </w:r>
          </w:p>
        </w:tc>
        <w:tc>
          <w:tcPr>
            <w:tcW w:w="3032" w:type="dxa"/>
            <w:gridSpan w:val="2"/>
            <w:tcBorders>
              <w:top w:val="nil"/>
              <w:left w:val="nil"/>
              <w:right w:val="single" w:sz="18" w:space="0" w:color="auto"/>
            </w:tcBorders>
          </w:tcPr>
          <w:p w14:paraId="0EA650A7" w14:textId="77777777" w:rsidR="00060E5A" w:rsidRDefault="00060E5A" w:rsidP="001A62FC">
            <w:pPr>
              <w:pStyle w:val="NoSpacing"/>
              <w:spacing w:line="240" w:lineRule="auto"/>
            </w:pPr>
            <w:r>
              <w:t>(4)Square meter</w:t>
            </w:r>
          </w:p>
          <w:p w14:paraId="1D70C61A" w14:textId="77777777" w:rsidR="00060E5A" w:rsidRPr="008231A9" w:rsidRDefault="00060E5A" w:rsidP="001A62FC">
            <w:pPr>
              <w:pStyle w:val="NoSpacing"/>
              <w:spacing w:line="240" w:lineRule="auto"/>
            </w:pPr>
            <w:r>
              <w:t>(</w:t>
            </w:r>
            <w:proofErr w:type="spellStart"/>
            <w:r>
              <w:t>hvarea_unit</w:t>
            </w:r>
            <w:proofErr w:type="spellEnd"/>
            <w:r>
              <w:t>)</w:t>
            </w:r>
          </w:p>
        </w:tc>
        <w:tc>
          <w:tcPr>
            <w:tcW w:w="1053" w:type="dxa"/>
            <w:tcBorders>
              <w:top w:val="single" w:sz="18" w:space="0" w:color="auto"/>
              <w:left w:val="single" w:sz="18" w:space="0" w:color="auto"/>
              <w:bottom w:val="single" w:sz="18" w:space="0" w:color="auto"/>
              <w:right w:val="single" w:sz="18" w:space="0" w:color="auto"/>
            </w:tcBorders>
          </w:tcPr>
          <w:p w14:paraId="0A6C861A" w14:textId="77777777" w:rsidR="00060E5A" w:rsidRPr="008231A9" w:rsidRDefault="00060E5A" w:rsidP="001A62FC">
            <w:pPr>
              <w:pStyle w:val="NoSpacing"/>
              <w:spacing w:line="240" w:lineRule="auto"/>
              <w:rPr>
                <w:i/>
              </w:rPr>
            </w:pPr>
            <w:r w:rsidRPr="008231A9">
              <w:rPr>
                <w:i/>
              </w:rPr>
              <w:t>(code)</w:t>
            </w:r>
          </w:p>
        </w:tc>
      </w:tr>
      <w:tr w:rsidR="00060E5A" w:rsidRPr="008231A9" w14:paraId="3D1534B0" w14:textId="77777777" w:rsidTr="00F854C6">
        <w:tblPrEx>
          <w:tblCellMar>
            <w:left w:w="72" w:type="dxa"/>
            <w:right w:w="72" w:type="dxa"/>
          </w:tblCellMar>
        </w:tblPrEx>
        <w:trPr>
          <w:gridAfter w:val="1"/>
          <w:wAfter w:w="236" w:type="dxa"/>
          <w:trHeight w:val="907"/>
        </w:trPr>
        <w:tc>
          <w:tcPr>
            <w:tcW w:w="236" w:type="dxa"/>
            <w:tcBorders>
              <w:bottom w:val="single" w:sz="4" w:space="0" w:color="auto"/>
            </w:tcBorders>
          </w:tcPr>
          <w:p w14:paraId="2DB42B60" w14:textId="77777777" w:rsidR="00060E5A" w:rsidRPr="008231A9" w:rsidRDefault="00060E5A" w:rsidP="001A62FC">
            <w:pPr>
              <w:pStyle w:val="NoSpacing"/>
              <w:spacing w:line="240" w:lineRule="auto"/>
            </w:pPr>
          </w:p>
        </w:tc>
        <w:tc>
          <w:tcPr>
            <w:tcW w:w="9276" w:type="dxa"/>
            <w:gridSpan w:val="5"/>
            <w:tcBorders>
              <w:bottom w:val="single" w:sz="4" w:space="0" w:color="auto"/>
              <w:right w:val="single" w:sz="18" w:space="0" w:color="auto"/>
            </w:tcBorders>
          </w:tcPr>
          <w:p w14:paraId="0CEA6F00" w14:textId="53C1A263" w:rsidR="00932573" w:rsidRDefault="00F53C83" w:rsidP="001A62FC">
            <w:pPr>
              <w:pStyle w:val="NoSpacing"/>
              <w:spacing w:line="240" w:lineRule="auto"/>
            </w:pPr>
            <w:r>
              <w:rPr>
                <w:rFonts w:eastAsiaTheme="minorEastAsia"/>
                <w:sz w:val="20"/>
                <w:szCs w:val="20"/>
                <w:lang w:eastAsia="zh-CN"/>
              </w:rPr>
              <w:t>Of this area, approximately how what percent of unallocated land is forested?</w:t>
            </w:r>
          </w:p>
          <w:p w14:paraId="18B0FF49" w14:textId="77777777" w:rsidR="00932573" w:rsidRDefault="00932573" w:rsidP="001A62FC">
            <w:pPr>
              <w:pStyle w:val="NoSpacing"/>
              <w:spacing w:line="240" w:lineRule="auto"/>
            </w:pPr>
          </w:p>
          <w:p w14:paraId="593E5468" w14:textId="77777777" w:rsidR="00932573" w:rsidRDefault="00932573" w:rsidP="001A62FC">
            <w:pPr>
              <w:pStyle w:val="NoSpacing"/>
              <w:spacing w:line="240" w:lineRule="auto"/>
            </w:pPr>
          </w:p>
          <w:p w14:paraId="73F0CBFA" w14:textId="21D98FA5" w:rsidR="00060E5A" w:rsidRPr="008231A9" w:rsidRDefault="00060E5A" w:rsidP="001A62FC">
            <w:pPr>
              <w:pStyle w:val="NoSpacing"/>
              <w:spacing w:line="240" w:lineRule="auto"/>
            </w:pPr>
          </w:p>
        </w:tc>
        <w:tc>
          <w:tcPr>
            <w:tcW w:w="1053" w:type="dxa"/>
            <w:tcBorders>
              <w:top w:val="single" w:sz="18" w:space="0" w:color="auto"/>
              <w:left w:val="single" w:sz="18" w:space="0" w:color="auto"/>
              <w:bottom w:val="single" w:sz="4" w:space="0" w:color="auto"/>
              <w:right w:val="single" w:sz="18" w:space="0" w:color="auto"/>
            </w:tcBorders>
          </w:tcPr>
          <w:p w14:paraId="70A19884" w14:textId="77777777" w:rsidR="00932573" w:rsidRDefault="00932573" w:rsidP="001A62FC">
            <w:pPr>
              <w:pStyle w:val="NoSpacing"/>
              <w:spacing w:line="240" w:lineRule="auto"/>
              <w:rPr>
                <w:i/>
              </w:rPr>
            </w:pPr>
          </w:p>
          <w:p w14:paraId="0264EAE1" w14:textId="4D3BD2A6" w:rsidR="00932573" w:rsidRDefault="00F53C83" w:rsidP="001A62FC">
            <w:pPr>
              <w:pStyle w:val="NoSpacing"/>
              <w:spacing w:line="240" w:lineRule="auto"/>
              <w:rPr>
                <w:i/>
              </w:rPr>
            </w:pPr>
            <w:r>
              <w:rPr>
                <w:i/>
              </w:rPr>
              <w:t>percent</w:t>
            </w:r>
          </w:p>
          <w:p w14:paraId="74937501" w14:textId="77777777" w:rsidR="00932573" w:rsidRDefault="00932573" w:rsidP="001A62FC">
            <w:pPr>
              <w:pStyle w:val="NoSpacing"/>
              <w:spacing w:line="240" w:lineRule="auto"/>
              <w:rPr>
                <w:i/>
              </w:rPr>
            </w:pPr>
          </w:p>
          <w:p w14:paraId="77CE36B2" w14:textId="7A0122A5" w:rsidR="00060E5A" w:rsidRPr="008231A9" w:rsidRDefault="00060E5A" w:rsidP="001A62FC">
            <w:pPr>
              <w:pStyle w:val="NoSpacing"/>
              <w:spacing w:line="240" w:lineRule="auto"/>
              <w:rPr>
                <w:i/>
              </w:rPr>
            </w:pPr>
          </w:p>
        </w:tc>
      </w:tr>
      <w:tr w:rsidR="00932573" w:rsidRPr="008231A9" w14:paraId="3EBC6690" w14:textId="77777777" w:rsidTr="00F854C6">
        <w:tblPrEx>
          <w:tblCellMar>
            <w:left w:w="72" w:type="dxa"/>
            <w:right w:w="72" w:type="dxa"/>
          </w:tblCellMar>
        </w:tblPrEx>
        <w:trPr>
          <w:gridAfter w:val="1"/>
          <w:wAfter w:w="236" w:type="dxa"/>
          <w:trHeight w:val="373"/>
        </w:trPr>
        <w:tc>
          <w:tcPr>
            <w:tcW w:w="236" w:type="dxa"/>
            <w:vMerge w:val="restart"/>
            <w:tcBorders>
              <w:top w:val="single" w:sz="4" w:space="0" w:color="auto"/>
            </w:tcBorders>
          </w:tcPr>
          <w:p w14:paraId="21CA21A6" w14:textId="77777777" w:rsidR="00932573" w:rsidRPr="008231A9" w:rsidRDefault="00932573" w:rsidP="001A62FC">
            <w:pPr>
              <w:pStyle w:val="NoSpacing"/>
              <w:spacing w:line="240" w:lineRule="auto"/>
            </w:pPr>
          </w:p>
        </w:tc>
        <w:tc>
          <w:tcPr>
            <w:tcW w:w="9276" w:type="dxa"/>
            <w:gridSpan w:val="5"/>
            <w:tcBorders>
              <w:top w:val="single" w:sz="4" w:space="0" w:color="auto"/>
              <w:bottom w:val="nil"/>
              <w:right w:val="single" w:sz="18" w:space="0" w:color="auto"/>
            </w:tcBorders>
          </w:tcPr>
          <w:p w14:paraId="62799054" w14:textId="480C7B0D" w:rsidR="00932573" w:rsidRDefault="00932573" w:rsidP="001A62FC">
            <w:pPr>
              <w:pStyle w:val="NoSpacing"/>
              <w:spacing w:line="240" w:lineRule="auto"/>
            </w:pPr>
            <w:r>
              <w:t xml:space="preserve">D4. </w:t>
            </w:r>
            <w:r w:rsidRPr="00A70207">
              <w:t xml:space="preserve">Of the unallocated land, what area is suitable for crop production?  </w:t>
            </w:r>
            <w:r w:rsidRPr="00A70207">
              <w:rPr>
                <w:b/>
              </w:rPr>
              <w:t>(</w:t>
            </w:r>
            <w:proofErr w:type="spellStart"/>
            <w:r w:rsidRPr="00A70207">
              <w:rPr>
                <w:b/>
              </w:rPr>
              <w:t>hvcrop</w:t>
            </w:r>
            <w:proofErr w:type="spellEnd"/>
            <w:r w:rsidRPr="00A70207">
              <w:rPr>
                <w:b/>
              </w:rPr>
              <w:t>)</w:t>
            </w:r>
          </w:p>
        </w:tc>
        <w:tc>
          <w:tcPr>
            <w:tcW w:w="1053" w:type="dxa"/>
            <w:tcBorders>
              <w:top w:val="single" w:sz="4" w:space="0" w:color="auto"/>
              <w:left w:val="single" w:sz="18" w:space="0" w:color="auto"/>
              <w:bottom w:val="single" w:sz="18" w:space="0" w:color="auto"/>
              <w:right w:val="single" w:sz="18" w:space="0" w:color="auto"/>
            </w:tcBorders>
          </w:tcPr>
          <w:p w14:paraId="6CA2DB1A" w14:textId="415F2452" w:rsidR="00932573" w:rsidRDefault="00932573" w:rsidP="001A62FC">
            <w:pPr>
              <w:pStyle w:val="NoSpacing"/>
              <w:spacing w:line="240" w:lineRule="auto"/>
              <w:rPr>
                <w:i/>
              </w:rPr>
            </w:pPr>
            <w:r w:rsidRPr="008231A9">
              <w:rPr>
                <w:i/>
              </w:rPr>
              <w:t>(integer)</w:t>
            </w:r>
          </w:p>
        </w:tc>
      </w:tr>
      <w:tr w:rsidR="00060E5A" w:rsidRPr="008231A9" w14:paraId="0A63AC77" w14:textId="77777777" w:rsidTr="00F854C6">
        <w:tblPrEx>
          <w:tblCellMar>
            <w:left w:w="72" w:type="dxa"/>
            <w:right w:w="72" w:type="dxa"/>
          </w:tblCellMar>
        </w:tblPrEx>
        <w:trPr>
          <w:gridAfter w:val="1"/>
          <w:wAfter w:w="236" w:type="dxa"/>
        </w:trPr>
        <w:tc>
          <w:tcPr>
            <w:tcW w:w="236" w:type="dxa"/>
            <w:vMerge/>
          </w:tcPr>
          <w:p w14:paraId="71931EAC" w14:textId="77777777" w:rsidR="00060E5A" w:rsidRPr="008231A9" w:rsidRDefault="00060E5A" w:rsidP="001A62FC">
            <w:pPr>
              <w:pStyle w:val="NoSpacing"/>
              <w:spacing w:line="240" w:lineRule="auto"/>
            </w:pPr>
          </w:p>
        </w:tc>
        <w:tc>
          <w:tcPr>
            <w:tcW w:w="3213" w:type="dxa"/>
            <w:tcBorders>
              <w:top w:val="nil"/>
              <w:right w:val="nil"/>
            </w:tcBorders>
          </w:tcPr>
          <w:p w14:paraId="340CAB6A" w14:textId="77777777" w:rsidR="00060E5A" w:rsidRDefault="00AA5653" w:rsidP="001A62FC">
            <w:pPr>
              <w:pStyle w:val="NoSpacing"/>
              <w:spacing w:line="240" w:lineRule="auto"/>
            </w:pPr>
            <w:r>
              <w:t xml:space="preserve">D4b. </w:t>
            </w:r>
            <w:r w:rsidR="00060E5A">
              <w:t>Unit:</w:t>
            </w:r>
          </w:p>
          <w:p w14:paraId="6518CFF5" w14:textId="77777777" w:rsidR="00060E5A" w:rsidRDefault="00060E5A" w:rsidP="001A62FC">
            <w:pPr>
              <w:pStyle w:val="NoSpacing"/>
              <w:spacing w:line="240" w:lineRule="auto"/>
            </w:pPr>
            <w:r>
              <w:t>(1)Lime</w:t>
            </w:r>
          </w:p>
        </w:tc>
        <w:tc>
          <w:tcPr>
            <w:tcW w:w="3031" w:type="dxa"/>
            <w:gridSpan w:val="2"/>
            <w:tcBorders>
              <w:top w:val="nil"/>
              <w:left w:val="nil"/>
              <w:right w:val="nil"/>
            </w:tcBorders>
          </w:tcPr>
          <w:p w14:paraId="03EECAAA" w14:textId="77777777" w:rsidR="00060E5A" w:rsidRDefault="00060E5A" w:rsidP="001A62FC">
            <w:pPr>
              <w:pStyle w:val="NoSpacing"/>
              <w:spacing w:line="240" w:lineRule="auto"/>
            </w:pPr>
            <w:r>
              <w:t>(2)Acre</w:t>
            </w:r>
          </w:p>
          <w:p w14:paraId="7AE19B5E" w14:textId="77777777" w:rsidR="00060E5A" w:rsidRDefault="00060E5A" w:rsidP="001A62FC">
            <w:pPr>
              <w:pStyle w:val="NoSpacing"/>
              <w:spacing w:line="240" w:lineRule="auto"/>
            </w:pPr>
            <w:r>
              <w:t>(3)Hectare</w:t>
            </w:r>
          </w:p>
        </w:tc>
        <w:tc>
          <w:tcPr>
            <w:tcW w:w="3032" w:type="dxa"/>
            <w:gridSpan w:val="2"/>
            <w:tcBorders>
              <w:top w:val="nil"/>
              <w:left w:val="nil"/>
              <w:right w:val="single" w:sz="18" w:space="0" w:color="auto"/>
            </w:tcBorders>
          </w:tcPr>
          <w:p w14:paraId="3C126D85" w14:textId="77777777" w:rsidR="00060E5A" w:rsidRDefault="00060E5A" w:rsidP="001A62FC">
            <w:pPr>
              <w:pStyle w:val="NoSpacing"/>
              <w:spacing w:line="240" w:lineRule="auto"/>
            </w:pPr>
            <w:r>
              <w:t>(4)Square meter</w:t>
            </w:r>
          </w:p>
          <w:p w14:paraId="2A005146" w14:textId="77777777" w:rsidR="00060E5A" w:rsidRPr="008231A9" w:rsidRDefault="00060E5A" w:rsidP="001A62FC">
            <w:pPr>
              <w:pStyle w:val="NoSpacing"/>
              <w:spacing w:line="240" w:lineRule="auto"/>
            </w:pPr>
            <w:r>
              <w:t>(</w:t>
            </w:r>
            <w:proofErr w:type="spellStart"/>
            <w:r>
              <w:t>hvarea_unit</w:t>
            </w:r>
            <w:proofErr w:type="spellEnd"/>
            <w:r>
              <w:t>)</w:t>
            </w:r>
          </w:p>
        </w:tc>
        <w:tc>
          <w:tcPr>
            <w:tcW w:w="1053" w:type="dxa"/>
            <w:tcBorders>
              <w:top w:val="single" w:sz="18" w:space="0" w:color="auto"/>
              <w:left w:val="single" w:sz="18" w:space="0" w:color="auto"/>
              <w:bottom w:val="single" w:sz="18" w:space="0" w:color="auto"/>
              <w:right w:val="single" w:sz="18" w:space="0" w:color="auto"/>
            </w:tcBorders>
          </w:tcPr>
          <w:p w14:paraId="693AA89E" w14:textId="77777777" w:rsidR="00060E5A" w:rsidRPr="008231A9" w:rsidRDefault="00060E5A" w:rsidP="001A62FC">
            <w:pPr>
              <w:pStyle w:val="NoSpacing"/>
              <w:spacing w:line="240" w:lineRule="auto"/>
              <w:rPr>
                <w:i/>
              </w:rPr>
            </w:pPr>
            <w:r w:rsidRPr="008231A9">
              <w:rPr>
                <w:i/>
              </w:rPr>
              <w:t>(code)</w:t>
            </w:r>
          </w:p>
        </w:tc>
      </w:tr>
      <w:tr w:rsidR="00060E5A" w:rsidRPr="008231A9" w14:paraId="45F63327" w14:textId="77777777" w:rsidTr="00F854C6">
        <w:tblPrEx>
          <w:tblCellMar>
            <w:left w:w="72" w:type="dxa"/>
            <w:right w:w="72" w:type="dxa"/>
          </w:tblCellMar>
        </w:tblPrEx>
        <w:trPr>
          <w:gridAfter w:val="1"/>
          <w:wAfter w:w="236" w:type="dxa"/>
        </w:trPr>
        <w:tc>
          <w:tcPr>
            <w:tcW w:w="236" w:type="dxa"/>
          </w:tcPr>
          <w:p w14:paraId="2CDBF665" w14:textId="77777777" w:rsidR="00060E5A" w:rsidRPr="008231A9" w:rsidRDefault="00060E5A" w:rsidP="001A62FC">
            <w:pPr>
              <w:pStyle w:val="NoSpacing"/>
              <w:spacing w:line="240" w:lineRule="auto"/>
            </w:pPr>
          </w:p>
        </w:tc>
        <w:tc>
          <w:tcPr>
            <w:tcW w:w="5081" w:type="dxa"/>
            <w:gridSpan w:val="2"/>
            <w:tcBorders>
              <w:right w:val="nil"/>
            </w:tcBorders>
          </w:tcPr>
          <w:p w14:paraId="0D885E21" w14:textId="77777777" w:rsidR="00060E5A" w:rsidRPr="00F71A9A" w:rsidRDefault="00AA5653" w:rsidP="001A62FC">
            <w:pPr>
              <w:pStyle w:val="NoSpacing"/>
              <w:spacing w:line="240" w:lineRule="auto"/>
              <w:rPr>
                <w:rFonts w:eastAsia="Calibri" w:cs="Times New Roman"/>
                <w:w w:val="105"/>
              </w:rPr>
            </w:pPr>
            <w:r>
              <w:t xml:space="preserve">D5. </w:t>
            </w:r>
            <w:r w:rsidR="00060E5A" w:rsidRPr="00F71A9A">
              <w:t xml:space="preserve">Could a household in your village obtain additional land for crop production in this village?  </w:t>
            </w:r>
            <w:r w:rsidR="00060E5A" w:rsidRPr="00F71A9A">
              <w:rPr>
                <w:b/>
              </w:rPr>
              <w:t>(</w:t>
            </w:r>
            <w:proofErr w:type="spellStart"/>
            <w:proofErr w:type="gramStart"/>
            <w:r w:rsidR="00060E5A" w:rsidRPr="00F71A9A">
              <w:rPr>
                <w:b/>
              </w:rPr>
              <w:t>h</w:t>
            </w:r>
            <w:proofErr w:type="gramEnd"/>
            <w:r w:rsidR="00060E5A" w:rsidRPr="00F71A9A">
              <w:rPr>
                <w:b/>
              </w:rPr>
              <w:t>_hhextra</w:t>
            </w:r>
            <w:proofErr w:type="spellEnd"/>
            <w:r w:rsidR="00060E5A" w:rsidRPr="00F71A9A">
              <w:rPr>
                <w:b/>
              </w:rPr>
              <w:t>)</w:t>
            </w:r>
          </w:p>
        </w:tc>
        <w:tc>
          <w:tcPr>
            <w:tcW w:w="4195" w:type="dxa"/>
            <w:gridSpan w:val="3"/>
            <w:tcBorders>
              <w:left w:val="nil"/>
              <w:right w:val="single" w:sz="18" w:space="0" w:color="auto"/>
            </w:tcBorders>
          </w:tcPr>
          <w:p w14:paraId="438FDEDF" w14:textId="77777777" w:rsidR="00060E5A" w:rsidRPr="00F71A9A" w:rsidRDefault="00060E5A" w:rsidP="001A62FC">
            <w:pPr>
              <w:pStyle w:val="NoSpacing"/>
              <w:spacing w:line="240" w:lineRule="auto"/>
            </w:pPr>
            <w:r>
              <w:t>0</w:t>
            </w:r>
            <w:r w:rsidRPr="00F71A9A">
              <w:t>=No</w:t>
            </w:r>
          </w:p>
          <w:p w14:paraId="0165E469" w14:textId="77777777" w:rsidR="00060E5A" w:rsidRPr="00F71A9A" w:rsidRDefault="00060E5A" w:rsidP="001A62FC">
            <w:pPr>
              <w:pStyle w:val="NoSpacing"/>
              <w:spacing w:line="240" w:lineRule="auto"/>
            </w:pPr>
            <w:r>
              <w:t>1</w:t>
            </w:r>
            <w:r w:rsidRPr="00F71A9A">
              <w:t>=Yes</w:t>
            </w:r>
            <w:r w:rsidRPr="00F71A9A" w:rsidDel="00226116">
              <w:t xml:space="preserve"> </w:t>
            </w:r>
          </w:p>
          <w:p w14:paraId="3CF849FD" w14:textId="77777777" w:rsidR="00060E5A" w:rsidRPr="00F71A9A" w:rsidRDefault="00060E5A" w:rsidP="001A62FC">
            <w:pPr>
              <w:pStyle w:val="NoSpacing"/>
              <w:spacing w:line="240" w:lineRule="auto"/>
            </w:pPr>
            <w:r w:rsidRPr="00F71A9A">
              <w:t>888=Don’t know</w:t>
            </w:r>
          </w:p>
          <w:p w14:paraId="1C3B5172" w14:textId="77777777" w:rsidR="00060E5A" w:rsidRPr="00F71A9A" w:rsidRDefault="00060E5A" w:rsidP="001A62FC">
            <w:pPr>
              <w:pStyle w:val="NoSpacing"/>
              <w:spacing w:line="240" w:lineRule="auto"/>
            </w:pPr>
            <w:r w:rsidRPr="00F71A9A">
              <w:t>999=Prefer not to respond</w:t>
            </w:r>
          </w:p>
        </w:tc>
        <w:tc>
          <w:tcPr>
            <w:tcW w:w="1053" w:type="dxa"/>
            <w:tcBorders>
              <w:top w:val="single" w:sz="18" w:space="0" w:color="auto"/>
              <w:left w:val="single" w:sz="18" w:space="0" w:color="auto"/>
              <w:bottom w:val="single" w:sz="18" w:space="0" w:color="auto"/>
              <w:right w:val="single" w:sz="18" w:space="0" w:color="auto"/>
            </w:tcBorders>
          </w:tcPr>
          <w:p w14:paraId="2AB03BE3" w14:textId="77777777" w:rsidR="00060E5A" w:rsidRPr="008231A9" w:rsidRDefault="00060E5A" w:rsidP="001A62FC">
            <w:pPr>
              <w:pStyle w:val="NoSpacing"/>
              <w:spacing w:line="240" w:lineRule="auto"/>
              <w:rPr>
                <w:i/>
              </w:rPr>
            </w:pPr>
            <w:r w:rsidRPr="008231A9">
              <w:rPr>
                <w:i/>
              </w:rPr>
              <w:t>(code)</w:t>
            </w:r>
          </w:p>
        </w:tc>
      </w:tr>
      <w:tr w:rsidR="00B55F4E" w:rsidRPr="008231A9" w14:paraId="15667DD5" w14:textId="77777777" w:rsidTr="00F854C6">
        <w:tblPrEx>
          <w:tblCellMar>
            <w:left w:w="72" w:type="dxa"/>
            <w:right w:w="72" w:type="dxa"/>
          </w:tblCellMar>
        </w:tblPrEx>
        <w:trPr>
          <w:gridAfter w:val="1"/>
          <w:wAfter w:w="236" w:type="dxa"/>
          <w:ins w:id="48" w:author="Aidan Boyd" w:date="2015-01-13T11:20:00Z"/>
        </w:trPr>
        <w:tc>
          <w:tcPr>
            <w:tcW w:w="236" w:type="dxa"/>
          </w:tcPr>
          <w:p w14:paraId="4B07B576" w14:textId="77777777" w:rsidR="00B55F4E" w:rsidRPr="008231A9" w:rsidRDefault="00B55F4E" w:rsidP="00B55F4E">
            <w:pPr>
              <w:pStyle w:val="NoSpacing"/>
              <w:spacing w:line="240" w:lineRule="auto"/>
              <w:rPr>
                <w:ins w:id="49" w:author="Aidan Boyd" w:date="2015-01-13T11:20:00Z"/>
              </w:rPr>
            </w:pPr>
          </w:p>
        </w:tc>
        <w:tc>
          <w:tcPr>
            <w:tcW w:w="5081" w:type="dxa"/>
            <w:gridSpan w:val="2"/>
            <w:tcBorders>
              <w:right w:val="nil"/>
            </w:tcBorders>
          </w:tcPr>
          <w:p w14:paraId="3C32DCD6" w14:textId="77777777" w:rsidR="00B55F4E" w:rsidRDefault="00B55F4E" w:rsidP="00B55F4E">
            <w:pPr>
              <w:rPr>
                <w:ins w:id="50" w:author="Aidan Boyd" w:date="2015-01-13T11:21:00Z"/>
              </w:rPr>
            </w:pPr>
            <w:ins w:id="51" w:author="Aidan Boyd" w:date="2015-01-13T11:21:00Z">
              <w:r>
                <w:t xml:space="preserve">C6. How often do people in this area usually apply for your permission to open up new land? </w:t>
              </w:r>
            </w:ins>
          </w:p>
          <w:p w14:paraId="01C95C71" w14:textId="77777777" w:rsidR="00B55F4E" w:rsidRDefault="00B55F4E" w:rsidP="00B55F4E">
            <w:pPr>
              <w:pStyle w:val="NoSpacing"/>
              <w:spacing w:line="240" w:lineRule="auto"/>
              <w:rPr>
                <w:ins w:id="52" w:author="Aidan Boyd" w:date="2015-01-13T11:20:00Z"/>
              </w:rPr>
            </w:pPr>
          </w:p>
        </w:tc>
        <w:tc>
          <w:tcPr>
            <w:tcW w:w="4195" w:type="dxa"/>
            <w:gridSpan w:val="3"/>
            <w:tcBorders>
              <w:left w:val="nil"/>
              <w:right w:val="single" w:sz="18" w:space="0" w:color="auto"/>
            </w:tcBorders>
          </w:tcPr>
          <w:p w14:paraId="18A5ECD5" w14:textId="77777777" w:rsidR="00B55F4E" w:rsidRDefault="00B55F4E" w:rsidP="00B55F4E">
            <w:pPr>
              <w:rPr>
                <w:ins w:id="53" w:author="Aidan Boyd" w:date="2015-01-13T11:21:00Z"/>
              </w:rPr>
            </w:pPr>
            <w:ins w:id="54" w:author="Aidan Boyd" w:date="2015-01-13T11:21:00Z">
              <w:r>
                <w:t>1-Always</w:t>
              </w:r>
            </w:ins>
          </w:p>
          <w:p w14:paraId="307B5A08" w14:textId="77777777" w:rsidR="00B55F4E" w:rsidRDefault="00B55F4E" w:rsidP="00B55F4E">
            <w:pPr>
              <w:rPr>
                <w:ins w:id="55" w:author="Aidan Boyd" w:date="2015-01-13T11:21:00Z"/>
              </w:rPr>
            </w:pPr>
            <w:ins w:id="56" w:author="Aidan Boyd" w:date="2015-01-13T11:21:00Z">
              <w:r>
                <w:t>2-Most of the time</w:t>
              </w:r>
            </w:ins>
          </w:p>
          <w:p w14:paraId="0739B6A8" w14:textId="77777777" w:rsidR="00B55F4E" w:rsidRDefault="00B55F4E" w:rsidP="00B55F4E">
            <w:pPr>
              <w:rPr>
                <w:ins w:id="57" w:author="Aidan Boyd" w:date="2015-01-13T11:21:00Z"/>
              </w:rPr>
            </w:pPr>
            <w:ins w:id="58" w:author="Aidan Boyd" w:date="2015-01-13T11:21:00Z">
              <w:r>
                <w:t>3-Sometimes</w:t>
              </w:r>
            </w:ins>
          </w:p>
          <w:p w14:paraId="4C210506" w14:textId="77777777" w:rsidR="00B55F4E" w:rsidRDefault="00B55F4E" w:rsidP="00B55F4E">
            <w:pPr>
              <w:rPr>
                <w:ins w:id="59" w:author="Aidan Boyd" w:date="2015-01-13T11:21:00Z"/>
              </w:rPr>
            </w:pPr>
            <w:ins w:id="60" w:author="Aidan Boyd" w:date="2015-01-13T11:21:00Z">
              <w:r>
                <w:t>4- Rarely</w:t>
              </w:r>
            </w:ins>
          </w:p>
          <w:p w14:paraId="29CAA7A6" w14:textId="77777777" w:rsidR="00B55F4E" w:rsidRDefault="00B55F4E" w:rsidP="00B55F4E">
            <w:pPr>
              <w:rPr>
                <w:ins w:id="61" w:author="Aidan Boyd" w:date="2015-01-13T11:21:00Z"/>
              </w:rPr>
            </w:pPr>
            <w:ins w:id="62" w:author="Aidan Boyd" w:date="2015-01-13T11:21:00Z">
              <w:r>
                <w:t xml:space="preserve">5-Never </w:t>
              </w:r>
            </w:ins>
          </w:p>
          <w:p w14:paraId="24EC1619" w14:textId="5E8E576E" w:rsidR="00B55F4E" w:rsidRDefault="00B55F4E" w:rsidP="00B55F4E">
            <w:pPr>
              <w:pStyle w:val="NoSpacing"/>
              <w:spacing w:line="240" w:lineRule="auto"/>
              <w:rPr>
                <w:ins w:id="63" w:author="Aidan Boyd" w:date="2015-01-13T11:20:00Z"/>
              </w:rPr>
            </w:pPr>
            <w:ins w:id="64" w:author="Aidan Boyd" w:date="2015-01-13T11:21:00Z">
              <w:r>
                <w:t xml:space="preserve">6-Permission is not required </w:t>
              </w:r>
            </w:ins>
          </w:p>
        </w:tc>
        <w:tc>
          <w:tcPr>
            <w:tcW w:w="1053" w:type="dxa"/>
            <w:tcBorders>
              <w:top w:val="single" w:sz="18" w:space="0" w:color="auto"/>
              <w:left w:val="single" w:sz="18" w:space="0" w:color="auto"/>
              <w:bottom w:val="single" w:sz="18" w:space="0" w:color="auto"/>
              <w:right w:val="single" w:sz="18" w:space="0" w:color="auto"/>
            </w:tcBorders>
          </w:tcPr>
          <w:p w14:paraId="101875A9" w14:textId="77777777" w:rsidR="00B55F4E" w:rsidRPr="008231A9" w:rsidRDefault="00B55F4E" w:rsidP="00B55F4E">
            <w:pPr>
              <w:pStyle w:val="NoSpacing"/>
              <w:spacing w:line="240" w:lineRule="auto"/>
              <w:rPr>
                <w:ins w:id="65" w:author="Aidan Boyd" w:date="2015-01-13T11:20:00Z"/>
                <w:i/>
              </w:rPr>
            </w:pPr>
          </w:p>
        </w:tc>
      </w:tr>
      <w:tr w:rsidR="00B55F4E" w:rsidRPr="008231A9" w14:paraId="37A07592" w14:textId="77777777" w:rsidTr="00F854C6">
        <w:tblPrEx>
          <w:tblCellMar>
            <w:left w:w="72" w:type="dxa"/>
            <w:right w:w="72" w:type="dxa"/>
          </w:tblCellMar>
        </w:tblPrEx>
        <w:trPr>
          <w:gridAfter w:val="1"/>
          <w:wAfter w:w="236" w:type="dxa"/>
        </w:trPr>
        <w:tc>
          <w:tcPr>
            <w:tcW w:w="236" w:type="dxa"/>
          </w:tcPr>
          <w:p w14:paraId="11154825" w14:textId="77777777" w:rsidR="00B55F4E" w:rsidRPr="008231A9" w:rsidRDefault="00B55F4E" w:rsidP="00B55F4E">
            <w:pPr>
              <w:pStyle w:val="NoSpacing"/>
              <w:spacing w:line="240" w:lineRule="auto"/>
            </w:pPr>
          </w:p>
        </w:tc>
        <w:tc>
          <w:tcPr>
            <w:tcW w:w="5081" w:type="dxa"/>
            <w:gridSpan w:val="2"/>
            <w:tcBorders>
              <w:right w:val="nil"/>
            </w:tcBorders>
          </w:tcPr>
          <w:p w14:paraId="4B206031" w14:textId="77777777" w:rsidR="00B55F4E" w:rsidRDefault="00B55F4E" w:rsidP="00B55F4E">
            <w:pPr>
              <w:rPr>
                <w:ins w:id="66" w:author="Aidan Boyd" w:date="2015-01-13T11:21:00Z"/>
              </w:rPr>
            </w:pPr>
            <w:ins w:id="67" w:author="Aidan Boyd" w:date="2015-01-13T11:21:00Z">
              <w:r>
                <w:t>C7. From whom do you request permission?</w:t>
              </w:r>
            </w:ins>
          </w:p>
          <w:p w14:paraId="787D7945" w14:textId="1DA55FBC" w:rsidR="00B55F4E" w:rsidRPr="00F71A9A" w:rsidRDefault="00B55F4E" w:rsidP="00B55F4E">
            <w:pPr>
              <w:pStyle w:val="NoSpacing"/>
              <w:spacing w:line="240" w:lineRule="auto"/>
            </w:pPr>
            <w:r>
              <w:t xml:space="preserve">D6. </w:t>
            </w:r>
            <w:r w:rsidRPr="00F71A9A">
              <w:t>What entity within the community allocates land?</w:t>
            </w:r>
          </w:p>
        </w:tc>
        <w:tc>
          <w:tcPr>
            <w:tcW w:w="4195" w:type="dxa"/>
            <w:gridSpan w:val="3"/>
            <w:tcBorders>
              <w:left w:val="nil"/>
              <w:right w:val="single" w:sz="18" w:space="0" w:color="auto"/>
            </w:tcBorders>
          </w:tcPr>
          <w:p w14:paraId="4A939081" w14:textId="77777777" w:rsidR="00B55F4E" w:rsidRDefault="00B55F4E" w:rsidP="00B55F4E">
            <w:pPr>
              <w:rPr>
                <w:ins w:id="68" w:author="Aidan Boyd" w:date="2015-01-13T11:21:00Z"/>
              </w:rPr>
            </w:pPr>
            <w:ins w:id="69" w:author="Aidan Boyd" w:date="2015-01-13T11:21:00Z">
              <w:r>
                <w:t xml:space="preserve"> 1-Headperson</w:t>
              </w:r>
            </w:ins>
          </w:p>
          <w:p w14:paraId="1A1B8333" w14:textId="77777777" w:rsidR="00B55F4E" w:rsidRDefault="00B55F4E" w:rsidP="00B55F4E">
            <w:pPr>
              <w:rPr>
                <w:ins w:id="70" w:author="Aidan Boyd" w:date="2015-01-13T11:21:00Z"/>
              </w:rPr>
            </w:pPr>
            <w:ins w:id="71" w:author="Aidan Boyd" w:date="2015-01-13T11:21:00Z">
              <w:r>
                <w:t>2-Chief</w:t>
              </w:r>
            </w:ins>
          </w:p>
          <w:p w14:paraId="2C85094E" w14:textId="77777777" w:rsidR="00B55F4E" w:rsidRDefault="00B55F4E" w:rsidP="00B55F4E">
            <w:pPr>
              <w:rPr>
                <w:ins w:id="72" w:author="Aidan Boyd" w:date="2015-01-13T11:21:00Z"/>
              </w:rPr>
            </w:pPr>
            <w:ins w:id="73" w:author="Aidan Boyd" w:date="2015-01-13T11:21:00Z">
              <w:r>
                <w:t>3-ZAWA official</w:t>
              </w:r>
            </w:ins>
          </w:p>
          <w:p w14:paraId="06C2BDA5" w14:textId="77777777" w:rsidR="00B55F4E" w:rsidRDefault="00B55F4E" w:rsidP="00B55F4E">
            <w:pPr>
              <w:rPr>
                <w:ins w:id="74" w:author="Aidan Boyd" w:date="2015-01-13T11:21:00Z"/>
              </w:rPr>
            </w:pPr>
            <w:ins w:id="75" w:author="Aidan Boyd" w:date="2015-01-13T11:21:00Z">
              <w:r>
                <w:t>4- LG official</w:t>
              </w:r>
            </w:ins>
          </w:p>
          <w:p w14:paraId="77F22147" w14:textId="77777777" w:rsidR="00B55F4E" w:rsidRDefault="00B55F4E" w:rsidP="00B55F4E">
            <w:pPr>
              <w:rPr>
                <w:ins w:id="76" w:author="Aidan Boyd" w:date="2015-01-13T11:21:00Z"/>
              </w:rPr>
            </w:pPr>
            <w:ins w:id="77" w:author="Aidan Boyd" w:date="2015-01-13T11:21:00Z">
              <w:r>
                <w:t>5-DFO official</w:t>
              </w:r>
            </w:ins>
          </w:p>
          <w:p w14:paraId="1EF3A5CB" w14:textId="77777777" w:rsidR="00B55F4E" w:rsidRDefault="00B55F4E" w:rsidP="00B55F4E">
            <w:pPr>
              <w:rPr>
                <w:ins w:id="78" w:author="Aidan Boyd" w:date="2015-01-13T11:21:00Z"/>
              </w:rPr>
            </w:pPr>
            <w:ins w:id="79" w:author="Aidan Boyd" w:date="2015-01-13T11:21:00Z">
              <w:r>
                <w:t>6 – private landowners</w:t>
              </w:r>
            </w:ins>
          </w:p>
          <w:p w14:paraId="14327464" w14:textId="7D97B113" w:rsidR="00B55F4E" w:rsidRPr="00F71A9A" w:rsidRDefault="00B55F4E" w:rsidP="00B55F4E">
            <w:pPr>
              <w:pStyle w:val="NoSpacing"/>
              <w:spacing w:line="240" w:lineRule="auto"/>
            </w:pPr>
            <w:ins w:id="80" w:author="Aidan Boyd" w:date="2015-01-13T11:21:00Z">
              <w:r>
                <w:t>97 – Other; please specify</w:t>
              </w:r>
            </w:ins>
          </w:p>
        </w:tc>
        <w:tc>
          <w:tcPr>
            <w:tcW w:w="1053" w:type="dxa"/>
            <w:tcBorders>
              <w:top w:val="single" w:sz="18" w:space="0" w:color="auto"/>
              <w:left w:val="single" w:sz="18" w:space="0" w:color="auto"/>
              <w:bottom w:val="single" w:sz="18" w:space="0" w:color="auto"/>
              <w:right w:val="single" w:sz="18" w:space="0" w:color="auto"/>
            </w:tcBorders>
          </w:tcPr>
          <w:p w14:paraId="6EA7D4ED" w14:textId="77777777" w:rsidR="00B55F4E" w:rsidRPr="008231A9" w:rsidRDefault="00B55F4E" w:rsidP="00B55F4E">
            <w:pPr>
              <w:pStyle w:val="NoSpacing"/>
              <w:spacing w:line="240" w:lineRule="auto"/>
              <w:rPr>
                <w:i/>
              </w:rPr>
            </w:pPr>
            <w:r w:rsidRPr="008231A9">
              <w:rPr>
                <w:i/>
              </w:rPr>
              <w:t>(</w:t>
            </w:r>
            <w:proofErr w:type="gramStart"/>
            <w:r w:rsidRPr="008231A9">
              <w:rPr>
                <w:i/>
              </w:rPr>
              <w:t>code</w:t>
            </w:r>
            <w:proofErr w:type="gramEnd"/>
            <w:r w:rsidRPr="008231A9">
              <w:rPr>
                <w:i/>
              </w:rPr>
              <w:t>)</w:t>
            </w:r>
          </w:p>
        </w:tc>
      </w:tr>
      <w:tr w:rsidR="00060E5A" w:rsidRPr="008231A9" w14:paraId="13948E85" w14:textId="77777777" w:rsidTr="00F854C6">
        <w:tblPrEx>
          <w:tblCellMar>
            <w:left w:w="72" w:type="dxa"/>
            <w:right w:w="72" w:type="dxa"/>
          </w:tblCellMar>
        </w:tblPrEx>
        <w:trPr>
          <w:gridAfter w:val="1"/>
          <w:wAfter w:w="236" w:type="dxa"/>
        </w:trPr>
        <w:tc>
          <w:tcPr>
            <w:tcW w:w="236" w:type="dxa"/>
          </w:tcPr>
          <w:p w14:paraId="21CB240E" w14:textId="77777777" w:rsidR="00060E5A" w:rsidRPr="008231A9" w:rsidRDefault="00060E5A" w:rsidP="001A62FC">
            <w:pPr>
              <w:pStyle w:val="NoSpacing"/>
              <w:spacing w:line="240" w:lineRule="auto"/>
            </w:pPr>
          </w:p>
        </w:tc>
        <w:tc>
          <w:tcPr>
            <w:tcW w:w="5081" w:type="dxa"/>
            <w:gridSpan w:val="2"/>
            <w:tcBorders>
              <w:right w:val="single" w:sz="18" w:space="0" w:color="auto"/>
            </w:tcBorders>
          </w:tcPr>
          <w:p w14:paraId="0932E18A" w14:textId="77777777" w:rsidR="00060E5A" w:rsidRPr="008231A9" w:rsidRDefault="00AA5653" w:rsidP="001A62FC">
            <w:pPr>
              <w:pStyle w:val="NoSpacing"/>
              <w:spacing w:line="240" w:lineRule="auto"/>
            </w:pPr>
            <w:r>
              <w:t xml:space="preserve">D7. </w:t>
            </w:r>
            <w:r w:rsidR="00060E5A">
              <w:t>H</w:t>
            </w:r>
            <w:r w:rsidR="00060E5A" w:rsidRPr="00A70207">
              <w:t>ow is the land allocated? Please describe the process.</w:t>
            </w:r>
          </w:p>
        </w:tc>
        <w:tc>
          <w:tcPr>
            <w:tcW w:w="5248" w:type="dxa"/>
            <w:gridSpan w:val="4"/>
            <w:tcBorders>
              <w:top w:val="single" w:sz="18" w:space="0" w:color="auto"/>
              <w:left w:val="single" w:sz="18" w:space="0" w:color="auto"/>
              <w:bottom w:val="single" w:sz="18" w:space="0" w:color="auto"/>
              <w:right w:val="single" w:sz="18" w:space="0" w:color="auto"/>
            </w:tcBorders>
          </w:tcPr>
          <w:p w14:paraId="0003244F" w14:textId="77777777" w:rsidR="00060E5A" w:rsidRPr="008231A9" w:rsidRDefault="00060E5A" w:rsidP="001A62FC">
            <w:pPr>
              <w:pStyle w:val="NoSpacing"/>
              <w:spacing w:line="240" w:lineRule="auto"/>
              <w:rPr>
                <w:i/>
              </w:rPr>
            </w:pPr>
            <w:r w:rsidRPr="008231A9">
              <w:rPr>
                <w:i/>
              </w:rPr>
              <w:t>(text)</w:t>
            </w:r>
          </w:p>
        </w:tc>
      </w:tr>
      <w:tr w:rsidR="00060E5A" w:rsidRPr="008231A9" w14:paraId="096D3915" w14:textId="77777777" w:rsidTr="00F854C6">
        <w:tblPrEx>
          <w:tblCellMar>
            <w:left w:w="72" w:type="dxa"/>
            <w:right w:w="72" w:type="dxa"/>
          </w:tblCellMar>
        </w:tblPrEx>
        <w:trPr>
          <w:gridAfter w:val="1"/>
          <w:wAfter w:w="236" w:type="dxa"/>
        </w:trPr>
        <w:tc>
          <w:tcPr>
            <w:tcW w:w="236" w:type="dxa"/>
          </w:tcPr>
          <w:p w14:paraId="452C310D" w14:textId="77777777" w:rsidR="00060E5A" w:rsidRPr="008231A9" w:rsidRDefault="00060E5A" w:rsidP="001A62FC">
            <w:pPr>
              <w:pStyle w:val="NoSpacing"/>
              <w:spacing w:line="240" w:lineRule="auto"/>
            </w:pPr>
          </w:p>
        </w:tc>
        <w:tc>
          <w:tcPr>
            <w:tcW w:w="5081" w:type="dxa"/>
            <w:gridSpan w:val="2"/>
            <w:tcBorders>
              <w:right w:val="nil"/>
            </w:tcBorders>
          </w:tcPr>
          <w:p w14:paraId="4B6291E2" w14:textId="77777777" w:rsidR="00060E5A" w:rsidRPr="00F71A9A" w:rsidRDefault="00AA5653" w:rsidP="001A62FC">
            <w:pPr>
              <w:pStyle w:val="NoSpacing"/>
              <w:spacing w:line="240" w:lineRule="auto"/>
              <w:rPr>
                <w:rFonts w:eastAsia="Calibri" w:cs="Times New Roman"/>
                <w:w w:val="105"/>
              </w:rPr>
            </w:pPr>
            <w:r>
              <w:t xml:space="preserve">D8. </w:t>
            </w:r>
            <w:r w:rsidR="00060E5A" w:rsidRPr="00F71A9A">
              <w:t xml:space="preserve">Is it possible to convert customary land into titled property in this village? </w:t>
            </w:r>
            <w:r w:rsidR="00060E5A" w:rsidRPr="00F71A9A">
              <w:rPr>
                <w:b/>
              </w:rPr>
              <w:t>(</w:t>
            </w:r>
            <w:proofErr w:type="spellStart"/>
            <w:r w:rsidR="00060E5A" w:rsidRPr="00F71A9A">
              <w:rPr>
                <w:b/>
              </w:rPr>
              <w:t>hvtenure</w:t>
            </w:r>
            <w:proofErr w:type="spellEnd"/>
            <w:r w:rsidR="00060E5A" w:rsidRPr="00F71A9A">
              <w:rPr>
                <w:b/>
              </w:rPr>
              <w:t>)</w:t>
            </w:r>
          </w:p>
        </w:tc>
        <w:tc>
          <w:tcPr>
            <w:tcW w:w="4195" w:type="dxa"/>
            <w:gridSpan w:val="3"/>
            <w:tcBorders>
              <w:left w:val="nil"/>
              <w:right w:val="single" w:sz="18" w:space="0" w:color="auto"/>
            </w:tcBorders>
          </w:tcPr>
          <w:p w14:paraId="1F835848" w14:textId="77777777" w:rsidR="00060E5A" w:rsidRPr="00F71A9A" w:rsidRDefault="00060E5A" w:rsidP="001A62FC">
            <w:pPr>
              <w:pStyle w:val="NoSpacing"/>
              <w:spacing w:line="240" w:lineRule="auto"/>
            </w:pPr>
            <w:r>
              <w:t>0</w:t>
            </w:r>
            <w:r w:rsidRPr="00F71A9A">
              <w:t>=No</w:t>
            </w:r>
          </w:p>
          <w:p w14:paraId="0CDE7915" w14:textId="77777777" w:rsidR="00060E5A" w:rsidRPr="00F71A9A" w:rsidRDefault="00060E5A" w:rsidP="001A62FC">
            <w:pPr>
              <w:pStyle w:val="NoSpacing"/>
              <w:spacing w:line="240" w:lineRule="auto"/>
            </w:pPr>
            <w:r>
              <w:t>1</w:t>
            </w:r>
            <w:r w:rsidRPr="00F71A9A">
              <w:t>=Yes</w:t>
            </w:r>
            <w:r w:rsidRPr="00F71A9A" w:rsidDel="00226116">
              <w:t xml:space="preserve"> </w:t>
            </w:r>
          </w:p>
          <w:p w14:paraId="4DD7D393" w14:textId="77777777" w:rsidR="00060E5A" w:rsidRPr="00F71A9A" w:rsidRDefault="00060E5A" w:rsidP="001A62FC">
            <w:pPr>
              <w:pStyle w:val="NoSpacing"/>
              <w:spacing w:line="240" w:lineRule="auto"/>
            </w:pPr>
            <w:r w:rsidRPr="00F71A9A">
              <w:t>888=Don’t know</w:t>
            </w:r>
          </w:p>
          <w:p w14:paraId="6BDC8A0A" w14:textId="77777777" w:rsidR="00060E5A" w:rsidRPr="00F71A9A" w:rsidRDefault="00060E5A" w:rsidP="001A62FC">
            <w:pPr>
              <w:pStyle w:val="NoSpacing"/>
              <w:spacing w:line="240" w:lineRule="auto"/>
            </w:pPr>
            <w:r w:rsidRPr="00F71A9A">
              <w:t>999=Prefer not to respond</w:t>
            </w:r>
          </w:p>
        </w:tc>
        <w:tc>
          <w:tcPr>
            <w:tcW w:w="1053" w:type="dxa"/>
            <w:tcBorders>
              <w:top w:val="single" w:sz="18" w:space="0" w:color="auto"/>
              <w:left w:val="single" w:sz="18" w:space="0" w:color="auto"/>
              <w:bottom w:val="single" w:sz="18" w:space="0" w:color="auto"/>
              <w:right w:val="single" w:sz="18" w:space="0" w:color="auto"/>
            </w:tcBorders>
          </w:tcPr>
          <w:p w14:paraId="06A88118" w14:textId="77777777" w:rsidR="00060E5A" w:rsidRPr="008231A9" w:rsidRDefault="00060E5A" w:rsidP="001A62FC">
            <w:pPr>
              <w:pStyle w:val="NoSpacing"/>
              <w:spacing w:line="240" w:lineRule="auto"/>
              <w:rPr>
                <w:i/>
              </w:rPr>
            </w:pPr>
            <w:r w:rsidRPr="008231A9">
              <w:rPr>
                <w:i/>
              </w:rPr>
              <w:t>(code)</w:t>
            </w:r>
          </w:p>
        </w:tc>
      </w:tr>
      <w:tr w:rsidR="00060E5A" w:rsidRPr="008231A9" w14:paraId="03C42A03" w14:textId="77777777" w:rsidTr="00F854C6">
        <w:tblPrEx>
          <w:tblCellMar>
            <w:left w:w="72" w:type="dxa"/>
            <w:right w:w="72" w:type="dxa"/>
          </w:tblCellMar>
        </w:tblPrEx>
        <w:trPr>
          <w:gridAfter w:val="1"/>
          <w:wAfter w:w="236" w:type="dxa"/>
        </w:trPr>
        <w:tc>
          <w:tcPr>
            <w:tcW w:w="236" w:type="dxa"/>
          </w:tcPr>
          <w:p w14:paraId="3E33996B" w14:textId="77777777" w:rsidR="00060E5A" w:rsidRPr="008231A9" w:rsidRDefault="00060E5A" w:rsidP="001A62FC">
            <w:pPr>
              <w:pStyle w:val="NoSpacing"/>
              <w:spacing w:line="240" w:lineRule="auto"/>
            </w:pPr>
          </w:p>
        </w:tc>
        <w:tc>
          <w:tcPr>
            <w:tcW w:w="5081" w:type="dxa"/>
            <w:gridSpan w:val="2"/>
            <w:tcBorders>
              <w:right w:val="nil"/>
            </w:tcBorders>
          </w:tcPr>
          <w:p w14:paraId="5C917FF3" w14:textId="77777777" w:rsidR="00060E5A" w:rsidRPr="00F71A9A" w:rsidRDefault="00AA5653" w:rsidP="001A62FC">
            <w:pPr>
              <w:pStyle w:val="NoSpacing"/>
              <w:spacing w:line="240" w:lineRule="auto"/>
            </w:pPr>
            <w:r>
              <w:t xml:space="preserve">D9. </w:t>
            </w:r>
            <w:r w:rsidR="00060E5A" w:rsidRPr="00F71A9A">
              <w:t xml:space="preserve">Is this title granted to the individual or to the community? </w:t>
            </w:r>
          </w:p>
        </w:tc>
        <w:tc>
          <w:tcPr>
            <w:tcW w:w="4195" w:type="dxa"/>
            <w:gridSpan w:val="3"/>
            <w:tcBorders>
              <w:left w:val="nil"/>
              <w:right w:val="single" w:sz="18" w:space="0" w:color="auto"/>
            </w:tcBorders>
          </w:tcPr>
          <w:p w14:paraId="54E68490" w14:textId="77777777" w:rsidR="00060E5A" w:rsidRPr="00F71A9A" w:rsidRDefault="00060E5A" w:rsidP="001A62FC">
            <w:pPr>
              <w:pStyle w:val="NoSpacing"/>
              <w:spacing w:line="240" w:lineRule="auto"/>
            </w:pPr>
            <w:r w:rsidRPr="00F71A9A">
              <w:t>1=Individual</w:t>
            </w:r>
          </w:p>
          <w:p w14:paraId="2A7868BF" w14:textId="77777777" w:rsidR="00060E5A" w:rsidRPr="00F71A9A" w:rsidRDefault="00060E5A" w:rsidP="001A62FC">
            <w:pPr>
              <w:pStyle w:val="NoSpacing"/>
              <w:spacing w:line="240" w:lineRule="auto"/>
            </w:pPr>
            <w:r w:rsidRPr="00F71A9A">
              <w:t>2=Community</w:t>
            </w:r>
          </w:p>
          <w:p w14:paraId="68573875" w14:textId="77777777" w:rsidR="00AC0CBB" w:rsidRPr="00CF0AEF" w:rsidRDefault="00AC0CBB" w:rsidP="00AC0CBB">
            <w:pPr>
              <w:pStyle w:val="NoSpacing"/>
              <w:spacing w:line="240" w:lineRule="auto"/>
            </w:pPr>
            <w:r w:rsidRPr="00CF0AEF">
              <w:t>97=Other, please specify</w:t>
            </w:r>
          </w:p>
          <w:p w14:paraId="751DCEDF" w14:textId="77777777" w:rsidR="00060E5A" w:rsidRPr="00F71A9A" w:rsidRDefault="00060E5A" w:rsidP="001A62FC">
            <w:pPr>
              <w:pStyle w:val="NoSpacing"/>
              <w:spacing w:line="240" w:lineRule="auto"/>
            </w:pPr>
          </w:p>
        </w:tc>
        <w:tc>
          <w:tcPr>
            <w:tcW w:w="1053" w:type="dxa"/>
            <w:tcBorders>
              <w:top w:val="single" w:sz="18" w:space="0" w:color="auto"/>
              <w:left w:val="single" w:sz="18" w:space="0" w:color="auto"/>
              <w:bottom w:val="single" w:sz="18" w:space="0" w:color="auto"/>
              <w:right w:val="single" w:sz="18" w:space="0" w:color="auto"/>
            </w:tcBorders>
          </w:tcPr>
          <w:p w14:paraId="13963035" w14:textId="77777777" w:rsidR="00060E5A" w:rsidRPr="008231A9" w:rsidRDefault="00060E5A" w:rsidP="001A62FC">
            <w:pPr>
              <w:pStyle w:val="NoSpacing"/>
              <w:spacing w:line="240" w:lineRule="auto"/>
              <w:rPr>
                <w:i/>
              </w:rPr>
            </w:pPr>
            <w:r w:rsidRPr="008231A9">
              <w:rPr>
                <w:i/>
              </w:rPr>
              <w:t>(code)</w:t>
            </w:r>
          </w:p>
        </w:tc>
      </w:tr>
      <w:tr w:rsidR="00060E5A" w:rsidRPr="008231A9" w14:paraId="01B61CC2" w14:textId="77777777" w:rsidTr="00F854C6">
        <w:tblPrEx>
          <w:tblCellMar>
            <w:left w:w="72" w:type="dxa"/>
            <w:right w:w="72" w:type="dxa"/>
          </w:tblCellMar>
        </w:tblPrEx>
        <w:trPr>
          <w:gridAfter w:val="1"/>
          <w:wAfter w:w="236" w:type="dxa"/>
        </w:trPr>
        <w:tc>
          <w:tcPr>
            <w:tcW w:w="236" w:type="dxa"/>
          </w:tcPr>
          <w:p w14:paraId="178C76E1" w14:textId="77777777" w:rsidR="00060E5A" w:rsidRPr="008231A9" w:rsidRDefault="00060E5A" w:rsidP="001A62FC">
            <w:pPr>
              <w:pStyle w:val="NoSpacing"/>
              <w:spacing w:line="240" w:lineRule="auto"/>
            </w:pPr>
          </w:p>
        </w:tc>
        <w:tc>
          <w:tcPr>
            <w:tcW w:w="5081" w:type="dxa"/>
            <w:gridSpan w:val="2"/>
            <w:tcBorders>
              <w:right w:val="nil"/>
            </w:tcBorders>
          </w:tcPr>
          <w:p w14:paraId="02B95BA7" w14:textId="77777777" w:rsidR="00060E5A" w:rsidRPr="00F71A9A" w:rsidRDefault="00AA5653" w:rsidP="001A62FC">
            <w:pPr>
              <w:pStyle w:val="NoSpacing"/>
              <w:spacing w:line="240" w:lineRule="auto"/>
              <w:rPr>
                <w:rFonts w:eastAsia="Calibri" w:cs="Times New Roman"/>
                <w:w w:val="105"/>
              </w:rPr>
            </w:pPr>
            <w:r>
              <w:t xml:space="preserve">D10. </w:t>
            </w:r>
            <w:r w:rsidR="00060E5A" w:rsidRPr="00F71A9A">
              <w:t xml:space="preserve">Is it possible to buy or sell customary land to community members in the village without first changing it to titled land?     </w:t>
            </w:r>
            <w:r w:rsidR="00060E5A" w:rsidRPr="00F71A9A">
              <w:rPr>
                <w:b/>
              </w:rPr>
              <w:t>(</w:t>
            </w:r>
            <w:proofErr w:type="spellStart"/>
            <w:r w:rsidR="00060E5A" w:rsidRPr="00F71A9A">
              <w:rPr>
                <w:b/>
              </w:rPr>
              <w:t>hvsellcust</w:t>
            </w:r>
            <w:proofErr w:type="spellEnd"/>
            <w:r w:rsidR="00060E5A" w:rsidRPr="00F71A9A">
              <w:rPr>
                <w:b/>
              </w:rPr>
              <w:t>)</w:t>
            </w:r>
          </w:p>
        </w:tc>
        <w:tc>
          <w:tcPr>
            <w:tcW w:w="4195" w:type="dxa"/>
            <w:gridSpan w:val="3"/>
            <w:tcBorders>
              <w:left w:val="nil"/>
              <w:right w:val="single" w:sz="18" w:space="0" w:color="auto"/>
            </w:tcBorders>
          </w:tcPr>
          <w:p w14:paraId="1BFDB4D7" w14:textId="77777777" w:rsidR="00060E5A" w:rsidRPr="00F71A9A" w:rsidRDefault="00060E5A" w:rsidP="001A62FC">
            <w:pPr>
              <w:pStyle w:val="NoSpacing"/>
              <w:spacing w:line="240" w:lineRule="auto"/>
            </w:pPr>
            <w:r>
              <w:t>0</w:t>
            </w:r>
            <w:r w:rsidRPr="00F71A9A">
              <w:t>=No</w:t>
            </w:r>
          </w:p>
          <w:p w14:paraId="6F0F6529" w14:textId="77777777" w:rsidR="00060E5A" w:rsidRPr="00F71A9A" w:rsidRDefault="00060E5A" w:rsidP="001A62FC">
            <w:pPr>
              <w:pStyle w:val="NoSpacing"/>
              <w:spacing w:line="240" w:lineRule="auto"/>
            </w:pPr>
            <w:r>
              <w:t>1</w:t>
            </w:r>
            <w:r w:rsidRPr="00F71A9A">
              <w:t>=Yes</w:t>
            </w:r>
            <w:r w:rsidRPr="00F71A9A" w:rsidDel="00226116">
              <w:t xml:space="preserve"> </w:t>
            </w:r>
          </w:p>
          <w:p w14:paraId="3CA8CA8F" w14:textId="77777777" w:rsidR="00060E5A" w:rsidRPr="00F71A9A" w:rsidRDefault="00060E5A" w:rsidP="001A62FC">
            <w:pPr>
              <w:pStyle w:val="NoSpacing"/>
              <w:spacing w:line="240" w:lineRule="auto"/>
            </w:pPr>
            <w:r w:rsidRPr="00F71A9A">
              <w:t>888=Don’t know</w:t>
            </w:r>
          </w:p>
          <w:p w14:paraId="326FA2BF" w14:textId="77777777" w:rsidR="00060E5A" w:rsidRPr="00F71A9A" w:rsidRDefault="00060E5A" w:rsidP="001A62FC">
            <w:pPr>
              <w:pStyle w:val="NoSpacing"/>
              <w:spacing w:line="240" w:lineRule="auto"/>
            </w:pPr>
            <w:r w:rsidRPr="00F71A9A">
              <w:t>999=Prefer not to respond</w:t>
            </w:r>
          </w:p>
        </w:tc>
        <w:tc>
          <w:tcPr>
            <w:tcW w:w="1053" w:type="dxa"/>
            <w:tcBorders>
              <w:top w:val="single" w:sz="18" w:space="0" w:color="auto"/>
              <w:left w:val="single" w:sz="18" w:space="0" w:color="auto"/>
              <w:bottom w:val="single" w:sz="18" w:space="0" w:color="auto"/>
              <w:right w:val="single" w:sz="18" w:space="0" w:color="auto"/>
            </w:tcBorders>
          </w:tcPr>
          <w:p w14:paraId="7FC34835" w14:textId="77777777" w:rsidR="00060E5A" w:rsidRPr="008231A9" w:rsidRDefault="00060E5A" w:rsidP="001A62FC">
            <w:pPr>
              <w:pStyle w:val="NoSpacing"/>
              <w:spacing w:line="240" w:lineRule="auto"/>
              <w:rPr>
                <w:i/>
              </w:rPr>
            </w:pPr>
            <w:r w:rsidRPr="008231A9">
              <w:rPr>
                <w:i/>
              </w:rPr>
              <w:t>(code)</w:t>
            </w:r>
          </w:p>
        </w:tc>
      </w:tr>
      <w:tr w:rsidR="00060E5A" w:rsidRPr="008231A9" w14:paraId="7961E74F" w14:textId="77777777" w:rsidTr="00F854C6">
        <w:tblPrEx>
          <w:tblCellMar>
            <w:left w:w="72" w:type="dxa"/>
            <w:right w:w="72" w:type="dxa"/>
          </w:tblCellMar>
        </w:tblPrEx>
        <w:trPr>
          <w:gridAfter w:val="1"/>
          <w:wAfter w:w="236" w:type="dxa"/>
        </w:trPr>
        <w:tc>
          <w:tcPr>
            <w:tcW w:w="236" w:type="dxa"/>
          </w:tcPr>
          <w:p w14:paraId="4279E98F" w14:textId="77777777" w:rsidR="00060E5A" w:rsidRPr="008231A9" w:rsidRDefault="00060E5A" w:rsidP="001A62FC">
            <w:pPr>
              <w:pStyle w:val="NoSpacing"/>
              <w:spacing w:line="240" w:lineRule="auto"/>
            </w:pPr>
          </w:p>
        </w:tc>
        <w:tc>
          <w:tcPr>
            <w:tcW w:w="5081" w:type="dxa"/>
            <w:gridSpan w:val="2"/>
            <w:tcBorders>
              <w:right w:val="nil"/>
            </w:tcBorders>
          </w:tcPr>
          <w:p w14:paraId="5A01FDCC" w14:textId="77777777" w:rsidR="00060E5A" w:rsidRPr="00F71A9A" w:rsidRDefault="00AA5653" w:rsidP="001A62FC">
            <w:pPr>
              <w:pStyle w:val="NoSpacing"/>
              <w:spacing w:line="240" w:lineRule="auto"/>
            </w:pPr>
            <w:r>
              <w:t xml:space="preserve">D11. </w:t>
            </w:r>
            <w:r w:rsidR="00060E5A" w:rsidRPr="00F71A9A">
              <w:t xml:space="preserve">Is it possible to buy or sell customary land to external peoples or companies without first changing it to titled land?    </w:t>
            </w:r>
          </w:p>
        </w:tc>
        <w:tc>
          <w:tcPr>
            <w:tcW w:w="4195" w:type="dxa"/>
            <w:gridSpan w:val="3"/>
            <w:tcBorders>
              <w:left w:val="nil"/>
              <w:right w:val="single" w:sz="18" w:space="0" w:color="auto"/>
            </w:tcBorders>
          </w:tcPr>
          <w:p w14:paraId="19726CB4" w14:textId="77777777" w:rsidR="00060E5A" w:rsidRPr="00F71A9A" w:rsidRDefault="00060E5A" w:rsidP="001A62FC">
            <w:pPr>
              <w:pStyle w:val="NoSpacing"/>
              <w:spacing w:line="240" w:lineRule="auto"/>
            </w:pPr>
            <w:r>
              <w:t>0</w:t>
            </w:r>
            <w:r w:rsidRPr="00F71A9A">
              <w:t>=No</w:t>
            </w:r>
          </w:p>
          <w:p w14:paraId="55C0F6F4" w14:textId="77777777" w:rsidR="00060E5A" w:rsidRPr="00F71A9A" w:rsidRDefault="00060E5A" w:rsidP="001A62FC">
            <w:pPr>
              <w:pStyle w:val="NoSpacing"/>
              <w:spacing w:line="240" w:lineRule="auto"/>
            </w:pPr>
            <w:r>
              <w:t>1</w:t>
            </w:r>
            <w:r w:rsidRPr="00F71A9A">
              <w:t>=Yes</w:t>
            </w:r>
            <w:r w:rsidRPr="00F71A9A" w:rsidDel="00226116">
              <w:t xml:space="preserve"> </w:t>
            </w:r>
          </w:p>
          <w:p w14:paraId="66CEC601" w14:textId="77777777" w:rsidR="00060E5A" w:rsidRPr="00F71A9A" w:rsidRDefault="00060E5A" w:rsidP="001A62FC">
            <w:pPr>
              <w:pStyle w:val="NoSpacing"/>
              <w:spacing w:line="240" w:lineRule="auto"/>
            </w:pPr>
            <w:r w:rsidRPr="00F71A9A">
              <w:t>888=Don’t know</w:t>
            </w:r>
          </w:p>
          <w:p w14:paraId="258F0CA0" w14:textId="77777777" w:rsidR="00060E5A" w:rsidRPr="00F71A9A" w:rsidRDefault="00060E5A" w:rsidP="001A62FC">
            <w:pPr>
              <w:pStyle w:val="NoSpacing"/>
              <w:spacing w:line="240" w:lineRule="auto"/>
            </w:pPr>
            <w:r w:rsidRPr="00F71A9A">
              <w:t>999=Prefer not to respond</w:t>
            </w:r>
          </w:p>
        </w:tc>
        <w:tc>
          <w:tcPr>
            <w:tcW w:w="1053" w:type="dxa"/>
            <w:tcBorders>
              <w:top w:val="single" w:sz="18" w:space="0" w:color="auto"/>
              <w:left w:val="single" w:sz="18" w:space="0" w:color="auto"/>
              <w:bottom w:val="single" w:sz="18" w:space="0" w:color="auto"/>
              <w:right w:val="single" w:sz="18" w:space="0" w:color="auto"/>
            </w:tcBorders>
          </w:tcPr>
          <w:p w14:paraId="7BE41E0E" w14:textId="77777777" w:rsidR="00060E5A" w:rsidRPr="008231A9" w:rsidRDefault="00060E5A" w:rsidP="001A62FC">
            <w:pPr>
              <w:pStyle w:val="NoSpacing"/>
              <w:spacing w:line="240" w:lineRule="auto"/>
              <w:rPr>
                <w:i/>
              </w:rPr>
            </w:pPr>
            <w:r w:rsidRPr="008231A9">
              <w:rPr>
                <w:i/>
              </w:rPr>
              <w:t>(code)</w:t>
            </w:r>
          </w:p>
        </w:tc>
      </w:tr>
      <w:tr w:rsidR="00060E5A" w:rsidRPr="008231A9" w14:paraId="001E3FF1" w14:textId="77777777" w:rsidTr="00F854C6">
        <w:tblPrEx>
          <w:tblCellMar>
            <w:left w:w="72" w:type="dxa"/>
            <w:right w:w="72" w:type="dxa"/>
          </w:tblCellMar>
        </w:tblPrEx>
        <w:trPr>
          <w:gridAfter w:val="1"/>
          <w:wAfter w:w="236" w:type="dxa"/>
        </w:trPr>
        <w:tc>
          <w:tcPr>
            <w:tcW w:w="236" w:type="dxa"/>
          </w:tcPr>
          <w:p w14:paraId="3BF3B504" w14:textId="77777777" w:rsidR="00060E5A" w:rsidRPr="008231A9" w:rsidRDefault="00060E5A" w:rsidP="001A62FC">
            <w:pPr>
              <w:pStyle w:val="NoSpacing"/>
              <w:spacing w:line="240" w:lineRule="auto"/>
            </w:pPr>
          </w:p>
        </w:tc>
        <w:tc>
          <w:tcPr>
            <w:tcW w:w="5081" w:type="dxa"/>
            <w:gridSpan w:val="2"/>
            <w:tcBorders>
              <w:right w:val="nil"/>
            </w:tcBorders>
          </w:tcPr>
          <w:p w14:paraId="0F7422E9" w14:textId="77777777" w:rsidR="00060E5A" w:rsidRPr="00F71A9A" w:rsidRDefault="00AA5653" w:rsidP="001A62FC">
            <w:pPr>
              <w:pStyle w:val="NoSpacing"/>
              <w:spacing w:line="240" w:lineRule="auto"/>
              <w:rPr>
                <w:b/>
              </w:rPr>
            </w:pPr>
            <w:r>
              <w:t xml:space="preserve">D12. </w:t>
            </w:r>
            <w:r w:rsidR="00060E5A" w:rsidRPr="00F71A9A">
              <w:t xml:space="preserve">Is it possible to rent customary land to community members in this village?   </w:t>
            </w:r>
            <w:r w:rsidR="00060E5A" w:rsidRPr="00F71A9A">
              <w:rPr>
                <w:b/>
              </w:rPr>
              <w:t>(</w:t>
            </w:r>
            <w:proofErr w:type="spellStart"/>
            <w:r w:rsidR="00060E5A" w:rsidRPr="00F71A9A">
              <w:rPr>
                <w:b/>
              </w:rPr>
              <w:t>hvrentcust</w:t>
            </w:r>
            <w:proofErr w:type="spellEnd"/>
            <w:r w:rsidR="00060E5A" w:rsidRPr="00F71A9A">
              <w:rPr>
                <w:b/>
              </w:rPr>
              <w:t>)</w:t>
            </w:r>
          </w:p>
        </w:tc>
        <w:tc>
          <w:tcPr>
            <w:tcW w:w="4195" w:type="dxa"/>
            <w:gridSpan w:val="3"/>
            <w:tcBorders>
              <w:left w:val="nil"/>
              <w:right w:val="single" w:sz="18" w:space="0" w:color="auto"/>
            </w:tcBorders>
          </w:tcPr>
          <w:p w14:paraId="756C10EB" w14:textId="77777777" w:rsidR="00060E5A" w:rsidRPr="00F71A9A" w:rsidRDefault="00060E5A" w:rsidP="001A62FC">
            <w:pPr>
              <w:pStyle w:val="NoSpacing"/>
              <w:spacing w:line="240" w:lineRule="auto"/>
            </w:pPr>
            <w:r>
              <w:t>0</w:t>
            </w:r>
            <w:r w:rsidRPr="00F71A9A">
              <w:t>=No</w:t>
            </w:r>
          </w:p>
          <w:p w14:paraId="4DD20420" w14:textId="77777777" w:rsidR="00060E5A" w:rsidRPr="00F71A9A" w:rsidRDefault="00060E5A" w:rsidP="001A62FC">
            <w:pPr>
              <w:pStyle w:val="NoSpacing"/>
              <w:spacing w:line="240" w:lineRule="auto"/>
            </w:pPr>
            <w:r>
              <w:t>1</w:t>
            </w:r>
            <w:r w:rsidRPr="00F71A9A">
              <w:t>=Yes</w:t>
            </w:r>
            <w:r w:rsidRPr="00F71A9A" w:rsidDel="00226116">
              <w:t xml:space="preserve"> </w:t>
            </w:r>
          </w:p>
          <w:p w14:paraId="0CF52A1A" w14:textId="77777777" w:rsidR="00060E5A" w:rsidRPr="00F71A9A" w:rsidRDefault="00060E5A" w:rsidP="001A62FC">
            <w:pPr>
              <w:pStyle w:val="NoSpacing"/>
              <w:spacing w:line="240" w:lineRule="auto"/>
            </w:pPr>
            <w:r w:rsidRPr="00F71A9A">
              <w:t>888=Don’t know</w:t>
            </w:r>
          </w:p>
          <w:p w14:paraId="345CDF31" w14:textId="77777777" w:rsidR="00060E5A" w:rsidRPr="00F71A9A" w:rsidRDefault="00060E5A" w:rsidP="001A62FC">
            <w:pPr>
              <w:pStyle w:val="NoSpacing"/>
              <w:spacing w:line="240" w:lineRule="auto"/>
            </w:pPr>
            <w:r w:rsidRPr="00F71A9A">
              <w:t>999=Prefer not to respond</w:t>
            </w:r>
          </w:p>
        </w:tc>
        <w:tc>
          <w:tcPr>
            <w:tcW w:w="1053" w:type="dxa"/>
            <w:tcBorders>
              <w:top w:val="single" w:sz="18" w:space="0" w:color="auto"/>
              <w:left w:val="single" w:sz="18" w:space="0" w:color="auto"/>
              <w:bottom w:val="single" w:sz="18" w:space="0" w:color="auto"/>
              <w:right w:val="single" w:sz="18" w:space="0" w:color="auto"/>
            </w:tcBorders>
          </w:tcPr>
          <w:p w14:paraId="69EB3A08" w14:textId="77777777" w:rsidR="00060E5A" w:rsidRPr="008231A9" w:rsidRDefault="00060E5A" w:rsidP="001A62FC">
            <w:pPr>
              <w:pStyle w:val="NoSpacing"/>
              <w:spacing w:line="240" w:lineRule="auto"/>
              <w:rPr>
                <w:i/>
              </w:rPr>
            </w:pPr>
            <w:r w:rsidRPr="008231A9">
              <w:rPr>
                <w:i/>
              </w:rPr>
              <w:t>(code)</w:t>
            </w:r>
          </w:p>
        </w:tc>
      </w:tr>
      <w:tr w:rsidR="00060E5A" w:rsidRPr="008231A9" w14:paraId="201162C9" w14:textId="77777777" w:rsidTr="00F854C6">
        <w:tblPrEx>
          <w:tblCellMar>
            <w:left w:w="72" w:type="dxa"/>
            <w:right w:w="72" w:type="dxa"/>
          </w:tblCellMar>
        </w:tblPrEx>
        <w:trPr>
          <w:gridAfter w:val="1"/>
          <w:wAfter w:w="236" w:type="dxa"/>
        </w:trPr>
        <w:tc>
          <w:tcPr>
            <w:tcW w:w="236" w:type="dxa"/>
          </w:tcPr>
          <w:p w14:paraId="2387BDC5" w14:textId="77777777" w:rsidR="00060E5A" w:rsidRPr="008231A9" w:rsidRDefault="00060E5A" w:rsidP="001A62FC">
            <w:pPr>
              <w:pStyle w:val="NoSpacing"/>
              <w:spacing w:line="240" w:lineRule="auto"/>
            </w:pPr>
          </w:p>
        </w:tc>
        <w:tc>
          <w:tcPr>
            <w:tcW w:w="5081" w:type="dxa"/>
            <w:gridSpan w:val="2"/>
            <w:tcBorders>
              <w:right w:val="nil"/>
            </w:tcBorders>
          </w:tcPr>
          <w:p w14:paraId="2987F168" w14:textId="77777777" w:rsidR="00060E5A" w:rsidRPr="00F71A9A" w:rsidRDefault="00AA5653" w:rsidP="001A62FC">
            <w:pPr>
              <w:pStyle w:val="NoSpacing"/>
              <w:spacing w:line="240" w:lineRule="auto"/>
            </w:pPr>
            <w:r>
              <w:t xml:space="preserve">D13. </w:t>
            </w:r>
            <w:r w:rsidR="00060E5A" w:rsidRPr="00F71A9A">
              <w:t xml:space="preserve">Is it possible to buy or sell customary land to external peoples or companies without first changing it to titled land?     </w:t>
            </w:r>
          </w:p>
        </w:tc>
        <w:tc>
          <w:tcPr>
            <w:tcW w:w="4195" w:type="dxa"/>
            <w:gridSpan w:val="3"/>
            <w:tcBorders>
              <w:left w:val="nil"/>
              <w:right w:val="single" w:sz="18" w:space="0" w:color="auto"/>
            </w:tcBorders>
          </w:tcPr>
          <w:p w14:paraId="5F44E58A" w14:textId="77777777" w:rsidR="00060E5A" w:rsidRPr="00F71A9A" w:rsidRDefault="00060E5A" w:rsidP="001A62FC">
            <w:pPr>
              <w:pStyle w:val="NoSpacing"/>
              <w:spacing w:line="240" w:lineRule="auto"/>
            </w:pPr>
            <w:r>
              <w:t>0</w:t>
            </w:r>
            <w:r w:rsidRPr="00F71A9A">
              <w:t>=No</w:t>
            </w:r>
          </w:p>
          <w:p w14:paraId="7126D943" w14:textId="77777777" w:rsidR="00060E5A" w:rsidRPr="00F71A9A" w:rsidRDefault="00060E5A" w:rsidP="001A62FC">
            <w:pPr>
              <w:pStyle w:val="NoSpacing"/>
              <w:spacing w:line="240" w:lineRule="auto"/>
            </w:pPr>
            <w:r>
              <w:t>1</w:t>
            </w:r>
            <w:r w:rsidRPr="00F71A9A">
              <w:t>=Yes</w:t>
            </w:r>
            <w:r w:rsidRPr="00F71A9A" w:rsidDel="00226116">
              <w:t xml:space="preserve"> </w:t>
            </w:r>
          </w:p>
          <w:p w14:paraId="7A69E263" w14:textId="77777777" w:rsidR="00060E5A" w:rsidRPr="00F71A9A" w:rsidRDefault="00060E5A" w:rsidP="001A62FC">
            <w:pPr>
              <w:pStyle w:val="NoSpacing"/>
              <w:spacing w:line="240" w:lineRule="auto"/>
            </w:pPr>
            <w:r w:rsidRPr="00F71A9A">
              <w:t>888=Don’t know</w:t>
            </w:r>
          </w:p>
          <w:p w14:paraId="4B1EE454" w14:textId="77777777" w:rsidR="00060E5A" w:rsidRPr="00F71A9A" w:rsidRDefault="00060E5A" w:rsidP="001A62FC">
            <w:pPr>
              <w:pStyle w:val="NoSpacing"/>
              <w:spacing w:line="240" w:lineRule="auto"/>
            </w:pPr>
            <w:r w:rsidRPr="00F71A9A">
              <w:t>999=Prefer not to respond</w:t>
            </w:r>
          </w:p>
        </w:tc>
        <w:tc>
          <w:tcPr>
            <w:tcW w:w="1053" w:type="dxa"/>
            <w:tcBorders>
              <w:top w:val="single" w:sz="18" w:space="0" w:color="auto"/>
              <w:left w:val="single" w:sz="18" w:space="0" w:color="auto"/>
              <w:bottom w:val="single" w:sz="18" w:space="0" w:color="auto"/>
              <w:right w:val="single" w:sz="18" w:space="0" w:color="auto"/>
            </w:tcBorders>
          </w:tcPr>
          <w:p w14:paraId="7B2A47CC" w14:textId="77777777" w:rsidR="00060E5A" w:rsidRPr="008231A9" w:rsidRDefault="00060E5A" w:rsidP="001A62FC">
            <w:pPr>
              <w:pStyle w:val="NoSpacing"/>
              <w:spacing w:line="240" w:lineRule="auto"/>
              <w:rPr>
                <w:i/>
              </w:rPr>
            </w:pPr>
            <w:r w:rsidRPr="008231A9">
              <w:rPr>
                <w:i/>
              </w:rPr>
              <w:t>(code)</w:t>
            </w:r>
          </w:p>
        </w:tc>
      </w:tr>
      <w:tr w:rsidR="00060E5A" w:rsidRPr="008231A9" w14:paraId="15BC749B" w14:textId="77777777" w:rsidTr="00F854C6">
        <w:tblPrEx>
          <w:tblCellMar>
            <w:left w:w="72" w:type="dxa"/>
            <w:right w:w="72" w:type="dxa"/>
          </w:tblCellMar>
        </w:tblPrEx>
        <w:trPr>
          <w:gridAfter w:val="1"/>
          <w:wAfter w:w="236" w:type="dxa"/>
        </w:trPr>
        <w:tc>
          <w:tcPr>
            <w:tcW w:w="236" w:type="dxa"/>
          </w:tcPr>
          <w:p w14:paraId="56076E4B" w14:textId="77777777" w:rsidR="00060E5A" w:rsidRPr="008231A9" w:rsidRDefault="00060E5A" w:rsidP="001A62FC">
            <w:pPr>
              <w:pStyle w:val="NoSpacing"/>
              <w:spacing w:line="240" w:lineRule="auto"/>
            </w:pPr>
          </w:p>
        </w:tc>
        <w:tc>
          <w:tcPr>
            <w:tcW w:w="5081" w:type="dxa"/>
            <w:gridSpan w:val="2"/>
            <w:tcBorders>
              <w:right w:val="nil"/>
            </w:tcBorders>
          </w:tcPr>
          <w:p w14:paraId="761F12B4" w14:textId="4BC77E47" w:rsidR="00060E5A" w:rsidRPr="00F71A9A" w:rsidRDefault="00AA5653" w:rsidP="001A62FC">
            <w:pPr>
              <w:pStyle w:val="NoSpacing"/>
              <w:spacing w:line="240" w:lineRule="auto"/>
              <w:rPr>
                <w:b/>
              </w:rPr>
            </w:pPr>
            <w:r>
              <w:t xml:space="preserve">D14. </w:t>
            </w:r>
            <w:r w:rsidR="00060E5A" w:rsidRPr="00F71A9A">
              <w:t xml:space="preserve">Has any part of your village's customary land </w:t>
            </w:r>
            <w:r w:rsidR="000D1055">
              <w:t xml:space="preserve">under forest cover </w:t>
            </w:r>
            <w:r w:rsidR="00060E5A" w:rsidRPr="00F71A9A">
              <w:t xml:space="preserve">been sold or leased to someone from outside this village in the past five years? </w:t>
            </w:r>
            <w:r w:rsidR="00060E5A" w:rsidRPr="00F71A9A">
              <w:rPr>
                <w:b/>
              </w:rPr>
              <w:t>(</w:t>
            </w:r>
            <w:proofErr w:type="spellStart"/>
            <w:r w:rsidR="00060E5A" w:rsidRPr="00F71A9A">
              <w:rPr>
                <w:b/>
              </w:rPr>
              <w:t>hland_sold</w:t>
            </w:r>
            <w:proofErr w:type="spellEnd"/>
            <w:r w:rsidR="00060E5A" w:rsidRPr="00F71A9A">
              <w:rPr>
                <w:b/>
              </w:rPr>
              <w:t>)</w:t>
            </w:r>
          </w:p>
          <w:p w14:paraId="211D6CF8" w14:textId="77777777" w:rsidR="00060E5A" w:rsidRPr="00F71A9A" w:rsidRDefault="00060E5A" w:rsidP="001A62FC">
            <w:pPr>
              <w:pStyle w:val="NoSpacing"/>
              <w:spacing w:line="240" w:lineRule="auto"/>
              <w:rPr>
                <w:rFonts w:eastAsia="Calibri" w:cs="Times New Roman"/>
                <w:w w:val="105"/>
              </w:rPr>
            </w:pPr>
            <w:r w:rsidRPr="00B33FAE">
              <w:rPr>
                <w:i/>
              </w:rPr>
              <w:t>If 0, skip to D.17</w:t>
            </w:r>
          </w:p>
        </w:tc>
        <w:tc>
          <w:tcPr>
            <w:tcW w:w="4195" w:type="dxa"/>
            <w:gridSpan w:val="3"/>
            <w:tcBorders>
              <w:left w:val="nil"/>
              <w:right w:val="single" w:sz="18" w:space="0" w:color="auto"/>
            </w:tcBorders>
          </w:tcPr>
          <w:p w14:paraId="00EA1707" w14:textId="77777777" w:rsidR="00060E5A" w:rsidRPr="00F71A9A" w:rsidRDefault="00060E5A" w:rsidP="001A62FC">
            <w:pPr>
              <w:pStyle w:val="NoSpacing"/>
              <w:spacing w:line="240" w:lineRule="auto"/>
            </w:pPr>
            <w:r>
              <w:t>0</w:t>
            </w:r>
            <w:r w:rsidRPr="00F71A9A">
              <w:t>=No</w:t>
            </w:r>
          </w:p>
          <w:p w14:paraId="2F820C1C" w14:textId="77777777" w:rsidR="00060E5A" w:rsidRPr="00F71A9A" w:rsidRDefault="00060E5A" w:rsidP="001A62FC">
            <w:pPr>
              <w:pStyle w:val="NoSpacing"/>
              <w:spacing w:line="240" w:lineRule="auto"/>
            </w:pPr>
            <w:r>
              <w:t>1</w:t>
            </w:r>
            <w:r w:rsidRPr="00F71A9A">
              <w:t>=</w:t>
            </w:r>
            <w:r>
              <w:t>Yes</w:t>
            </w:r>
            <w:r w:rsidRPr="00F71A9A">
              <w:t xml:space="preserve"> </w:t>
            </w:r>
          </w:p>
          <w:p w14:paraId="2B175A3A" w14:textId="77777777" w:rsidR="00060E5A" w:rsidRPr="00F71A9A" w:rsidRDefault="00060E5A" w:rsidP="001A62FC">
            <w:pPr>
              <w:pStyle w:val="NoSpacing"/>
              <w:spacing w:line="240" w:lineRule="auto"/>
            </w:pPr>
            <w:r w:rsidRPr="00F71A9A">
              <w:t>888=Don’t know</w:t>
            </w:r>
          </w:p>
          <w:p w14:paraId="39ED300F" w14:textId="77777777" w:rsidR="00060E5A" w:rsidRPr="00F71A9A" w:rsidRDefault="00060E5A" w:rsidP="001A62FC">
            <w:pPr>
              <w:pStyle w:val="NoSpacing"/>
              <w:spacing w:line="240" w:lineRule="auto"/>
            </w:pPr>
            <w:r w:rsidRPr="00F71A9A">
              <w:t>999=Prefer not to respond</w:t>
            </w:r>
          </w:p>
        </w:tc>
        <w:tc>
          <w:tcPr>
            <w:tcW w:w="1053" w:type="dxa"/>
            <w:tcBorders>
              <w:top w:val="single" w:sz="18" w:space="0" w:color="auto"/>
              <w:left w:val="single" w:sz="18" w:space="0" w:color="auto"/>
              <w:bottom w:val="single" w:sz="18" w:space="0" w:color="auto"/>
              <w:right w:val="single" w:sz="18" w:space="0" w:color="auto"/>
            </w:tcBorders>
          </w:tcPr>
          <w:p w14:paraId="5B598E7F" w14:textId="77777777" w:rsidR="00060E5A" w:rsidRPr="008231A9" w:rsidRDefault="00060E5A" w:rsidP="001A62FC">
            <w:pPr>
              <w:pStyle w:val="NoSpacing"/>
              <w:spacing w:line="240" w:lineRule="auto"/>
              <w:rPr>
                <w:i/>
              </w:rPr>
            </w:pPr>
            <w:r w:rsidRPr="008231A9">
              <w:rPr>
                <w:i/>
              </w:rPr>
              <w:t>(code)</w:t>
            </w:r>
          </w:p>
        </w:tc>
      </w:tr>
      <w:tr w:rsidR="00F854C6" w:rsidRPr="008231A9" w14:paraId="12EC3DA3" w14:textId="77777777" w:rsidTr="00F854C6">
        <w:tblPrEx>
          <w:tblCellMar>
            <w:left w:w="72" w:type="dxa"/>
            <w:right w:w="72" w:type="dxa"/>
          </w:tblCellMar>
        </w:tblPrEx>
        <w:trPr>
          <w:gridAfter w:val="1"/>
          <w:wAfter w:w="236" w:type="dxa"/>
          <w:ins w:id="81" w:author="Aleta Haflett" w:date="2015-01-23T21:44:00Z"/>
        </w:trPr>
        <w:tc>
          <w:tcPr>
            <w:tcW w:w="236" w:type="dxa"/>
          </w:tcPr>
          <w:p w14:paraId="214BE276" w14:textId="77777777" w:rsidR="00F854C6" w:rsidRPr="008231A9" w:rsidRDefault="00F854C6" w:rsidP="001A62FC">
            <w:pPr>
              <w:pStyle w:val="NoSpacing"/>
              <w:spacing w:line="240" w:lineRule="auto"/>
              <w:rPr>
                <w:ins w:id="82" w:author="Aleta Haflett" w:date="2015-01-23T21:44:00Z"/>
              </w:rPr>
            </w:pPr>
          </w:p>
        </w:tc>
        <w:tc>
          <w:tcPr>
            <w:tcW w:w="5081" w:type="dxa"/>
            <w:gridSpan w:val="2"/>
            <w:tcBorders>
              <w:right w:val="nil"/>
            </w:tcBorders>
          </w:tcPr>
          <w:p w14:paraId="773B8FAC" w14:textId="4DD3A5CB" w:rsidR="00F854C6" w:rsidRDefault="00F854C6" w:rsidP="001A62FC">
            <w:pPr>
              <w:pStyle w:val="NoSpacing"/>
              <w:spacing w:line="240" w:lineRule="auto"/>
              <w:rPr>
                <w:ins w:id="83" w:author="Aleta Haflett" w:date="2015-01-23T21:44:00Z"/>
              </w:rPr>
            </w:pPr>
            <w:ins w:id="84" w:author="Aleta Haflett" w:date="2015-01-23T21:44:00Z">
              <w:r>
                <w:rPr>
                  <w:color w:val="000000"/>
                </w:rPr>
                <w:t>C15</w:t>
              </w:r>
              <w:r w:rsidRPr="00ED0911">
                <w:rPr>
                  <w:color w:val="000000"/>
                </w:rPr>
                <w:t xml:space="preserve">. Are there legal agreements (concessions, permits, licenses) granting some areas of </w:t>
              </w:r>
              <w:r w:rsidRPr="00ED0911">
                <w:rPr>
                  <w:b/>
                  <w:color w:val="000000"/>
                </w:rPr>
                <w:t>community land</w:t>
              </w:r>
              <w:r w:rsidRPr="00ED0911">
                <w:rPr>
                  <w:color w:val="000000"/>
                </w:rPr>
                <w:t xml:space="preserve"> for use or management of any kind by the government or private operators?</w:t>
              </w:r>
            </w:ins>
          </w:p>
        </w:tc>
        <w:tc>
          <w:tcPr>
            <w:tcW w:w="4195" w:type="dxa"/>
            <w:gridSpan w:val="3"/>
            <w:tcBorders>
              <w:left w:val="nil"/>
              <w:right w:val="single" w:sz="18" w:space="0" w:color="auto"/>
            </w:tcBorders>
          </w:tcPr>
          <w:p w14:paraId="4B8C438C" w14:textId="77777777" w:rsidR="00F854C6" w:rsidRPr="00ED0911" w:rsidRDefault="00F854C6" w:rsidP="00F854C6">
            <w:pPr>
              <w:spacing w:line="240" w:lineRule="auto"/>
              <w:contextualSpacing/>
              <w:rPr>
                <w:ins w:id="85" w:author="Aleta Haflett" w:date="2015-01-23T21:44:00Z"/>
              </w:rPr>
            </w:pPr>
            <w:ins w:id="86" w:author="Aleta Haflett" w:date="2015-01-23T21:44:00Z">
              <w:r w:rsidRPr="00ED0911">
                <w:t>0=No</w:t>
              </w:r>
            </w:ins>
          </w:p>
          <w:p w14:paraId="5F0833CA" w14:textId="77777777" w:rsidR="00F854C6" w:rsidRPr="00ED0911" w:rsidRDefault="00F854C6" w:rsidP="00F854C6">
            <w:pPr>
              <w:spacing w:line="240" w:lineRule="auto"/>
              <w:contextualSpacing/>
              <w:rPr>
                <w:ins w:id="87" w:author="Aleta Haflett" w:date="2015-01-23T21:44:00Z"/>
              </w:rPr>
            </w:pPr>
            <w:ins w:id="88" w:author="Aleta Haflett" w:date="2015-01-23T21:44:00Z">
              <w:r w:rsidRPr="00ED0911">
                <w:t xml:space="preserve">1=Yes </w:t>
              </w:r>
            </w:ins>
          </w:p>
          <w:p w14:paraId="58B7B5BB" w14:textId="77777777" w:rsidR="00F854C6" w:rsidRPr="00ED0911" w:rsidRDefault="00F854C6" w:rsidP="00F854C6">
            <w:pPr>
              <w:spacing w:line="240" w:lineRule="auto"/>
              <w:contextualSpacing/>
              <w:rPr>
                <w:ins w:id="89" w:author="Aleta Haflett" w:date="2015-01-23T21:44:00Z"/>
              </w:rPr>
            </w:pPr>
            <w:ins w:id="90" w:author="Aleta Haflett" w:date="2015-01-23T21:44:00Z">
              <w:r w:rsidRPr="00ED0911">
                <w:t>888=Don’t know</w:t>
              </w:r>
            </w:ins>
          </w:p>
          <w:p w14:paraId="4303AC46" w14:textId="1AC3AF9C" w:rsidR="00F854C6" w:rsidRDefault="00F854C6" w:rsidP="001A62FC">
            <w:pPr>
              <w:pStyle w:val="NoSpacing"/>
              <w:spacing w:line="240" w:lineRule="auto"/>
              <w:rPr>
                <w:ins w:id="91" w:author="Aleta Haflett" w:date="2015-01-23T21:44:00Z"/>
              </w:rPr>
            </w:pPr>
            <w:ins w:id="92" w:author="Aleta Haflett" w:date="2015-01-23T21:44:00Z">
              <w:r w:rsidRPr="00ED0911">
                <w:t>999=Prefer not to respond</w:t>
              </w:r>
            </w:ins>
          </w:p>
        </w:tc>
        <w:tc>
          <w:tcPr>
            <w:tcW w:w="1053" w:type="dxa"/>
            <w:tcBorders>
              <w:top w:val="single" w:sz="18" w:space="0" w:color="auto"/>
              <w:left w:val="single" w:sz="18" w:space="0" w:color="auto"/>
              <w:bottom w:val="single" w:sz="18" w:space="0" w:color="auto"/>
              <w:right w:val="single" w:sz="18" w:space="0" w:color="auto"/>
            </w:tcBorders>
          </w:tcPr>
          <w:p w14:paraId="7EF4DDC1" w14:textId="77777777" w:rsidR="00F854C6" w:rsidRPr="008231A9" w:rsidRDefault="00F854C6" w:rsidP="001A62FC">
            <w:pPr>
              <w:pStyle w:val="NoSpacing"/>
              <w:spacing w:line="240" w:lineRule="auto"/>
              <w:rPr>
                <w:ins w:id="93" w:author="Aleta Haflett" w:date="2015-01-23T21:44:00Z"/>
                <w:i/>
              </w:rPr>
            </w:pPr>
          </w:p>
        </w:tc>
      </w:tr>
      <w:tr w:rsidR="00F854C6" w:rsidRPr="008231A9" w14:paraId="3BAB39DF" w14:textId="77777777" w:rsidTr="00F854C6">
        <w:tblPrEx>
          <w:tblCellMar>
            <w:left w:w="72" w:type="dxa"/>
            <w:right w:w="72" w:type="dxa"/>
          </w:tblCellMar>
        </w:tblPrEx>
        <w:trPr>
          <w:gridAfter w:val="1"/>
          <w:wAfter w:w="236" w:type="dxa"/>
          <w:ins w:id="94" w:author="Aleta Haflett" w:date="2015-01-23T21:44:00Z"/>
        </w:trPr>
        <w:tc>
          <w:tcPr>
            <w:tcW w:w="236" w:type="dxa"/>
          </w:tcPr>
          <w:p w14:paraId="18D77E59" w14:textId="77777777" w:rsidR="00F854C6" w:rsidRPr="008231A9" w:rsidRDefault="00F854C6" w:rsidP="001A62FC">
            <w:pPr>
              <w:pStyle w:val="NoSpacing"/>
              <w:spacing w:line="240" w:lineRule="auto"/>
              <w:rPr>
                <w:ins w:id="95" w:author="Aleta Haflett" w:date="2015-01-23T21:44:00Z"/>
              </w:rPr>
            </w:pPr>
          </w:p>
        </w:tc>
        <w:tc>
          <w:tcPr>
            <w:tcW w:w="5081" w:type="dxa"/>
            <w:gridSpan w:val="2"/>
            <w:tcBorders>
              <w:right w:val="nil"/>
            </w:tcBorders>
          </w:tcPr>
          <w:p w14:paraId="1E16E431" w14:textId="634FDCAF" w:rsidR="00F854C6" w:rsidRDefault="00F854C6" w:rsidP="001A62FC">
            <w:pPr>
              <w:pStyle w:val="NoSpacing"/>
              <w:spacing w:line="240" w:lineRule="auto"/>
              <w:rPr>
                <w:ins w:id="96" w:author="Aleta Haflett" w:date="2015-01-23T21:44:00Z"/>
              </w:rPr>
            </w:pPr>
            <w:ins w:id="97" w:author="Aleta Haflett" w:date="2015-01-23T21:44:00Z">
              <w:r>
                <w:rPr>
                  <w:color w:val="000000"/>
                </w:rPr>
                <w:t>C16</w:t>
              </w:r>
              <w:r w:rsidRPr="00ED0911">
                <w:rPr>
                  <w:color w:val="000000"/>
                </w:rPr>
                <w:t xml:space="preserve">. Are there legal agreements (concessions, permits, licenses) granting some areas of </w:t>
              </w:r>
              <w:r w:rsidRPr="00ED0911">
                <w:rPr>
                  <w:b/>
                  <w:color w:val="000000"/>
                </w:rPr>
                <w:t>individual / household land</w:t>
              </w:r>
              <w:r w:rsidRPr="00ED0911">
                <w:rPr>
                  <w:color w:val="000000"/>
                </w:rPr>
                <w:t xml:space="preserve"> for use or management of any kind by the government or private operators?</w:t>
              </w:r>
            </w:ins>
          </w:p>
        </w:tc>
        <w:tc>
          <w:tcPr>
            <w:tcW w:w="4195" w:type="dxa"/>
            <w:gridSpan w:val="3"/>
            <w:tcBorders>
              <w:left w:val="nil"/>
              <w:right w:val="single" w:sz="18" w:space="0" w:color="auto"/>
            </w:tcBorders>
          </w:tcPr>
          <w:p w14:paraId="0969ACEC" w14:textId="77777777" w:rsidR="00F854C6" w:rsidRPr="00ED0911" w:rsidRDefault="00F854C6" w:rsidP="00F854C6">
            <w:pPr>
              <w:spacing w:line="240" w:lineRule="auto"/>
              <w:contextualSpacing/>
              <w:rPr>
                <w:ins w:id="98" w:author="Aleta Haflett" w:date="2015-01-23T21:45:00Z"/>
              </w:rPr>
            </w:pPr>
            <w:ins w:id="99" w:author="Aleta Haflett" w:date="2015-01-23T21:45:00Z">
              <w:r w:rsidRPr="00ED0911">
                <w:t>0=No</w:t>
              </w:r>
            </w:ins>
          </w:p>
          <w:p w14:paraId="361B8B7D" w14:textId="77777777" w:rsidR="00F854C6" w:rsidRPr="00ED0911" w:rsidRDefault="00F854C6" w:rsidP="00F854C6">
            <w:pPr>
              <w:spacing w:line="240" w:lineRule="auto"/>
              <w:contextualSpacing/>
              <w:rPr>
                <w:ins w:id="100" w:author="Aleta Haflett" w:date="2015-01-23T21:45:00Z"/>
              </w:rPr>
            </w:pPr>
            <w:ins w:id="101" w:author="Aleta Haflett" w:date="2015-01-23T21:45:00Z">
              <w:r w:rsidRPr="00ED0911">
                <w:t xml:space="preserve">1=Yes </w:t>
              </w:r>
            </w:ins>
          </w:p>
          <w:p w14:paraId="59C30543" w14:textId="77777777" w:rsidR="00F854C6" w:rsidRPr="00ED0911" w:rsidRDefault="00F854C6" w:rsidP="00F854C6">
            <w:pPr>
              <w:spacing w:line="240" w:lineRule="auto"/>
              <w:contextualSpacing/>
              <w:rPr>
                <w:ins w:id="102" w:author="Aleta Haflett" w:date="2015-01-23T21:45:00Z"/>
              </w:rPr>
            </w:pPr>
            <w:ins w:id="103" w:author="Aleta Haflett" w:date="2015-01-23T21:45:00Z">
              <w:r w:rsidRPr="00ED0911">
                <w:t>888=Don’t know</w:t>
              </w:r>
            </w:ins>
          </w:p>
          <w:p w14:paraId="6F3CE6B1" w14:textId="29ADC6CA" w:rsidR="00F854C6" w:rsidRDefault="00F854C6" w:rsidP="00F854C6">
            <w:pPr>
              <w:pStyle w:val="NoSpacing"/>
              <w:spacing w:line="240" w:lineRule="auto"/>
              <w:rPr>
                <w:ins w:id="104" w:author="Aleta Haflett" w:date="2015-01-23T21:44:00Z"/>
              </w:rPr>
            </w:pPr>
            <w:ins w:id="105" w:author="Aleta Haflett" w:date="2015-01-23T21:45:00Z">
              <w:r w:rsidRPr="00ED0911">
                <w:t>999=Prefer not to respond</w:t>
              </w:r>
            </w:ins>
          </w:p>
        </w:tc>
        <w:tc>
          <w:tcPr>
            <w:tcW w:w="1053" w:type="dxa"/>
            <w:tcBorders>
              <w:top w:val="single" w:sz="18" w:space="0" w:color="auto"/>
              <w:left w:val="single" w:sz="18" w:space="0" w:color="auto"/>
              <w:bottom w:val="single" w:sz="18" w:space="0" w:color="auto"/>
              <w:right w:val="single" w:sz="18" w:space="0" w:color="auto"/>
            </w:tcBorders>
          </w:tcPr>
          <w:p w14:paraId="0E6B0BAA" w14:textId="77777777" w:rsidR="00F854C6" w:rsidRPr="008231A9" w:rsidRDefault="00F854C6" w:rsidP="001A62FC">
            <w:pPr>
              <w:pStyle w:val="NoSpacing"/>
              <w:spacing w:line="240" w:lineRule="auto"/>
              <w:rPr>
                <w:ins w:id="106" w:author="Aleta Haflett" w:date="2015-01-23T21:44:00Z"/>
                <w:i/>
              </w:rPr>
            </w:pPr>
          </w:p>
        </w:tc>
      </w:tr>
    </w:tbl>
    <w:p w14:paraId="6D011E93" w14:textId="77777777" w:rsidR="005A480D" w:rsidRDefault="005A480D" w:rsidP="001A62FC">
      <w:pPr>
        <w:pStyle w:val="NoSpacing"/>
        <w:spacing w:line="240" w:lineRule="auto"/>
      </w:pPr>
    </w:p>
    <w:p w14:paraId="66D59F85" w14:textId="2C55A754" w:rsidR="005A480D" w:rsidRDefault="005A480D" w:rsidP="001A62FC">
      <w:pPr>
        <w:pStyle w:val="NoSpacing"/>
        <w:spacing w:line="240" w:lineRule="auto"/>
      </w:pPr>
    </w:p>
    <w:p w14:paraId="44F2583C" w14:textId="202FDA47" w:rsidR="005A480D" w:rsidRDefault="005A480D" w:rsidP="001A62FC">
      <w:pPr>
        <w:pStyle w:val="NoSpacing"/>
        <w:spacing w:line="240" w:lineRule="auto"/>
      </w:pPr>
    </w:p>
    <w:p w14:paraId="2A9A906D" w14:textId="06A361FA" w:rsidR="005A480D" w:rsidRDefault="005A480D" w:rsidP="001A62FC">
      <w:pPr>
        <w:pStyle w:val="NoSpacing"/>
        <w:spacing w:line="240" w:lineRule="auto"/>
      </w:pPr>
    </w:p>
    <w:p w14:paraId="703C73BD" w14:textId="1790D726" w:rsidR="005A480D" w:rsidRDefault="005A480D" w:rsidP="001A62FC">
      <w:pPr>
        <w:pStyle w:val="NoSpacing"/>
        <w:spacing w:line="240" w:lineRule="auto"/>
      </w:pPr>
    </w:p>
    <w:p w14:paraId="2F6ECEAC" w14:textId="48FB6AC9" w:rsidR="005A480D" w:rsidRDefault="005A480D" w:rsidP="001A62FC">
      <w:pPr>
        <w:pStyle w:val="NoSpacing"/>
        <w:spacing w:line="240" w:lineRule="auto"/>
      </w:pPr>
    </w:p>
    <w:p w14:paraId="79D2294F" w14:textId="21F0D6D8" w:rsidR="008217D2" w:rsidRDefault="008217D2" w:rsidP="001A62FC">
      <w:pPr>
        <w:pStyle w:val="NoSpacing"/>
        <w:spacing w:line="240" w:lineRule="auto"/>
      </w:pPr>
    </w:p>
    <w:p w14:paraId="0E87B516" w14:textId="77777777" w:rsidR="006B6D60" w:rsidRDefault="006B6D60" w:rsidP="001A62FC">
      <w:pPr>
        <w:pStyle w:val="NoSpacing"/>
        <w:spacing w:line="240" w:lineRule="auto"/>
        <w:sectPr w:rsidR="006B6D60">
          <w:footerReference w:type="even" r:id="rId9"/>
          <w:footerReference w:type="default" r:id="rId10"/>
          <w:pgSz w:w="12240" w:h="15840"/>
          <w:pgMar w:top="1440" w:right="1440" w:bottom="1440" w:left="1440" w:header="720" w:footer="720" w:gutter="0"/>
          <w:cols w:space="720"/>
          <w:docGrid w:linePitch="360"/>
        </w:sectPr>
      </w:pPr>
    </w:p>
    <w:p w14:paraId="073ACA5D" w14:textId="77777777" w:rsidR="006B6D60" w:rsidRPr="006B6D60" w:rsidRDefault="000133F5" w:rsidP="001A62FC">
      <w:pPr>
        <w:pStyle w:val="NoSpacing"/>
        <w:spacing w:line="240" w:lineRule="auto"/>
        <w:rPr>
          <w:rStyle w:val="Emphasis"/>
        </w:rPr>
      </w:pPr>
      <w:r>
        <w:rPr>
          <w:rStyle w:val="Emphasis"/>
        </w:rPr>
        <w:lastRenderedPageBreak/>
        <w:t xml:space="preserve">Section D continued. </w:t>
      </w:r>
      <w:r w:rsidR="006B6D60" w:rsidRPr="006B6D60">
        <w:rPr>
          <w:rStyle w:val="Emphasis"/>
        </w:rPr>
        <w:t xml:space="preserve">Land sales roster </w:t>
      </w:r>
    </w:p>
    <w:p w14:paraId="7571FC31" w14:textId="3A5BFE95" w:rsidR="008217D2" w:rsidRDefault="006B6D60" w:rsidP="001A62FC">
      <w:pPr>
        <w:pStyle w:val="NoSpacing"/>
        <w:spacing w:line="240" w:lineRule="auto"/>
      </w:pPr>
      <w:r>
        <w:t>For each in</w:t>
      </w:r>
      <w:r w:rsidR="000D1055">
        <w:t>stance of land sold, ask D15-D21</w:t>
      </w:r>
      <w:r>
        <w:t>.</w:t>
      </w:r>
    </w:p>
    <w:tbl>
      <w:tblPr>
        <w:tblStyle w:val="TableGrid"/>
        <w:tblW w:w="14197" w:type="dxa"/>
        <w:jc w:val="center"/>
        <w:tblCellMar>
          <w:left w:w="72" w:type="dxa"/>
          <w:right w:w="72" w:type="dxa"/>
        </w:tblCellMar>
        <w:tblLook w:val="04A0" w:firstRow="1" w:lastRow="0" w:firstColumn="1" w:lastColumn="0" w:noHBand="0" w:noVBand="1"/>
      </w:tblPr>
      <w:tblGrid>
        <w:gridCol w:w="526"/>
        <w:gridCol w:w="1989"/>
        <w:gridCol w:w="2520"/>
        <w:gridCol w:w="1070"/>
        <w:gridCol w:w="842"/>
        <w:gridCol w:w="1126"/>
        <w:gridCol w:w="3082"/>
        <w:gridCol w:w="1560"/>
        <w:gridCol w:w="1482"/>
      </w:tblGrid>
      <w:tr w:rsidR="00DB3877" w:rsidRPr="006B6D60" w14:paraId="7CABE2C6" w14:textId="77777777">
        <w:trPr>
          <w:jc w:val="center"/>
        </w:trPr>
        <w:tc>
          <w:tcPr>
            <w:tcW w:w="526" w:type="dxa"/>
          </w:tcPr>
          <w:p w14:paraId="30E4DCA9" w14:textId="77777777" w:rsidR="006B6D60" w:rsidRPr="006B6D60" w:rsidRDefault="006B6D60" w:rsidP="001A62FC">
            <w:pPr>
              <w:pStyle w:val="NoSpacing"/>
              <w:spacing w:line="240" w:lineRule="auto"/>
            </w:pPr>
          </w:p>
        </w:tc>
        <w:tc>
          <w:tcPr>
            <w:tcW w:w="1989" w:type="dxa"/>
          </w:tcPr>
          <w:p w14:paraId="56F218C8" w14:textId="77777777" w:rsidR="006B6D60" w:rsidRPr="006B6D60" w:rsidRDefault="00AA5653" w:rsidP="001A62FC">
            <w:pPr>
              <w:pStyle w:val="NoSpacing"/>
              <w:spacing w:line="240" w:lineRule="auto"/>
            </w:pPr>
            <w:r>
              <w:t xml:space="preserve">D15. </w:t>
            </w:r>
            <w:r w:rsidR="006B6D60" w:rsidRPr="006B6D60">
              <w:t xml:space="preserve">Was land sold or leased? </w:t>
            </w:r>
          </w:p>
          <w:p w14:paraId="20ADA53F" w14:textId="77777777" w:rsidR="006B6D60" w:rsidRPr="006B6D60" w:rsidRDefault="006B6D60" w:rsidP="001A62FC">
            <w:pPr>
              <w:pStyle w:val="NoSpacing"/>
              <w:spacing w:line="240" w:lineRule="auto"/>
            </w:pPr>
            <w:r w:rsidRPr="006B6D60">
              <w:t>1=Sold</w:t>
            </w:r>
          </w:p>
          <w:p w14:paraId="40A92DA4" w14:textId="77777777" w:rsidR="006B6D60" w:rsidRPr="006B6D60" w:rsidRDefault="006B6D60" w:rsidP="001A62FC">
            <w:pPr>
              <w:pStyle w:val="NoSpacing"/>
              <w:spacing w:line="240" w:lineRule="auto"/>
            </w:pPr>
            <w:r w:rsidRPr="006B6D60">
              <w:t>2=Leased, concession</w:t>
            </w:r>
          </w:p>
          <w:p w14:paraId="3548B88E" w14:textId="77777777" w:rsidR="006B6D60" w:rsidRPr="006B6D60" w:rsidRDefault="006B6D60" w:rsidP="001A62FC">
            <w:pPr>
              <w:pStyle w:val="NoSpacing"/>
              <w:spacing w:line="240" w:lineRule="auto"/>
            </w:pPr>
            <w:r w:rsidRPr="006B6D60">
              <w:t>3=Leased, permit</w:t>
            </w:r>
          </w:p>
          <w:p w14:paraId="41DD0078" w14:textId="77777777" w:rsidR="006B6D60" w:rsidRPr="006B6D60" w:rsidRDefault="006B6D60" w:rsidP="001A62FC">
            <w:pPr>
              <w:pStyle w:val="NoSpacing"/>
              <w:spacing w:line="240" w:lineRule="auto"/>
            </w:pPr>
            <w:r w:rsidRPr="006B6D60">
              <w:t>888=Don’t know</w:t>
            </w:r>
          </w:p>
          <w:p w14:paraId="5667D01D" w14:textId="77777777" w:rsidR="006B6D60" w:rsidRPr="006B6D60" w:rsidRDefault="006B6D60" w:rsidP="001A62FC">
            <w:pPr>
              <w:pStyle w:val="NoSpacing"/>
              <w:spacing w:line="240" w:lineRule="auto"/>
            </w:pPr>
            <w:r w:rsidRPr="006B6D60">
              <w:t>999=Prefer not to respond</w:t>
            </w:r>
          </w:p>
        </w:tc>
        <w:tc>
          <w:tcPr>
            <w:tcW w:w="2520" w:type="dxa"/>
          </w:tcPr>
          <w:p w14:paraId="67A7BE2D" w14:textId="77777777" w:rsidR="006B6D60" w:rsidRDefault="00AA5653" w:rsidP="001A62FC">
            <w:pPr>
              <w:pStyle w:val="NoSpacing"/>
              <w:spacing w:line="240" w:lineRule="auto"/>
            </w:pPr>
            <w:r>
              <w:t xml:space="preserve">D16. </w:t>
            </w:r>
            <w:r w:rsidR="006B6D60" w:rsidRPr="006B6D60">
              <w:t>Who sold or leased this land?</w:t>
            </w:r>
          </w:p>
          <w:p w14:paraId="2937B5CA" w14:textId="77777777" w:rsidR="006B6D60" w:rsidRPr="006B6D60" w:rsidRDefault="006B6D60" w:rsidP="001A62FC">
            <w:pPr>
              <w:pStyle w:val="NoSpacing"/>
              <w:spacing w:line="240" w:lineRule="auto"/>
            </w:pPr>
          </w:p>
          <w:p w14:paraId="5945E05F" w14:textId="77777777" w:rsidR="006B6D60" w:rsidRPr="006B6D60" w:rsidRDefault="006B6D60" w:rsidP="001A62FC">
            <w:pPr>
              <w:pStyle w:val="NoSpacing"/>
              <w:spacing w:line="240" w:lineRule="auto"/>
            </w:pPr>
            <w:r w:rsidRPr="006B6D60">
              <w:t>1=Chief</w:t>
            </w:r>
          </w:p>
          <w:p w14:paraId="68BD7C1E" w14:textId="77777777" w:rsidR="006B6D60" w:rsidRPr="006B6D60" w:rsidRDefault="006B6D60" w:rsidP="001A62FC">
            <w:pPr>
              <w:pStyle w:val="NoSpacing"/>
              <w:spacing w:line="240" w:lineRule="auto"/>
            </w:pPr>
            <w:r w:rsidRPr="006B6D60">
              <w:t>2=Headperson</w:t>
            </w:r>
          </w:p>
          <w:p w14:paraId="484F8269" w14:textId="77777777" w:rsidR="006B6D60" w:rsidRPr="006B6D60" w:rsidRDefault="006B6D60" w:rsidP="001A62FC">
            <w:pPr>
              <w:pStyle w:val="NoSpacing"/>
              <w:spacing w:line="240" w:lineRule="auto"/>
            </w:pPr>
            <w:r w:rsidRPr="006B6D60">
              <w:t>3</w:t>
            </w:r>
            <w:r w:rsidR="00597904">
              <w:t>=</w:t>
            </w:r>
            <w:r w:rsidRPr="006B6D60">
              <w:t>Community together as a group</w:t>
            </w:r>
          </w:p>
          <w:p w14:paraId="2D4AC51F" w14:textId="77777777" w:rsidR="006B6D60" w:rsidRPr="006B6D60" w:rsidRDefault="006B6D60" w:rsidP="001A62FC">
            <w:pPr>
              <w:pStyle w:val="NoSpacing"/>
              <w:spacing w:line="240" w:lineRule="auto"/>
            </w:pPr>
            <w:r w:rsidRPr="006B6D60">
              <w:t>97=Other, please specify</w:t>
            </w:r>
          </w:p>
          <w:p w14:paraId="2878FAF9" w14:textId="77777777" w:rsidR="006B6D60" w:rsidRPr="006B6D60" w:rsidRDefault="006B6D60" w:rsidP="001A62FC">
            <w:pPr>
              <w:pStyle w:val="NoSpacing"/>
              <w:spacing w:line="240" w:lineRule="auto"/>
            </w:pPr>
            <w:r w:rsidRPr="006B6D60">
              <w:t>888=Don’t know</w:t>
            </w:r>
          </w:p>
          <w:p w14:paraId="4440EB96" w14:textId="77777777" w:rsidR="006B6D60" w:rsidRPr="006B6D60" w:rsidRDefault="00597904" w:rsidP="001A62FC">
            <w:pPr>
              <w:pStyle w:val="NoSpacing"/>
              <w:spacing w:line="240" w:lineRule="auto"/>
            </w:pPr>
            <w:r w:rsidRPr="00597904">
              <w:t>999=Prefer not to respond</w:t>
            </w:r>
          </w:p>
        </w:tc>
        <w:tc>
          <w:tcPr>
            <w:tcW w:w="1912" w:type="dxa"/>
            <w:gridSpan w:val="2"/>
          </w:tcPr>
          <w:p w14:paraId="099ABE20" w14:textId="77777777" w:rsidR="006B6D60" w:rsidRDefault="00AA5653" w:rsidP="001A62FC">
            <w:pPr>
              <w:pStyle w:val="NoSpacing"/>
              <w:spacing w:line="240" w:lineRule="auto"/>
            </w:pPr>
            <w:r>
              <w:t xml:space="preserve">D17. </w:t>
            </w:r>
            <w:r w:rsidR="006B6D60" w:rsidRPr="006B6D60">
              <w:t xml:space="preserve">What was the area of land sold? </w:t>
            </w:r>
          </w:p>
          <w:p w14:paraId="107C82EE" w14:textId="77777777" w:rsidR="006B6D60" w:rsidRPr="006B6D60" w:rsidRDefault="006B6D60" w:rsidP="001A62FC">
            <w:pPr>
              <w:pStyle w:val="NoSpacing"/>
              <w:spacing w:line="240" w:lineRule="auto"/>
            </w:pPr>
          </w:p>
          <w:p w14:paraId="13B7ABDF" w14:textId="77777777" w:rsidR="006B6D60" w:rsidRPr="006B6D60" w:rsidRDefault="006B6D60" w:rsidP="001A62FC">
            <w:pPr>
              <w:pStyle w:val="NoSpacing"/>
              <w:spacing w:line="240" w:lineRule="auto"/>
            </w:pPr>
            <w:r w:rsidRPr="006B6D60">
              <w:t>Units:</w:t>
            </w:r>
          </w:p>
          <w:p w14:paraId="08494176" w14:textId="77777777" w:rsidR="006B6D60" w:rsidRPr="006B6D60" w:rsidRDefault="006B6D60" w:rsidP="001A62FC">
            <w:pPr>
              <w:pStyle w:val="NoSpacing"/>
              <w:spacing w:line="240" w:lineRule="auto"/>
            </w:pPr>
            <w:r w:rsidRPr="006B6D60">
              <w:t>1=Lima</w:t>
            </w:r>
          </w:p>
          <w:p w14:paraId="7D610F39" w14:textId="77777777" w:rsidR="006B6D60" w:rsidRPr="006B6D60" w:rsidRDefault="006B6D60" w:rsidP="001A62FC">
            <w:pPr>
              <w:pStyle w:val="NoSpacing"/>
              <w:spacing w:line="240" w:lineRule="auto"/>
            </w:pPr>
            <w:r w:rsidRPr="006B6D60">
              <w:t>2=Acre</w:t>
            </w:r>
          </w:p>
          <w:p w14:paraId="0F92093A" w14:textId="77777777" w:rsidR="006B6D60" w:rsidRPr="006B6D60" w:rsidRDefault="006B6D60" w:rsidP="001A62FC">
            <w:pPr>
              <w:pStyle w:val="NoSpacing"/>
              <w:spacing w:line="240" w:lineRule="auto"/>
            </w:pPr>
            <w:r w:rsidRPr="006B6D60">
              <w:t>3=Hectare</w:t>
            </w:r>
          </w:p>
          <w:p w14:paraId="7078B1EF" w14:textId="77777777" w:rsidR="006B6D60" w:rsidRPr="006B6D60" w:rsidRDefault="006B6D60" w:rsidP="001A62FC">
            <w:pPr>
              <w:pStyle w:val="NoSpacing"/>
              <w:spacing w:line="240" w:lineRule="auto"/>
              <w:rPr>
                <w:i/>
              </w:rPr>
            </w:pPr>
            <w:r w:rsidRPr="006B6D60">
              <w:t>4=Square meter</w:t>
            </w:r>
          </w:p>
        </w:tc>
        <w:tc>
          <w:tcPr>
            <w:tcW w:w="1126" w:type="dxa"/>
          </w:tcPr>
          <w:p w14:paraId="614F230C" w14:textId="77777777" w:rsidR="006B6D60" w:rsidRPr="006B6D60" w:rsidRDefault="00AA5653" w:rsidP="001A62FC">
            <w:pPr>
              <w:pStyle w:val="NoSpacing"/>
              <w:spacing w:line="240" w:lineRule="auto"/>
            </w:pPr>
            <w:r>
              <w:t xml:space="preserve">D18. </w:t>
            </w:r>
            <w:r w:rsidR="006B6D60" w:rsidRPr="006B6D60">
              <w:t xml:space="preserve">Who purchased the land? </w:t>
            </w:r>
          </w:p>
        </w:tc>
        <w:tc>
          <w:tcPr>
            <w:tcW w:w="3082" w:type="dxa"/>
          </w:tcPr>
          <w:p w14:paraId="34005BB3" w14:textId="77777777" w:rsidR="006B6D60" w:rsidRDefault="00AA5653" w:rsidP="001A62FC">
            <w:pPr>
              <w:pStyle w:val="NoSpacing"/>
              <w:spacing w:line="240" w:lineRule="auto"/>
              <w:rPr>
                <w:b/>
              </w:rPr>
            </w:pPr>
            <w:r>
              <w:t xml:space="preserve">D19. </w:t>
            </w:r>
            <w:r w:rsidR="006B6D60" w:rsidRPr="006B6D60">
              <w:t>For what purpose was the land leased/purchased</w:t>
            </w:r>
            <w:r w:rsidR="006B6D60" w:rsidRPr="006B6D60">
              <w:rPr>
                <w:b/>
              </w:rPr>
              <w:t xml:space="preserve">? </w:t>
            </w:r>
          </w:p>
          <w:p w14:paraId="0CCAC1CA" w14:textId="77777777" w:rsidR="006B6D60" w:rsidRPr="006B6D60" w:rsidRDefault="006B6D60" w:rsidP="001A62FC">
            <w:pPr>
              <w:pStyle w:val="NoSpacing"/>
              <w:spacing w:line="240" w:lineRule="auto"/>
              <w:rPr>
                <w:b/>
              </w:rPr>
            </w:pPr>
          </w:p>
          <w:p w14:paraId="59791B1A" w14:textId="77777777" w:rsidR="006B6D60" w:rsidRPr="006B6D60" w:rsidRDefault="006B6D60" w:rsidP="001A62FC">
            <w:pPr>
              <w:pStyle w:val="NoSpacing"/>
              <w:spacing w:line="240" w:lineRule="auto"/>
            </w:pPr>
            <w:r>
              <w:t>1=</w:t>
            </w:r>
            <w:r w:rsidRPr="006B6D60">
              <w:t>Agriculture</w:t>
            </w:r>
          </w:p>
          <w:p w14:paraId="1611A18B" w14:textId="77777777" w:rsidR="006B6D60" w:rsidRPr="006B6D60" w:rsidRDefault="006B6D60" w:rsidP="001A62FC">
            <w:pPr>
              <w:pStyle w:val="NoSpacing"/>
              <w:spacing w:line="240" w:lineRule="auto"/>
            </w:pPr>
            <w:r>
              <w:t>2=</w:t>
            </w:r>
            <w:r w:rsidRPr="006B6D60">
              <w:t>Mining</w:t>
            </w:r>
          </w:p>
          <w:p w14:paraId="3D6F16F5" w14:textId="77777777" w:rsidR="006B6D60" w:rsidRPr="006B6D60" w:rsidRDefault="006B6D60" w:rsidP="001A62FC">
            <w:pPr>
              <w:pStyle w:val="NoSpacing"/>
              <w:spacing w:line="240" w:lineRule="auto"/>
            </w:pPr>
            <w:r>
              <w:t>3=</w:t>
            </w:r>
            <w:r w:rsidRPr="006B6D60">
              <w:t>Timber</w:t>
            </w:r>
          </w:p>
          <w:p w14:paraId="69D07717" w14:textId="77777777" w:rsidR="006B6D60" w:rsidRPr="006B6D60" w:rsidRDefault="006B6D60" w:rsidP="001A62FC">
            <w:pPr>
              <w:pStyle w:val="NoSpacing"/>
              <w:spacing w:line="240" w:lineRule="auto"/>
            </w:pPr>
            <w:r>
              <w:t>4=</w:t>
            </w:r>
            <w:r w:rsidRPr="006B6D60">
              <w:t>Road</w:t>
            </w:r>
          </w:p>
          <w:p w14:paraId="7D758F22" w14:textId="77777777" w:rsidR="006B6D60" w:rsidRPr="006B6D60" w:rsidRDefault="006B6D60" w:rsidP="001A62FC">
            <w:pPr>
              <w:pStyle w:val="NoSpacing"/>
              <w:spacing w:line="240" w:lineRule="auto"/>
            </w:pPr>
            <w:r>
              <w:t>5=</w:t>
            </w:r>
            <w:r w:rsidRPr="006B6D60">
              <w:t xml:space="preserve">Market/town infrastructure </w:t>
            </w:r>
          </w:p>
          <w:p w14:paraId="22010D21" w14:textId="77777777" w:rsidR="006B6D60" w:rsidRPr="006B6D60" w:rsidRDefault="006B6D60" w:rsidP="001A62FC">
            <w:pPr>
              <w:pStyle w:val="NoSpacing"/>
              <w:spacing w:line="240" w:lineRule="auto"/>
            </w:pPr>
            <w:r>
              <w:t>6=</w:t>
            </w:r>
            <w:r w:rsidRPr="006B6D60">
              <w:t>Building/</w:t>
            </w:r>
            <w:r>
              <w:t xml:space="preserve"> </w:t>
            </w:r>
            <w:r w:rsidRPr="006B6D60">
              <w:t>infrastructure for a private company</w:t>
            </w:r>
          </w:p>
          <w:p w14:paraId="1D61758B" w14:textId="77777777" w:rsidR="006B6D60" w:rsidRPr="006B6D60" w:rsidRDefault="006B6D60" w:rsidP="001A62FC">
            <w:pPr>
              <w:pStyle w:val="NoSpacing"/>
              <w:spacing w:line="240" w:lineRule="auto"/>
            </w:pPr>
            <w:r w:rsidRPr="006B6D60">
              <w:t>7</w:t>
            </w:r>
            <w:r>
              <w:t>=</w:t>
            </w:r>
            <w:r w:rsidRPr="006B6D60">
              <w:t>School/health clinic</w:t>
            </w:r>
          </w:p>
          <w:p w14:paraId="3EE72512" w14:textId="77777777" w:rsidR="006B6D60" w:rsidRPr="006B6D60" w:rsidRDefault="00AC0CBB" w:rsidP="001A62FC">
            <w:pPr>
              <w:pStyle w:val="NoSpacing"/>
              <w:spacing w:line="240" w:lineRule="auto"/>
            </w:pPr>
            <w:r w:rsidRPr="00CF0AEF">
              <w:t>97=Other, please specify</w:t>
            </w:r>
          </w:p>
        </w:tc>
        <w:tc>
          <w:tcPr>
            <w:tcW w:w="1560" w:type="dxa"/>
          </w:tcPr>
          <w:p w14:paraId="4485F9A2" w14:textId="77777777" w:rsidR="006B6D60" w:rsidRPr="006B6D60" w:rsidRDefault="00AA5653" w:rsidP="001A62FC">
            <w:pPr>
              <w:pStyle w:val="NoSpacing"/>
              <w:spacing w:line="240" w:lineRule="auto"/>
            </w:pPr>
            <w:r>
              <w:t xml:space="preserve">D20. </w:t>
            </w:r>
            <w:r w:rsidR="006B6D60" w:rsidRPr="006B6D60">
              <w:t xml:space="preserve">Were community members compensated? </w:t>
            </w:r>
          </w:p>
          <w:p w14:paraId="62C68A60" w14:textId="77777777" w:rsidR="006B6D60" w:rsidRPr="006B6D60" w:rsidRDefault="006B6D60" w:rsidP="001A62FC">
            <w:pPr>
              <w:pStyle w:val="NoSpacing"/>
              <w:spacing w:line="240" w:lineRule="auto"/>
            </w:pPr>
            <w:r>
              <w:t>0=</w:t>
            </w:r>
            <w:r w:rsidRPr="006B6D60">
              <w:t>No</w:t>
            </w:r>
          </w:p>
          <w:p w14:paraId="75B76C7F" w14:textId="77777777" w:rsidR="006B6D60" w:rsidRPr="006B6D60" w:rsidRDefault="006B6D60" w:rsidP="001A62FC">
            <w:pPr>
              <w:pStyle w:val="NoSpacing"/>
              <w:spacing w:line="240" w:lineRule="auto"/>
            </w:pPr>
            <w:r>
              <w:t>1=</w:t>
            </w:r>
            <w:r w:rsidRPr="006B6D60">
              <w:t>Yes</w:t>
            </w:r>
          </w:p>
          <w:p w14:paraId="18CA4C5C" w14:textId="77777777" w:rsidR="006B6D60" w:rsidRPr="006B6D60" w:rsidRDefault="006B6D60" w:rsidP="001A62FC">
            <w:pPr>
              <w:pStyle w:val="NoSpacing"/>
              <w:spacing w:line="240" w:lineRule="auto"/>
            </w:pPr>
          </w:p>
          <w:p w14:paraId="23E02197" w14:textId="77777777" w:rsidR="006B6D60" w:rsidRPr="006B6D60" w:rsidRDefault="006B6D60" w:rsidP="001A62FC">
            <w:pPr>
              <w:pStyle w:val="NoSpacing"/>
              <w:spacing w:line="240" w:lineRule="auto"/>
              <w:rPr>
                <w:i/>
              </w:rPr>
            </w:pPr>
            <w:r w:rsidRPr="006B6D60">
              <w:rPr>
                <w:i/>
              </w:rPr>
              <w:t>If 0, skip to next instance of sale</w:t>
            </w:r>
          </w:p>
        </w:tc>
        <w:tc>
          <w:tcPr>
            <w:tcW w:w="1482" w:type="dxa"/>
          </w:tcPr>
          <w:p w14:paraId="68757239" w14:textId="77777777" w:rsidR="006B6D60" w:rsidRPr="006B6D60" w:rsidRDefault="00AA5653" w:rsidP="001A62FC">
            <w:pPr>
              <w:pStyle w:val="NoSpacing"/>
              <w:spacing w:line="240" w:lineRule="auto"/>
            </w:pPr>
            <w:r>
              <w:t xml:space="preserve">D21. </w:t>
            </w:r>
            <w:r w:rsidR="006B6D60" w:rsidRPr="006B6D60">
              <w:t xml:space="preserve">Please describe compensation </w:t>
            </w:r>
          </w:p>
        </w:tc>
      </w:tr>
      <w:tr w:rsidR="006B6D60" w:rsidRPr="006B6D60" w14:paraId="2374A5CA" w14:textId="77777777">
        <w:trPr>
          <w:jc w:val="center"/>
        </w:trPr>
        <w:tc>
          <w:tcPr>
            <w:tcW w:w="526" w:type="dxa"/>
          </w:tcPr>
          <w:p w14:paraId="6927BF9C" w14:textId="77777777" w:rsidR="006B6D60" w:rsidRPr="006B6D60" w:rsidRDefault="006B6D60" w:rsidP="001A62FC">
            <w:pPr>
              <w:pStyle w:val="NoSpacing"/>
              <w:spacing w:line="240" w:lineRule="auto"/>
            </w:pPr>
          </w:p>
        </w:tc>
        <w:tc>
          <w:tcPr>
            <w:tcW w:w="1989" w:type="dxa"/>
          </w:tcPr>
          <w:p w14:paraId="34EEC347" w14:textId="77777777" w:rsidR="006B6D60" w:rsidRPr="006B6D60" w:rsidRDefault="006B6D60" w:rsidP="001A62FC">
            <w:pPr>
              <w:pStyle w:val="NoSpacing"/>
              <w:spacing w:line="240" w:lineRule="auto"/>
            </w:pPr>
          </w:p>
        </w:tc>
        <w:tc>
          <w:tcPr>
            <w:tcW w:w="2520" w:type="dxa"/>
          </w:tcPr>
          <w:p w14:paraId="46C63B15" w14:textId="77777777" w:rsidR="006B6D60" w:rsidRPr="006B6D60" w:rsidRDefault="006B6D60" w:rsidP="001A62FC">
            <w:pPr>
              <w:pStyle w:val="NoSpacing"/>
              <w:spacing w:line="240" w:lineRule="auto"/>
            </w:pPr>
            <w:proofErr w:type="spellStart"/>
            <w:r w:rsidRPr="006B6D60">
              <w:rPr>
                <w:b/>
              </w:rPr>
              <w:t>hwho_sold</w:t>
            </w:r>
            <w:proofErr w:type="spellEnd"/>
          </w:p>
        </w:tc>
        <w:tc>
          <w:tcPr>
            <w:tcW w:w="1070" w:type="dxa"/>
          </w:tcPr>
          <w:p w14:paraId="3DD568A0" w14:textId="77777777" w:rsidR="006B6D60" w:rsidRPr="006B6D60" w:rsidRDefault="006B6D60" w:rsidP="001A62FC">
            <w:pPr>
              <w:pStyle w:val="NoSpacing"/>
              <w:spacing w:line="240" w:lineRule="auto"/>
            </w:pPr>
            <w:r w:rsidRPr="006B6D60">
              <w:t>Amount</w:t>
            </w:r>
          </w:p>
        </w:tc>
        <w:tc>
          <w:tcPr>
            <w:tcW w:w="842" w:type="dxa"/>
          </w:tcPr>
          <w:p w14:paraId="3F1B8D5A" w14:textId="77777777" w:rsidR="006B6D60" w:rsidRPr="006B6D60" w:rsidRDefault="006B6D60" w:rsidP="001A62FC">
            <w:pPr>
              <w:pStyle w:val="NoSpacing"/>
              <w:spacing w:line="240" w:lineRule="auto"/>
            </w:pPr>
            <w:r w:rsidRPr="006B6D60">
              <w:t>Unit</w:t>
            </w:r>
          </w:p>
        </w:tc>
        <w:tc>
          <w:tcPr>
            <w:tcW w:w="1126" w:type="dxa"/>
          </w:tcPr>
          <w:p w14:paraId="1F0A9DA0" w14:textId="77777777" w:rsidR="006B6D60" w:rsidRPr="006B6D60" w:rsidRDefault="006B6D60" w:rsidP="001A62FC">
            <w:pPr>
              <w:pStyle w:val="NoSpacing"/>
              <w:spacing w:line="240" w:lineRule="auto"/>
            </w:pPr>
          </w:p>
        </w:tc>
        <w:tc>
          <w:tcPr>
            <w:tcW w:w="3082" w:type="dxa"/>
          </w:tcPr>
          <w:p w14:paraId="754DB420" w14:textId="77777777" w:rsidR="006B6D60" w:rsidRPr="006B6D60" w:rsidRDefault="006B6D60" w:rsidP="001A62FC">
            <w:pPr>
              <w:pStyle w:val="NoSpacing"/>
              <w:spacing w:line="240" w:lineRule="auto"/>
            </w:pPr>
            <w:proofErr w:type="spellStart"/>
            <w:r w:rsidRPr="006B6D60">
              <w:rPr>
                <w:b/>
              </w:rPr>
              <w:t>hwhy_bought</w:t>
            </w:r>
            <w:proofErr w:type="spellEnd"/>
          </w:p>
        </w:tc>
        <w:tc>
          <w:tcPr>
            <w:tcW w:w="1560" w:type="dxa"/>
          </w:tcPr>
          <w:p w14:paraId="410427E3" w14:textId="77777777" w:rsidR="006B6D60" w:rsidRPr="006B6D60" w:rsidRDefault="006B6D60" w:rsidP="001A62FC">
            <w:pPr>
              <w:pStyle w:val="NoSpacing"/>
              <w:spacing w:line="240" w:lineRule="auto"/>
            </w:pPr>
          </w:p>
        </w:tc>
        <w:tc>
          <w:tcPr>
            <w:tcW w:w="1482" w:type="dxa"/>
          </w:tcPr>
          <w:p w14:paraId="577AF778" w14:textId="77777777" w:rsidR="006B6D60" w:rsidRPr="006B6D60" w:rsidRDefault="006B6D60" w:rsidP="001A62FC">
            <w:pPr>
              <w:pStyle w:val="NoSpacing"/>
              <w:spacing w:line="240" w:lineRule="auto"/>
            </w:pPr>
          </w:p>
        </w:tc>
      </w:tr>
      <w:tr w:rsidR="006B6D60" w:rsidRPr="006B6D60" w14:paraId="46B2BC45" w14:textId="77777777">
        <w:trPr>
          <w:jc w:val="center"/>
        </w:trPr>
        <w:tc>
          <w:tcPr>
            <w:tcW w:w="526" w:type="dxa"/>
          </w:tcPr>
          <w:p w14:paraId="4D08FF23" w14:textId="77777777" w:rsidR="006B6D60" w:rsidRPr="006B6D60" w:rsidRDefault="006B6D60" w:rsidP="001A62FC">
            <w:pPr>
              <w:pStyle w:val="NoSpacing"/>
              <w:spacing w:line="240" w:lineRule="auto"/>
            </w:pPr>
            <w:r w:rsidRPr="006B6D60">
              <w:t>1</w:t>
            </w:r>
          </w:p>
        </w:tc>
        <w:tc>
          <w:tcPr>
            <w:tcW w:w="1989" w:type="dxa"/>
          </w:tcPr>
          <w:p w14:paraId="6D30C9DD" w14:textId="77777777" w:rsidR="006B6D60" w:rsidRPr="006B6D60" w:rsidRDefault="006B6D60" w:rsidP="001A62FC">
            <w:pPr>
              <w:pStyle w:val="NoSpacing"/>
              <w:spacing w:line="240" w:lineRule="auto"/>
            </w:pPr>
          </w:p>
        </w:tc>
        <w:tc>
          <w:tcPr>
            <w:tcW w:w="2520" w:type="dxa"/>
          </w:tcPr>
          <w:p w14:paraId="03BD0F90" w14:textId="77777777" w:rsidR="006B6D60" w:rsidRPr="006B6D60" w:rsidRDefault="006B6D60" w:rsidP="001A62FC">
            <w:pPr>
              <w:pStyle w:val="NoSpacing"/>
              <w:spacing w:line="240" w:lineRule="auto"/>
            </w:pPr>
          </w:p>
        </w:tc>
        <w:tc>
          <w:tcPr>
            <w:tcW w:w="1070" w:type="dxa"/>
          </w:tcPr>
          <w:p w14:paraId="070AA690" w14:textId="77777777" w:rsidR="006B6D60" w:rsidRPr="006B6D60" w:rsidRDefault="006B6D60" w:rsidP="001A62FC">
            <w:pPr>
              <w:pStyle w:val="NoSpacing"/>
              <w:spacing w:line="240" w:lineRule="auto"/>
            </w:pPr>
          </w:p>
        </w:tc>
        <w:tc>
          <w:tcPr>
            <w:tcW w:w="842" w:type="dxa"/>
          </w:tcPr>
          <w:p w14:paraId="3EA48BF9" w14:textId="77777777" w:rsidR="006B6D60" w:rsidRPr="006B6D60" w:rsidRDefault="006B6D60" w:rsidP="001A62FC">
            <w:pPr>
              <w:pStyle w:val="NoSpacing"/>
              <w:spacing w:line="240" w:lineRule="auto"/>
            </w:pPr>
          </w:p>
        </w:tc>
        <w:tc>
          <w:tcPr>
            <w:tcW w:w="1126" w:type="dxa"/>
          </w:tcPr>
          <w:p w14:paraId="499AA8FF" w14:textId="77777777" w:rsidR="006B6D60" w:rsidRPr="006B6D60" w:rsidRDefault="006B6D60" w:rsidP="001A62FC">
            <w:pPr>
              <w:pStyle w:val="NoSpacing"/>
              <w:spacing w:line="240" w:lineRule="auto"/>
            </w:pPr>
          </w:p>
        </w:tc>
        <w:tc>
          <w:tcPr>
            <w:tcW w:w="3082" w:type="dxa"/>
          </w:tcPr>
          <w:p w14:paraId="4D521ACC" w14:textId="77777777" w:rsidR="006B6D60" w:rsidRPr="006B6D60" w:rsidRDefault="006B6D60" w:rsidP="001A62FC">
            <w:pPr>
              <w:pStyle w:val="NoSpacing"/>
              <w:spacing w:line="240" w:lineRule="auto"/>
            </w:pPr>
          </w:p>
        </w:tc>
        <w:tc>
          <w:tcPr>
            <w:tcW w:w="1560" w:type="dxa"/>
          </w:tcPr>
          <w:p w14:paraId="61DAEDFB" w14:textId="77777777" w:rsidR="006B6D60" w:rsidRPr="006B6D60" w:rsidRDefault="006B6D60" w:rsidP="001A62FC">
            <w:pPr>
              <w:pStyle w:val="NoSpacing"/>
              <w:spacing w:line="240" w:lineRule="auto"/>
            </w:pPr>
          </w:p>
        </w:tc>
        <w:tc>
          <w:tcPr>
            <w:tcW w:w="1482" w:type="dxa"/>
          </w:tcPr>
          <w:p w14:paraId="26E8A946" w14:textId="77777777" w:rsidR="006B6D60" w:rsidRPr="006B6D60" w:rsidRDefault="006B6D60" w:rsidP="001A62FC">
            <w:pPr>
              <w:pStyle w:val="NoSpacing"/>
              <w:spacing w:line="240" w:lineRule="auto"/>
            </w:pPr>
          </w:p>
        </w:tc>
      </w:tr>
      <w:tr w:rsidR="006B6D60" w:rsidRPr="006B6D60" w14:paraId="20A2E203" w14:textId="77777777">
        <w:trPr>
          <w:jc w:val="center"/>
        </w:trPr>
        <w:tc>
          <w:tcPr>
            <w:tcW w:w="526" w:type="dxa"/>
          </w:tcPr>
          <w:p w14:paraId="51ED74BD" w14:textId="77777777" w:rsidR="006B6D60" w:rsidRPr="006B6D60" w:rsidRDefault="006B6D60" w:rsidP="001A62FC">
            <w:pPr>
              <w:pStyle w:val="NoSpacing"/>
              <w:spacing w:line="240" w:lineRule="auto"/>
            </w:pPr>
            <w:r w:rsidRPr="006B6D60">
              <w:t>2</w:t>
            </w:r>
          </w:p>
        </w:tc>
        <w:tc>
          <w:tcPr>
            <w:tcW w:w="1989" w:type="dxa"/>
          </w:tcPr>
          <w:p w14:paraId="1DA4500D" w14:textId="77777777" w:rsidR="006B6D60" w:rsidRPr="006B6D60" w:rsidRDefault="006B6D60" w:rsidP="001A62FC">
            <w:pPr>
              <w:pStyle w:val="NoSpacing"/>
              <w:spacing w:line="240" w:lineRule="auto"/>
            </w:pPr>
          </w:p>
        </w:tc>
        <w:tc>
          <w:tcPr>
            <w:tcW w:w="2520" w:type="dxa"/>
          </w:tcPr>
          <w:p w14:paraId="439FD0F3" w14:textId="77777777" w:rsidR="006B6D60" w:rsidRPr="006B6D60" w:rsidRDefault="006B6D60" w:rsidP="001A62FC">
            <w:pPr>
              <w:pStyle w:val="NoSpacing"/>
              <w:spacing w:line="240" w:lineRule="auto"/>
            </w:pPr>
          </w:p>
        </w:tc>
        <w:tc>
          <w:tcPr>
            <w:tcW w:w="1070" w:type="dxa"/>
          </w:tcPr>
          <w:p w14:paraId="651FC607" w14:textId="77777777" w:rsidR="006B6D60" w:rsidRPr="006B6D60" w:rsidRDefault="006B6D60" w:rsidP="001A62FC">
            <w:pPr>
              <w:pStyle w:val="NoSpacing"/>
              <w:spacing w:line="240" w:lineRule="auto"/>
            </w:pPr>
          </w:p>
        </w:tc>
        <w:tc>
          <w:tcPr>
            <w:tcW w:w="842" w:type="dxa"/>
          </w:tcPr>
          <w:p w14:paraId="0EFCECE3" w14:textId="77777777" w:rsidR="006B6D60" w:rsidRPr="006B6D60" w:rsidRDefault="006B6D60" w:rsidP="001A62FC">
            <w:pPr>
              <w:pStyle w:val="NoSpacing"/>
              <w:spacing w:line="240" w:lineRule="auto"/>
            </w:pPr>
          </w:p>
        </w:tc>
        <w:tc>
          <w:tcPr>
            <w:tcW w:w="1126" w:type="dxa"/>
          </w:tcPr>
          <w:p w14:paraId="18187AFD" w14:textId="77777777" w:rsidR="006B6D60" w:rsidRPr="006B6D60" w:rsidRDefault="006B6D60" w:rsidP="001A62FC">
            <w:pPr>
              <w:pStyle w:val="NoSpacing"/>
              <w:spacing w:line="240" w:lineRule="auto"/>
            </w:pPr>
          </w:p>
        </w:tc>
        <w:tc>
          <w:tcPr>
            <w:tcW w:w="3082" w:type="dxa"/>
          </w:tcPr>
          <w:p w14:paraId="7E32EA10" w14:textId="77777777" w:rsidR="006B6D60" w:rsidRPr="006B6D60" w:rsidRDefault="006B6D60" w:rsidP="001A62FC">
            <w:pPr>
              <w:pStyle w:val="NoSpacing"/>
              <w:spacing w:line="240" w:lineRule="auto"/>
            </w:pPr>
          </w:p>
        </w:tc>
        <w:tc>
          <w:tcPr>
            <w:tcW w:w="1560" w:type="dxa"/>
          </w:tcPr>
          <w:p w14:paraId="024A63D3" w14:textId="77777777" w:rsidR="006B6D60" w:rsidRPr="006B6D60" w:rsidRDefault="006B6D60" w:rsidP="001A62FC">
            <w:pPr>
              <w:pStyle w:val="NoSpacing"/>
              <w:spacing w:line="240" w:lineRule="auto"/>
            </w:pPr>
          </w:p>
        </w:tc>
        <w:tc>
          <w:tcPr>
            <w:tcW w:w="1482" w:type="dxa"/>
          </w:tcPr>
          <w:p w14:paraId="7AE43A70" w14:textId="77777777" w:rsidR="006B6D60" w:rsidRPr="006B6D60" w:rsidRDefault="006B6D60" w:rsidP="001A62FC">
            <w:pPr>
              <w:pStyle w:val="NoSpacing"/>
              <w:spacing w:line="240" w:lineRule="auto"/>
            </w:pPr>
          </w:p>
        </w:tc>
      </w:tr>
      <w:tr w:rsidR="006B6D60" w:rsidRPr="006B6D60" w14:paraId="7915886F" w14:textId="77777777">
        <w:trPr>
          <w:jc w:val="center"/>
        </w:trPr>
        <w:tc>
          <w:tcPr>
            <w:tcW w:w="526" w:type="dxa"/>
          </w:tcPr>
          <w:p w14:paraId="23C5594B" w14:textId="77777777" w:rsidR="006B6D60" w:rsidRPr="006B6D60" w:rsidRDefault="006B6D60" w:rsidP="001A62FC">
            <w:pPr>
              <w:pStyle w:val="NoSpacing"/>
              <w:spacing w:line="240" w:lineRule="auto"/>
            </w:pPr>
            <w:r w:rsidRPr="006B6D60">
              <w:t>3</w:t>
            </w:r>
          </w:p>
        </w:tc>
        <w:tc>
          <w:tcPr>
            <w:tcW w:w="1989" w:type="dxa"/>
          </w:tcPr>
          <w:p w14:paraId="64FF61AB" w14:textId="77777777" w:rsidR="006B6D60" w:rsidRPr="006B6D60" w:rsidRDefault="006B6D60" w:rsidP="001A62FC">
            <w:pPr>
              <w:pStyle w:val="NoSpacing"/>
              <w:spacing w:line="240" w:lineRule="auto"/>
            </w:pPr>
          </w:p>
        </w:tc>
        <w:tc>
          <w:tcPr>
            <w:tcW w:w="2520" w:type="dxa"/>
          </w:tcPr>
          <w:p w14:paraId="3452CBA4" w14:textId="77777777" w:rsidR="006B6D60" w:rsidRPr="006B6D60" w:rsidRDefault="006B6D60" w:rsidP="001A62FC">
            <w:pPr>
              <w:pStyle w:val="NoSpacing"/>
              <w:spacing w:line="240" w:lineRule="auto"/>
            </w:pPr>
          </w:p>
        </w:tc>
        <w:tc>
          <w:tcPr>
            <w:tcW w:w="1070" w:type="dxa"/>
          </w:tcPr>
          <w:p w14:paraId="675B2958" w14:textId="77777777" w:rsidR="006B6D60" w:rsidRPr="006B6D60" w:rsidRDefault="006B6D60" w:rsidP="001A62FC">
            <w:pPr>
              <w:pStyle w:val="NoSpacing"/>
              <w:spacing w:line="240" w:lineRule="auto"/>
            </w:pPr>
          </w:p>
        </w:tc>
        <w:tc>
          <w:tcPr>
            <w:tcW w:w="842" w:type="dxa"/>
          </w:tcPr>
          <w:p w14:paraId="2F4DFBD9" w14:textId="77777777" w:rsidR="006B6D60" w:rsidRPr="006B6D60" w:rsidRDefault="006B6D60" w:rsidP="001A62FC">
            <w:pPr>
              <w:pStyle w:val="NoSpacing"/>
              <w:spacing w:line="240" w:lineRule="auto"/>
            </w:pPr>
          </w:p>
        </w:tc>
        <w:tc>
          <w:tcPr>
            <w:tcW w:w="1126" w:type="dxa"/>
          </w:tcPr>
          <w:p w14:paraId="5DC3765E" w14:textId="77777777" w:rsidR="006B6D60" w:rsidRPr="006B6D60" w:rsidRDefault="006B6D60" w:rsidP="001A62FC">
            <w:pPr>
              <w:pStyle w:val="NoSpacing"/>
              <w:spacing w:line="240" w:lineRule="auto"/>
            </w:pPr>
          </w:p>
        </w:tc>
        <w:tc>
          <w:tcPr>
            <w:tcW w:w="3082" w:type="dxa"/>
          </w:tcPr>
          <w:p w14:paraId="2EA0D961" w14:textId="77777777" w:rsidR="006B6D60" w:rsidRPr="006B6D60" w:rsidRDefault="006B6D60" w:rsidP="001A62FC">
            <w:pPr>
              <w:pStyle w:val="NoSpacing"/>
              <w:spacing w:line="240" w:lineRule="auto"/>
            </w:pPr>
          </w:p>
        </w:tc>
        <w:tc>
          <w:tcPr>
            <w:tcW w:w="1560" w:type="dxa"/>
          </w:tcPr>
          <w:p w14:paraId="6BC020EC" w14:textId="77777777" w:rsidR="006B6D60" w:rsidRPr="006B6D60" w:rsidRDefault="006B6D60" w:rsidP="001A62FC">
            <w:pPr>
              <w:pStyle w:val="NoSpacing"/>
              <w:spacing w:line="240" w:lineRule="auto"/>
            </w:pPr>
          </w:p>
        </w:tc>
        <w:tc>
          <w:tcPr>
            <w:tcW w:w="1482" w:type="dxa"/>
          </w:tcPr>
          <w:p w14:paraId="44BBF0E6" w14:textId="77777777" w:rsidR="006B6D60" w:rsidRPr="006B6D60" w:rsidRDefault="006B6D60" w:rsidP="001A62FC">
            <w:pPr>
              <w:pStyle w:val="NoSpacing"/>
              <w:spacing w:line="240" w:lineRule="auto"/>
            </w:pPr>
          </w:p>
        </w:tc>
      </w:tr>
      <w:tr w:rsidR="006B6D60" w:rsidRPr="006B6D60" w14:paraId="5F673B0A" w14:textId="77777777">
        <w:trPr>
          <w:jc w:val="center"/>
        </w:trPr>
        <w:tc>
          <w:tcPr>
            <w:tcW w:w="526" w:type="dxa"/>
          </w:tcPr>
          <w:p w14:paraId="4A200535" w14:textId="77777777" w:rsidR="006B6D60" w:rsidRPr="006B6D60" w:rsidRDefault="006B6D60" w:rsidP="001A62FC">
            <w:pPr>
              <w:pStyle w:val="NoSpacing"/>
              <w:spacing w:line="240" w:lineRule="auto"/>
            </w:pPr>
            <w:r>
              <w:t>4</w:t>
            </w:r>
          </w:p>
        </w:tc>
        <w:tc>
          <w:tcPr>
            <w:tcW w:w="1989" w:type="dxa"/>
          </w:tcPr>
          <w:p w14:paraId="497497E6" w14:textId="77777777" w:rsidR="006B6D60" w:rsidRPr="006B6D60" w:rsidRDefault="006B6D60" w:rsidP="001A62FC">
            <w:pPr>
              <w:pStyle w:val="NoSpacing"/>
              <w:spacing w:line="240" w:lineRule="auto"/>
            </w:pPr>
          </w:p>
        </w:tc>
        <w:tc>
          <w:tcPr>
            <w:tcW w:w="2520" w:type="dxa"/>
          </w:tcPr>
          <w:p w14:paraId="18F41DA3" w14:textId="77777777" w:rsidR="006B6D60" w:rsidRPr="006B6D60" w:rsidRDefault="006B6D60" w:rsidP="001A62FC">
            <w:pPr>
              <w:pStyle w:val="NoSpacing"/>
              <w:spacing w:line="240" w:lineRule="auto"/>
            </w:pPr>
          </w:p>
        </w:tc>
        <w:tc>
          <w:tcPr>
            <w:tcW w:w="1070" w:type="dxa"/>
          </w:tcPr>
          <w:p w14:paraId="6821A9D7" w14:textId="77777777" w:rsidR="006B6D60" w:rsidRPr="006B6D60" w:rsidRDefault="006B6D60" w:rsidP="001A62FC">
            <w:pPr>
              <w:pStyle w:val="NoSpacing"/>
              <w:spacing w:line="240" w:lineRule="auto"/>
            </w:pPr>
          </w:p>
        </w:tc>
        <w:tc>
          <w:tcPr>
            <w:tcW w:w="842" w:type="dxa"/>
          </w:tcPr>
          <w:p w14:paraId="6E7D7CB6" w14:textId="77777777" w:rsidR="006B6D60" w:rsidRPr="006B6D60" w:rsidRDefault="006B6D60" w:rsidP="001A62FC">
            <w:pPr>
              <w:pStyle w:val="NoSpacing"/>
              <w:spacing w:line="240" w:lineRule="auto"/>
            </w:pPr>
          </w:p>
        </w:tc>
        <w:tc>
          <w:tcPr>
            <w:tcW w:w="1126" w:type="dxa"/>
          </w:tcPr>
          <w:p w14:paraId="5F2649A0" w14:textId="77777777" w:rsidR="006B6D60" w:rsidRPr="006B6D60" w:rsidRDefault="006B6D60" w:rsidP="001A62FC">
            <w:pPr>
              <w:pStyle w:val="NoSpacing"/>
              <w:spacing w:line="240" w:lineRule="auto"/>
            </w:pPr>
          </w:p>
        </w:tc>
        <w:tc>
          <w:tcPr>
            <w:tcW w:w="3082" w:type="dxa"/>
          </w:tcPr>
          <w:p w14:paraId="5AE37489" w14:textId="77777777" w:rsidR="006B6D60" w:rsidRPr="006B6D60" w:rsidRDefault="006B6D60" w:rsidP="001A62FC">
            <w:pPr>
              <w:pStyle w:val="NoSpacing"/>
              <w:spacing w:line="240" w:lineRule="auto"/>
            </w:pPr>
          </w:p>
        </w:tc>
        <w:tc>
          <w:tcPr>
            <w:tcW w:w="1560" w:type="dxa"/>
          </w:tcPr>
          <w:p w14:paraId="62FA9DCF" w14:textId="77777777" w:rsidR="006B6D60" w:rsidRPr="006B6D60" w:rsidRDefault="006B6D60" w:rsidP="001A62FC">
            <w:pPr>
              <w:pStyle w:val="NoSpacing"/>
              <w:spacing w:line="240" w:lineRule="auto"/>
            </w:pPr>
          </w:p>
        </w:tc>
        <w:tc>
          <w:tcPr>
            <w:tcW w:w="1482" w:type="dxa"/>
          </w:tcPr>
          <w:p w14:paraId="4384F992" w14:textId="77777777" w:rsidR="006B6D60" w:rsidRPr="006B6D60" w:rsidRDefault="006B6D60" w:rsidP="001A62FC">
            <w:pPr>
              <w:pStyle w:val="NoSpacing"/>
              <w:spacing w:line="240" w:lineRule="auto"/>
            </w:pPr>
          </w:p>
        </w:tc>
      </w:tr>
      <w:tr w:rsidR="006B6D60" w:rsidRPr="006B6D60" w14:paraId="05E34F0A" w14:textId="77777777">
        <w:trPr>
          <w:jc w:val="center"/>
        </w:trPr>
        <w:tc>
          <w:tcPr>
            <w:tcW w:w="526" w:type="dxa"/>
          </w:tcPr>
          <w:p w14:paraId="1650E925" w14:textId="77777777" w:rsidR="006B6D60" w:rsidRPr="006B6D60" w:rsidRDefault="006B6D60" w:rsidP="001A62FC">
            <w:pPr>
              <w:pStyle w:val="NoSpacing"/>
              <w:spacing w:line="240" w:lineRule="auto"/>
            </w:pPr>
            <w:r>
              <w:t>5</w:t>
            </w:r>
          </w:p>
        </w:tc>
        <w:tc>
          <w:tcPr>
            <w:tcW w:w="1989" w:type="dxa"/>
          </w:tcPr>
          <w:p w14:paraId="390CE33E" w14:textId="77777777" w:rsidR="006B6D60" w:rsidRPr="006B6D60" w:rsidRDefault="006B6D60" w:rsidP="001A62FC">
            <w:pPr>
              <w:pStyle w:val="NoSpacing"/>
              <w:spacing w:line="240" w:lineRule="auto"/>
            </w:pPr>
          </w:p>
        </w:tc>
        <w:tc>
          <w:tcPr>
            <w:tcW w:w="2520" w:type="dxa"/>
          </w:tcPr>
          <w:p w14:paraId="3E76A135" w14:textId="77777777" w:rsidR="006B6D60" w:rsidRPr="006B6D60" w:rsidRDefault="006B6D60" w:rsidP="001A62FC">
            <w:pPr>
              <w:pStyle w:val="NoSpacing"/>
              <w:spacing w:line="240" w:lineRule="auto"/>
            </w:pPr>
          </w:p>
        </w:tc>
        <w:tc>
          <w:tcPr>
            <w:tcW w:w="1070" w:type="dxa"/>
          </w:tcPr>
          <w:p w14:paraId="6813465E" w14:textId="77777777" w:rsidR="006B6D60" w:rsidRPr="006B6D60" w:rsidRDefault="006B6D60" w:rsidP="001A62FC">
            <w:pPr>
              <w:pStyle w:val="NoSpacing"/>
              <w:spacing w:line="240" w:lineRule="auto"/>
            </w:pPr>
          </w:p>
        </w:tc>
        <w:tc>
          <w:tcPr>
            <w:tcW w:w="842" w:type="dxa"/>
          </w:tcPr>
          <w:p w14:paraId="467F755D" w14:textId="77777777" w:rsidR="006B6D60" w:rsidRPr="006B6D60" w:rsidRDefault="006B6D60" w:rsidP="001A62FC">
            <w:pPr>
              <w:pStyle w:val="NoSpacing"/>
              <w:spacing w:line="240" w:lineRule="auto"/>
            </w:pPr>
          </w:p>
        </w:tc>
        <w:tc>
          <w:tcPr>
            <w:tcW w:w="1126" w:type="dxa"/>
          </w:tcPr>
          <w:p w14:paraId="22C65C3C" w14:textId="77777777" w:rsidR="006B6D60" w:rsidRPr="006B6D60" w:rsidRDefault="006B6D60" w:rsidP="001A62FC">
            <w:pPr>
              <w:pStyle w:val="NoSpacing"/>
              <w:spacing w:line="240" w:lineRule="auto"/>
            </w:pPr>
          </w:p>
        </w:tc>
        <w:tc>
          <w:tcPr>
            <w:tcW w:w="3082" w:type="dxa"/>
          </w:tcPr>
          <w:p w14:paraId="2ECD2F68" w14:textId="77777777" w:rsidR="006B6D60" w:rsidRPr="006B6D60" w:rsidRDefault="006B6D60" w:rsidP="001A62FC">
            <w:pPr>
              <w:pStyle w:val="NoSpacing"/>
              <w:spacing w:line="240" w:lineRule="auto"/>
            </w:pPr>
          </w:p>
        </w:tc>
        <w:tc>
          <w:tcPr>
            <w:tcW w:w="1560" w:type="dxa"/>
          </w:tcPr>
          <w:p w14:paraId="10A078CF" w14:textId="77777777" w:rsidR="006B6D60" w:rsidRPr="006B6D60" w:rsidRDefault="006B6D60" w:rsidP="001A62FC">
            <w:pPr>
              <w:pStyle w:val="NoSpacing"/>
              <w:spacing w:line="240" w:lineRule="auto"/>
            </w:pPr>
          </w:p>
        </w:tc>
        <w:tc>
          <w:tcPr>
            <w:tcW w:w="1482" w:type="dxa"/>
          </w:tcPr>
          <w:p w14:paraId="7747505F" w14:textId="77777777" w:rsidR="006B6D60" w:rsidRPr="006B6D60" w:rsidRDefault="006B6D60" w:rsidP="001A62FC">
            <w:pPr>
              <w:pStyle w:val="NoSpacing"/>
              <w:spacing w:line="240" w:lineRule="auto"/>
            </w:pPr>
          </w:p>
        </w:tc>
      </w:tr>
      <w:tr w:rsidR="006B6D60" w:rsidRPr="006B6D60" w14:paraId="7E7AF109" w14:textId="77777777">
        <w:trPr>
          <w:jc w:val="center"/>
        </w:trPr>
        <w:tc>
          <w:tcPr>
            <w:tcW w:w="526" w:type="dxa"/>
          </w:tcPr>
          <w:p w14:paraId="7C5BF64A" w14:textId="77777777" w:rsidR="006B6D60" w:rsidRPr="006B6D60" w:rsidRDefault="006B6D60" w:rsidP="001A62FC">
            <w:pPr>
              <w:pStyle w:val="NoSpacing"/>
              <w:spacing w:line="240" w:lineRule="auto"/>
            </w:pPr>
            <w:r>
              <w:t>6</w:t>
            </w:r>
          </w:p>
        </w:tc>
        <w:tc>
          <w:tcPr>
            <w:tcW w:w="1989" w:type="dxa"/>
          </w:tcPr>
          <w:p w14:paraId="6F0475E8" w14:textId="77777777" w:rsidR="006B6D60" w:rsidRPr="006B6D60" w:rsidRDefault="006B6D60" w:rsidP="001A62FC">
            <w:pPr>
              <w:pStyle w:val="NoSpacing"/>
              <w:spacing w:line="240" w:lineRule="auto"/>
            </w:pPr>
          </w:p>
        </w:tc>
        <w:tc>
          <w:tcPr>
            <w:tcW w:w="2520" w:type="dxa"/>
          </w:tcPr>
          <w:p w14:paraId="192C3D65" w14:textId="77777777" w:rsidR="006B6D60" w:rsidRPr="006B6D60" w:rsidRDefault="006B6D60" w:rsidP="001A62FC">
            <w:pPr>
              <w:pStyle w:val="NoSpacing"/>
              <w:spacing w:line="240" w:lineRule="auto"/>
            </w:pPr>
          </w:p>
        </w:tc>
        <w:tc>
          <w:tcPr>
            <w:tcW w:w="1070" w:type="dxa"/>
          </w:tcPr>
          <w:p w14:paraId="513C05C3" w14:textId="77777777" w:rsidR="006B6D60" w:rsidRPr="006B6D60" w:rsidRDefault="006B6D60" w:rsidP="001A62FC">
            <w:pPr>
              <w:pStyle w:val="NoSpacing"/>
              <w:spacing w:line="240" w:lineRule="auto"/>
            </w:pPr>
          </w:p>
        </w:tc>
        <w:tc>
          <w:tcPr>
            <w:tcW w:w="842" w:type="dxa"/>
          </w:tcPr>
          <w:p w14:paraId="06B5DAEB" w14:textId="77777777" w:rsidR="006B6D60" w:rsidRPr="006B6D60" w:rsidRDefault="006B6D60" w:rsidP="001A62FC">
            <w:pPr>
              <w:pStyle w:val="NoSpacing"/>
              <w:spacing w:line="240" w:lineRule="auto"/>
            </w:pPr>
          </w:p>
        </w:tc>
        <w:tc>
          <w:tcPr>
            <w:tcW w:w="1126" w:type="dxa"/>
          </w:tcPr>
          <w:p w14:paraId="099C0B04" w14:textId="77777777" w:rsidR="006B6D60" w:rsidRPr="006B6D60" w:rsidRDefault="006B6D60" w:rsidP="001A62FC">
            <w:pPr>
              <w:pStyle w:val="NoSpacing"/>
              <w:spacing w:line="240" w:lineRule="auto"/>
            </w:pPr>
          </w:p>
        </w:tc>
        <w:tc>
          <w:tcPr>
            <w:tcW w:w="3082" w:type="dxa"/>
          </w:tcPr>
          <w:p w14:paraId="425F6149" w14:textId="77777777" w:rsidR="006B6D60" w:rsidRPr="006B6D60" w:rsidRDefault="006B6D60" w:rsidP="001A62FC">
            <w:pPr>
              <w:pStyle w:val="NoSpacing"/>
              <w:spacing w:line="240" w:lineRule="auto"/>
            </w:pPr>
          </w:p>
        </w:tc>
        <w:tc>
          <w:tcPr>
            <w:tcW w:w="1560" w:type="dxa"/>
          </w:tcPr>
          <w:p w14:paraId="6023F646" w14:textId="77777777" w:rsidR="006B6D60" w:rsidRPr="006B6D60" w:rsidRDefault="006B6D60" w:rsidP="001A62FC">
            <w:pPr>
              <w:pStyle w:val="NoSpacing"/>
              <w:spacing w:line="240" w:lineRule="auto"/>
            </w:pPr>
          </w:p>
        </w:tc>
        <w:tc>
          <w:tcPr>
            <w:tcW w:w="1482" w:type="dxa"/>
          </w:tcPr>
          <w:p w14:paraId="5EABC394" w14:textId="77777777" w:rsidR="006B6D60" w:rsidRPr="006B6D60" w:rsidRDefault="006B6D60" w:rsidP="001A62FC">
            <w:pPr>
              <w:pStyle w:val="NoSpacing"/>
              <w:spacing w:line="240" w:lineRule="auto"/>
            </w:pPr>
          </w:p>
        </w:tc>
      </w:tr>
      <w:tr w:rsidR="006B6D60" w:rsidRPr="006B6D60" w14:paraId="7C2B116E" w14:textId="77777777">
        <w:trPr>
          <w:jc w:val="center"/>
        </w:trPr>
        <w:tc>
          <w:tcPr>
            <w:tcW w:w="526" w:type="dxa"/>
          </w:tcPr>
          <w:p w14:paraId="4D7DD22A" w14:textId="77777777" w:rsidR="006B6D60" w:rsidRPr="006B6D60" w:rsidRDefault="006B6D60" w:rsidP="001A62FC">
            <w:pPr>
              <w:pStyle w:val="NoSpacing"/>
              <w:spacing w:line="240" w:lineRule="auto"/>
            </w:pPr>
            <w:r>
              <w:t>7</w:t>
            </w:r>
          </w:p>
        </w:tc>
        <w:tc>
          <w:tcPr>
            <w:tcW w:w="1989" w:type="dxa"/>
          </w:tcPr>
          <w:p w14:paraId="6EF484AC" w14:textId="77777777" w:rsidR="006B6D60" w:rsidRPr="006B6D60" w:rsidRDefault="006B6D60" w:rsidP="001A62FC">
            <w:pPr>
              <w:pStyle w:val="NoSpacing"/>
              <w:spacing w:line="240" w:lineRule="auto"/>
            </w:pPr>
          </w:p>
        </w:tc>
        <w:tc>
          <w:tcPr>
            <w:tcW w:w="2520" w:type="dxa"/>
          </w:tcPr>
          <w:p w14:paraId="3592BE82" w14:textId="77777777" w:rsidR="006B6D60" w:rsidRPr="006B6D60" w:rsidRDefault="006B6D60" w:rsidP="001A62FC">
            <w:pPr>
              <w:pStyle w:val="NoSpacing"/>
              <w:spacing w:line="240" w:lineRule="auto"/>
            </w:pPr>
          </w:p>
        </w:tc>
        <w:tc>
          <w:tcPr>
            <w:tcW w:w="1070" w:type="dxa"/>
          </w:tcPr>
          <w:p w14:paraId="59A35D2A" w14:textId="77777777" w:rsidR="006B6D60" w:rsidRPr="006B6D60" w:rsidRDefault="006B6D60" w:rsidP="001A62FC">
            <w:pPr>
              <w:pStyle w:val="NoSpacing"/>
              <w:spacing w:line="240" w:lineRule="auto"/>
            </w:pPr>
          </w:p>
        </w:tc>
        <w:tc>
          <w:tcPr>
            <w:tcW w:w="842" w:type="dxa"/>
          </w:tcPr>
          <w:p w14:paraId="6B39E939" w14:textId="77777777" w:rsidR="006B6D60" w:rsidRPr="006B6D60" w:rsidRDefault="006B6D60" w:rsidP="001A62FC">
            <w:pPr>
              <w:pStyle w:val="NoSpacing"/>
              <w:spacing w:line="240" w:lineRule="auto"/>
            </w:pPr>
          </w:p>
        </w:tc>
        <w:tc>
          <w:tcPr>
            <w:tcW w:w="1126" w:type="dxa"/>
          </w:tcPr>
          <w:p w14:paraId="27B52F29" w14:textId="77777777" w:rsidR="006B6D60" w:rsidRPr="006B6D60" w:rsidRDefault="006B6D60" w:rsidP="001A62FC">
            <w:pPr>
              <w:pStyle w:val="NoSpacing"/>
              <w:spacing w:line="240" w:lineRule="auto"/>
            </w:pPr>
          </w:p>
        </w:tc>
        <w:tc>
          <w:tcPr>
            <w:tcW w:w="3082" w:type="dxa"/>
          </w:tcPr>
          <w:p w14:paraId="6CDF10AF" w14:textId="77777777" w:rsidR="006B6D60" w:rsidRPr="006B6D60" w:rsidRDefault="006B6D60" w:rsidP="001A62FC">
            <w:pPr>
              <w:pStyle w:val="NoSpacing"/>
              <w:spacing w:line="240" w:lineRule="auto"/>
            </w:pPr>
          </w:p>
        </w:tc>
        <w:tc>
          <w:tcPr>
            <w:tcW w:w="1560" w:type="dxa"/>
          </w:tcPr>
          <w:p w14:paraId="448FECC8" w14:textId="77777777" w:rsidR="006B6D60" w:rsidRPr="006B6D60" w:rsidRDefault="006B6D60" w:rsidP="001A62FC">
            <w:pPr>
              <w:pStyle w:val="NoSpacing"/>
              <w:spacing w:line="240" w:lineRule="auto"/>
            </w:pPr>
          </w:p>
        </w:tc>
        <w:tc>
          <w:tcPr>
            <w:tcW w:w="1482" w:type="dxa"/>
          </w:tcPr>
          <w:p w14:paraId="607B7B03" w14:textId="77777777" w:rsidR="006B6D60" w:rsidRPr="006B6D60" w:rsidRDefault="006B6D60" w:rsidP="001A62FC">
            <w:pPr>
              <w:pStyle w:val="NoSpacing"/>
              <w:spacing w:line="240" w:lineRule="auto"/>
            </w:pPr>
          </w:p>
        </w:tc>
      </w:tr>
      <w:tr w:rsidR="006B6D60" w:rsidRPr="006B6D60" w14:paraId="66E6E6C0" w14:textId="77777777">
        <w:trPr>
          <w:jc w:val="center"/>
        </w:trPr>
        <w:tc>
          <w:tcPr>
            <w:tcW w:w="526" w:type="dxa"/>
          </w:tcPr>
          <w:p w14:paraId="1B48A605" w14:textId="77777777" w:rsidR="006B6D60" w:rsidRPr="006B6D60" w:rsidRDefault="006B6D60" w:rsidP="001A62FC">
            <w:pPr>
              <w:pStyle w:val="NoSpacing"/>
              <w:spacing w:line="240" w:lineRule="auto"/>
            </w:pPr>
            <w:r>
              <w:t>8</w:t>
            </w:r>
          </w:p>
        </w:tc>
        <w:tc>
          <w:tcPr>
            <w:tcW w:w="1989" w:type="dxa"/>
          </w:tcPr>
          <w:p w14:paraId="4D15C770" w14:textId="77777777" w:rsidR="006B6D60" w:rsidRPr="006B6D60" w:rsidRDefault="006B6D60" w:rsidP="001A62FC">
            <w:pPr>
              <w:pStyle w:val="NoSpacing"/>
              <w:spacing w:line="240" w:lineRule="auto"/>
            </w:pPr>
          </w:p>
        </w:tc>
        <w:tc>
          <w:tcPr>
            <w:tcW w:w="2520" w:type="dxa"/>
          </w:tcPr>
          <w:p w14:paraId="5790E150" w14:textId="77777777" w:rsidR="006B6D60" w:rsidRPr="006B6D60" w:rsidRDefault="006B6D60" w:rsidP="001A62FC">
            <w:pPr>
              <w:pStyle w:val="NoSpacing"/>
              <w:spacing w:line="240" w:lineRule="auto"/>
            </w:pPr>
          </w:p>
        </w:tc>
        <w:tc>
          <w:tcPr>
            <w:tcW w:w="1070" w:type="dxa"/>
          </w:tcPr>
          <w:p w14:paraId="6C209ACB" w14:textId="77777777" w:rsidR="006B6D60" w:rsidRPr="006B6D60" w:rsidRDefault="006B6D60" w:rsidP="001A62FC">
            <w:pPr>
              <w:pStyle w:val="NoSpacing"/>
              <w:spacing w:line="240" w:lineRule="auto"/>
            </w:pPr>
          </w:p>
        </w:tc>
        <w:tc>
          <w:tcPr>
            <w:tcW w:w="842" w:type="dxa"/>
          </w:tcPr>
          <w:p w14:paraId="39DF4AB1" w14:textId="77777777" w:rsidR="006B6D60" w:rsidRPr="006B6D60" w:rsidRDefault="006B6D60" w:rsidP="001A62FC">
            <w:pPr>
              <w:pStyle w:val="NoSpacing"/>
              <w:spacing w:line="240" w:lineRule="auto"/>
            </w:pPr>
          </w:p>
        </w:tc>
        <w:tc>
          <w:tcPr>
            <w:tcW w:w="1126" w:type="dxa"/>
          </w:tcPr>
          <w:p w14:paraId="46414656" w14:textId="77777777" w:rsidR="006B6D60" w:rsidRPr="006B6D60" w:rsidRDefault="006B6D60" w:rsidP="001A62FC">
            <w:pPr>
              <w:pStyle w:val="NoSpacing"/>
              <w:spacing w:line="240" w:lineRule="auto"/>
            </w:pPr>
          </w:p>
        </w:tc>
        <w:tc>
          <w:tcPr>
            <w:tcW w:w="3082" w:type="dxa"/>
          </w:tcPr>
          <w:p w14:paraId="51342982" w14:textId="77777777" w:rsidR="006B6D60" w:rsidRPr="006B6D60" w:rsidRDefault="006B6D60" w:rsidP="001A62FC">
            <w:pPr>
              <w:pStyle w:val="NoSpacing"/>
              <w:spacing w:line="240" w:lineRule="auto"/>
            </w:pPr>
          </w:p>
        </w:tc>
        <w:tc>
          <w:tcPr>
            <w:tcW w:w="1560" w:type="dxa"/>
          </w:tcPr>
          <w:p w14:paraId="59293904" w14:textId="77777777" w:rsidR="006B6D60" w:rsidRPr="006B6D60" w:rsidRDefault="006B6D60" w:rsidP="001A62FC">
            <w:pPr>
              <w:pStyle w:val="NoSpacing"/>
              <w:spacing w:line="240" w:lineRule="auto"/>
            </w:pPr>
          </w:p>
        </w:tc>
        <w:tc>
          <w:tcPr>
            <w:tcW w:w="1482" w:type="dxa"/>
          </w:tcPr>
          <w:p w14:paraId="1D7D31A9" w14:textId="77777777" w:rsidR="006B6D60" w:rsidRPr="006B6D60" w:rsidRDefault="006B6D60" w:rsidP="001A62FC">
            <w:pPr>
              <w:pStyle w:val="NoSpacing"/>
              <w:spacing w:line="240" w:lineRule="auto"/>
            </w:pPr>
          </w:p>
        </w:tc>
      </w:tr>
    </w:tbl>
    <w:p w14:paraId="432F4318" w14:textId="77777777" w:rsidR="006B6D60" w:rsidRDefault="006B6D60" w:rsidP="001A62FC">
      <w:pPr>
        <w:pStyle w:val="NoSpacing"/>
        <w:spacing w:line="240" w:lineRule="auto"/>
      </w:pPr>
    </w:p>
    <w:p w14:paraId="072DC66A" w14:textId="77777777" w:rsidR="006B6D60" w:rsidRDefault="006B6D60" w:rsidP="001A62FC">
      <w:pPr>
        <w:pStyle w:val="NoSpacing"/>
        <w:spacing w:line="240" w:lineRule="auto"/>
      </w:pPr>
    </w:p>
    <w:p w14:paraId="02218A0F" w14:textId="77777777" w:rsidR="006B6D60" w:rsidRDefault="006B6D60" w:rsidP="001A62FC">
      <w:pPr>
        <w:pStyle w:val="NoSpacing"/>
        <w:spacing w:line="240" w:lineRule="auto"/>
        <w:sectPr w:rsidR="006B6D60">
          <w:pgSz w:w="15840" w:h="12240" w:orient="landscape"/>
          <w:pgMar w:top="1440" w:right="1440" w:bottom="1440" w:left="1440" w:header="720" w:footer="720" w:gutter="0"/>
          <w:cols w:space="720"/>
          <w:docGrid w:linePitch="360"/>
        </w:sectPr>
      </w:pPr>
    </w:p>
    <w:p w14:paraId="5BBA01BE" w14:textId="77777777" w:rsidR="000133F5" w:rsidRPr="000133F5" w:rsidRDefault="000133F5" w:rsidP="001A62FC">
      <w:pPr>
        <w:pStyle w:val="NoSpacing"/>
        <w:spacing w:line="240" w:lineRule="auto"/>
        <w:rPr>
          <w:rStyle w:val="Emphasis"/>
        </w:rPr>
      </w:pPr>
      <w:r w:rsidRPr="000133F5">
        <w:rPr>
          <w:rStyle w:val="Emphasis"/>
        </w:rPr>
        <w:lastRenderedPageBreak/>
        <w:t>Section D continued.</w:t>
      </w:r>
    </w:p>
    <w:p w14:paraId="09E1BAE2" w14:textId="77777777" w:rsidR="006B6D60" w:rsidRDefault="00DB3877" w:rsidP="001A62FC">
      <w:pPr>
        <w:pStyle w:val="NoSpacing"/>
        <w:spacing w:line="240" w:lineRule="auto"/>
      </w:pPr>
      <w:r w:rsidRPr="00DB3877">
        <w:t>Now I am going ask you some questions about events that could happen in your village. Please tell me how likely you think the following events are.</w:t>
      </w:r>
    </w:p>
    <w:tbl>
      <w:tblPr>
        <w:tblStyle w:val="TableGrid1"/>
        <w:tblW w:w="10801" w:type="dxa"/>
        <w:tblInd w:w="-725" w:type="dxa"/>
        <w:tblCellMar>
          <w:left w:w="72" w:type="dxa"/>
          <w:right w:w="72" w:type="dxa"/>
        </w:tblCellMar>
        <w:tblLook w:val="04A0" w:firstRow="1" w:lastRow="0" w:firstColumn="1" w:lastColumn="0" w:noHBand="0" w:noVBand="1"/>
        <w:tblPrChange w:id="107" w:author="Aleta Haflett" w:date="2015-01-23T22:00:00Z">
          <w:tblPr>
            <w:tblStyle w:val="TableGrid1"/>
            <w:tblW w:w="10801" w:type="dxa"/>
            <w:tblInd w:w="-725" w:type="dxa"/>
            <w:tblCellMar>
              <w:left w:w="72" w:type="dxa"/>
              <w:right w:w="72" w:type="dxa"/>
            </w:tblCellMar>
            <w:tblLook w:val="04A0" w:firstRow="1" w:lastRow="0" w:firstColumn="1" w:lastColumn="0" w:noHBand="0" w:noVBand="1"/>
          </w:tblPr>
        </w:tblPrChange>
      </w:tblPr>
      <w:tblGrid>
        <w:gridCol w:w="339"/>
        <w:gridCol w:w="4621"/>
        <w:gridCol w:w="4047"/>
        <w:gridCol w:w="1029"/>
        <w:gridCol w:w="765"/>
        <w:tblGridChange w:id="108">
          <w:tblGrid>
            <w:gridCol w:w="339"/>
            <w:gridCol w:w="4621"/>
            <w:gridCol w:w="4047"/>
            <w:gridCol w:w="1029"/>
            <w:gridCol w:w="765"/>
          </w:tblGrid>
        </w:tblGridChange>
      </w:tblGrid>
      <w:tr w:rsidR="000133F5" w:rsidRPr="008231A9" w14:paraId="51C3D48C" w14:textId="77777777" w:rsidTr="00BE6AF6">
        <w:trPr>
          <w:gridAfter w:val="1"/>
          <w:wAfter w:w="765" w:type="dxa"/>
          <w:trPrChange w:id="109" w:author="Aleta Haflett" w:date="2015-01-23T22:00:00Z">
            <w:trPr>
              <w:gridAfter w:val="1"/>
              <w:wAfter w:w="1" w:type="dxa"/>
            </w:trPr>
          </w:trPrChange>
        </w:trPr>
        <w:tc>
          <w:tcPr>
            <w:tcW w:w="339" w:type="dxa"/>
            <w:tcPrChange w:id="110" w:author="Aleta Haflett" w:date="2015-01-23T22:00:00Z">
              <w:tcPr>
                <w:tcW w:w="354" w:type="dxa"/>
              </w:tcPr>
            </w:tcPrChange>
          </w:tcPr>
          <w:p w14:paraId="33CB26F3" w14:textId="77777777" w:rsidR="000133F5" w:rsidRPr="008231A9" w:rsidRDefault="000133F5" w:rsidP="001A62FC">
            <w:pPr>
              <w:pStyle w:val="NoSpacing"/>
              <w:spacing w:line="240" w:lineRule="auto"/>
            </w:pPr>
          </w:p>
        </w:tc>
        <w:tc>
          <w:tcPr>
            <w:tcW w:w="4621" w:type="dxa"/>
            <w:tcBorders>
              <w:right w:val="nil"/>
            </w:tcBorders>
            <w:tcPrChange w:id="111" w:author="Aleta Haflett" w:date="2015-01-23T22:00:00Z">
              <w:tcPr>
                <w:tcW w:w="5046" w:type="dxa"/>
                <w:tcBorders>
                  <w:right w:val="nil"/>
                </w:tcBorders>
              </w:tcPr>
            </w:tcPrChange>
          </w:tcPr>
          <w:p w14:paraId="13A2109F" w14:textId="77777777" w:rsidR="000133F5" w:rsidRPr="00F71A9A" w:rsidRDefault="005C7121" w:rsidP="001A62FC">
            <w:pPr>
              <w:pStyle w:val="NoSpacing"/>
              <w:spacing w:line="240" w:lineRule="auto"/>
            </w:pPr>
            <w:r>
              <w:t xml:space="preserve">D22. </w:t>
            </w:r>
            <w:r w:rsidR="000133F5" w:rsidRPr="00F71A9A">
              <w:t xml:space="preserve">How likely is it that elites from Lusaka will take some of the customary </w:t>
            </w:r>
            <w:proofErr w:type="gramStart"/>
            <w:r w:rsidR="000133F5" w:rsidRPr="00F71A9A">
              <w:t>forest land</w:t>
            </w:r>
            <w:proofErr w:type="gramEnd"/>
            <w:r w:rsidR="000133F5" w:rsidRPr="00F71A9A">
              <w:t xml:space="preserve"> used by your village w</w:t>
            </w:r>
            <w:r w:rsidR="000133F5">
              <w:t>ithout authorization from the community</w:t>
            </w:r>
            <w:r w:rsidR="000133F5" w:rsidRPr="00F71A9A">
              <w:t xml:space="preserve"> in the next 1 to 3 years?   </w:t>
            </w:r>
            <w:r w:rsidR="000133F5" w:rsidRPr="00F71A9A">
              <w:rPr>
                <w:b/>
              </w:rPr>
              <w:t>(</w:t>
            </w:r>
            <w:proofErr w:type="gramStart"/>
            <w:r w:rsidR="000133F5" w:rsidRPr="00F71A9A">
              <w:rPr>
                <w:b/>
              </w:rPr>
              <w:t>helite1</w:t>
            </w:r>
            <w:proofErr w:type="gramEnd"/>
            <w:r w:rsidR="000133F5" w:rsidRPr="00F71A9A">
              <w:rPr>
                <w:b/>
              </w:rPr>
              <w:t>)</w:t>
            </w:r>
          </w:p>
        </w:tc>
        <w:tc>
          <w:tcPr>
            <w:tcW w:w="4047" w:type="dxa"/>
            <w:tcBorders>
              <w:left w:val="nil"/>
              <w:right w:val="single" w:sz="18" w:space="0" w:color="auto"/>
            </w:tcBorders>
            <w:tcPrChange w:id="112" w:author="Aleta Haflett" w:date="2015-01-23T22:00:00Z">
              <w:tcPr>
                <w:tcW w:w="4320" w:type="dxa"/>
                <w:tcBorders>
                  <w:left w:val="nil"/>
                  <w:right w:val="single" w:sz="18" w:space="0" w:color="auto"/>
                </w:tcBorders>
              </w:tcPr>
            </w:tcPrChange>
          </w:tcPr>
          <w:p w14:paraId="4B645D28" w14:textId="77777777" w:rsidR="000133F5" w:rsidRPr="00F71A9A" w:rsidRDefault="000133F5" w:rsidP="001A62FC">
            <w:pPr>
              <w:pStyle w:val="NoSpacing"/>
              <w:spacing w:line="240" w:lineRule="auto"/>
              <w:rPr>
                <w:rFonts w:cs="Times New Roman"/>
                <w:w w:val="105"/>
              </w:rPr>
            </w:pPr>
            <w:r w:rsidRPr="00F71A9A">
              <w:rPr>
                <w:rFonts w:cs="Times New Roman"/>
                <w:w w:val="105"/>
              </w:rPr>
              <w:t>1=Impossible/would never happen</w:t>
            </w:r>
          </w:p>
          <w:p w14:paraId="6456A69D" w14:textId="77777777" w:rsidR="000133F5" w:rsidRPr="00F71A9A" w:rsidRDefault="000133F5" w:rsidP="001A62FC">
            <w:pPr>
              <w:pStyle w:val="NoSpacing"/>
              <w:spacing w:line="240" w:lineRule="auto"/>
              <w:rPr>
                <w:rFonts w:cs="Times New Roman"/>
                <w:w w:val="105"/>
              </w:rPr>
            </w:pPr>
            <w:r w:rsidRPr="00F71A9A">
              <w:rPr>
                <w:rFonts w:cs="Times New Roman"/>
                <w:w w:val="105"/>
              </w:rPr>
              <w:t>2=Highly Unlikely</w:t>
            </w:r>
          </w:p>
          <w:p w14:paraId="6B42C221" w14:textId="77777777" w:rsidR="000133F5" w:rsidRPr="00F71A9A" w:rsidRDefault="000133F5" w:rsidP="001A62FC">
            <w:pPr>
              <w:pStyle w:val="NoSpacing"/>
              <w:spacing w:line="240" w:lineRule="auto"/>
              <w:rPr>
                <w:rFonts w:cs="Times New Roman"/>
                <w:w w:val="105"/>
              </w:rPr>
            </w:pPr>
            <w:r w:rsidRPr="00F71A9A">
              <w:rPr>
                <w:rFonts w:cs="Times New Roman"/>
                <w:w w:val="105"/>
              </w:rPr>
              <w:t xml:space="preserve">3=Unlikely  </w:t>
            </w:r>
          </w:p>
          <w:p w14:paraId="7B1E57CF" w14:textId="77777777" w:rsidR="000133F5" w:rsidRPr="00F71A9A" w:rsidRDefault="000133F5" w:rsidP="001A62FC">
            <w:pPr>
              <w:pStyle w:val="NoSpacing"/>
              <w:spacing w:line="240" w:lineRule="auto"/>
              <w:rPr>
                <w:rFonts w:cs="Times New Roman"/>
                <w:w w:val="105"/>
              </w:rPr>
            </w:pPr>
            <w:r w:rsidRPr="00F71A9A">
              <w:rPr>
                <w:rFonts w:cs="Times New Roman"/>
                <w:w w:val="105"/>
              </w:rPr>
              <w:t>4=Unsure/Don't know</w:t>
            </w:r>
          </w:p>
          <w:p w14:paraId="561B88B9" w14:textId="77777777" w:rsidR="000133F5" w:rsidRPr="00F71A9A" w:rsidRDefault="000133F5" w:rsidP="001A62FC">
            <w:pPr>
              <w:pStyle w:val="NoSpacing"/>
              <w:spacing w:line="240" w:lineRule="auto"/>
              <w:rPr>
                <w:rFonts w:cs="Times New Roman"/>
                <w:w w:val="105"/>
              </w:rPr>
            </w:pPr>
            <w:r w:rsidRPr="00F71A9A">
              <w:rPr>
                <w:rFonts w:cs="Times New Roman"/>
                <w:w w:val="105"/>
              </w:rPr>
              <w:t>5=Likely</w:t>
            </w:r>
          </w:p>
          <w:p w14:paraId="79590A07" w14:textId="77777777" w:rsidR="000133F5" w:rsidRPr="00F71A9A" w:rsidRDefault="000133F5" w:rsidP="001A62FC">
            <w:pPr>
              <w:pStyle w:val="NoSpacing"/>
              <w:spacing w:line="240" w:lineRule="auto"/>
              <w:rPr>
                <w:rFonts w:cs="Times New Roman"/>
                <w:w w:val="105"/>
              </w:rPr>
            </w:pPr>
            <w:r w:rsidRPr="00F71A9A">
              <w:rPr>
                <w:rFonts w:cs="Times New Roman"/>
                <w:w w:val="105"/>
              </w:rPr>
              <w:t xml:space="preserve">6=Highly Likely </w:t>
            </w:r>
          </w:p>
          <w:p w14:paraId="67E2B32A" w14:textId="77777777" w:rsidR="000133F5" w:rsidRPr="00F71A9A" w:rsidRDefault="000133F5" w:rsidP="001A62FC">
            <w:pPr>
              <w:pStyle w:val="NoSpacing"/>
              <w:spacing w:line="240" w:lineRule="auto"/>
              <w:rPr>
                <w:rFonts w:cs="Times New Roman"/>
                <w:w w:val="105"/>
              </w:rPr>
            </w:pPr>
            <w:r w:rsidRPr="00F71A9A">
              <w:rPr>
                <w:rFonts w:cs="Times New Roman"/>
                <w:w w:val="105"/>
              </w:rPr>
              <w:t xml:space="preserve">7=Happening right now </w:t>
            </w:r>
          </w:p>
          <w:p w14:paraId="7F003F93" w14:textId="77777777" w:rsidR="000133F5" w:rsidRPr="00F71A9A" w:rsidRDefault="000133F5" w:rsidP="001A62FC">
            <w:pPr>
              <w:pStyle w:val="NoSpacing"/>
              <w:spacing w:line="240" w:lineRule="auto"/>
              <w:rPr>
                <w:rFonts w:cs="Times New Roman"/>
                <w:w w:val="105"/>
              </w:rPr>
            </w:pPr>
            <w:r w:rsidRPr="00F71A9A">
              <w:rPr>
                <w:rFonts w:cs="Times New Roman"/>
                <w:w w:val="105"/>
              </w:rPr>
              <w:t>888=Don't know</w:t>
            </w:r>
          </w:p>
          <w:p w14:paraId="4793EB21" w14:textId="77777777" w:rsidR="000133F5" w:rsidRPr="00F71A9A" w:rsidRDefault="000133F5" w:rsidP="001A62FC">
            <w:pPr>
              <w:pStyle w:val="NoSpacing"/>
              <w:spacing w:line="240" w:lineRule="auto"/>
              <w:rPr>
                <w:rFonts w:cs="Times New Roman"/>
                <w:i/>
                <w:w w:val="105"/>
              </w:rPr>
            </w:pPr>
            <w:r w:rsidRPr="00F71A9A">
              <w:rPr>
                <w:rFonts w:cs="Times New Roman"/>
                <w:w w:val="105"/>
              </w:rPr>
              <w:t>999=Prefer not to respond</w:t>
            </w:r>
          </w:p>
        </w:tc>
        <w:tc>
          <w:tcPr>
            <w:tcW w:w="1029" w:type="dxa"/>
            <w:tcBorders>
              <w:top w:val="single" w:sz="18" w:space="0" w:color="auto"/>
              <w:left w:val="single" w:sz="18" w:space="0" w:color="auto"/>
              <w:bottom w:val="single" w:sz="18" w:space="0" w:color="auto"/>
              <w:right w:val="single" w:sz="18" w:space="0" w:color="auto"/>
            </w:tcBorders>
            <w:tcPrChange w:id="113" w:author="Aleta Haflett" w:date="2015-01-23T22:00:00Z">
              <w:tcPr>
                <w:tcW w:w="1080" w:type="dxa"/>
                <w:tcBorders>
                  <w:top w:val="single" w:sz="18" w:space="0" w:color="auto"/>
                  <w:left w:val="single" w:sz="18" w:space="0" w:color="auto"/>
                  <w:bottom w:val="single" w:sz="18" w:space="0" w:color="auto"/>
                  <w:right w:val="single" w:sz="18" w:space="0" w:color="auto"/>
                </w:tcBorders>
              </w:tcPr>
            </w:tcPrChange>
          </w:tcPr>
          <w:p w14:paraId="10B02D3A" w14:textId="77777777" w:rsidR="000133F5" w:rsidRPr="008231A9" w:rsidRDefault="000133F5" w:rsidP="001A62FC">
            <w:pPr>
              <w:pStyle w:val="NoSpacing"/>
              <w:spacing w:line="240" w:lineRule="auto"/>
              <w:rPr>
                <w:i/>
              </w:rPr>
            </w:pPr>
            <w:r w:rsidRPr="008231A9">
              <w:rPr>
                <w:i/>
              </w:rPr>
              <w:t>(code)</w:t>
            </w:r>
          </w:p>
        </w:tc>
      </w:tr>
      <w:tr w:rsidR="00060E5A" w:rsidRPr="008231A9" w14:paraId="4DB1D657" w14:textId="77777777" w:rsidTr="00BE6AF6">
        <w:trPr>
          <w:gridAfter w:val="1"/>
          <w:wAfter w:w="765" w:type="dxa"/>
          <w:trPrChange w:id="114" w:author="Aleta Haflett" w:date="2015-01-23T22:00:00Z">
            <w:trPr>
              <w:gridAfter w:val="1"/>
              <w:wAfter w:w="1" w:type="dxa"/>
            </w:trPr>
          </w:trPrChange>
        </w:trPr>
        <w:tc>
          <w:tcPr>
            <w:tcW w:w="339" w:type="dxa"/>
            <w:tcPrChange w:id="115" w:author="Aleta Haflett" w:date="2015-01-23T22:00:00Z">
              <w:tcPr>
                <w:tcW w:w="354" w:type="dxa"/>
              </w:tcPr>
            </w:tcPrChange>
          </w:tcPr>
          <w:p w14:paraId="60BDEDD4" w14:textId="77777777" w:rsidR="00060E5A" w:rsidRPr="008231A9" w:rsidRDefault="00060E5A" w:rsidP="001A62FC">
            <w:pPr>
              <w:pStyle w:val="NoSpacing"/>
              <w:spacing w:line="240" w:lineRule="auto"/>
            </w:pPr>
          </w:p>
        </w:tc>
        <w:tc>
          <w:tcPr>
            <w:tcW w:w="4621" w:type="dxa"/>
            <w:tcBorders>
              <w:right w:val="nil"/>
            </w:tcBorders>
            <w:tcPrChange w:id="116" w:author="Aleta Haflett" w:date="2015-01-23T22:00:00Z">
              <w:tcPr>
                <w:tcW w:w="5046" w:type="dxa"/>
                <w:tcBorders>
                  <w:right w:val="nil"/>
                </w:tcBorders>
              </w:tcPr>
            </w:tcPrChange>
          </w:tcPr>
          <w:p w14:paraId="7159B83A" w14:textId="77777777" w:rsidR="00060E5A" w:rsidRPr="00F71A9A" w:rsidRDefault="005C7121" w:rsidP="001A62FC">
            <w:pPr>
              <w:pStyle w:val="NoSpacing"/>
              <w:spacing w:line="240" w:lineRule="auto"/>
            </w:pPr>
            <w:r>
              <w:t xml:space="preserve">D23. </w:t>
            </w:r>
            <w:r w:rsidR="00060E5A" w:rsidRPr="00F71A9A">
              <w:t>How likely is it that elites from Lusaka will take some of the customary forest land used by your village</w:t>
            </w:r>
            <w:r w:rsidR="00060E5A">
              <w:t xml:space="preserve"> without authorization from the community</w:t>
            </w:r>
            <w:r w:rsidR="00060E5A" w:rsidRPr="00F71A9A">
              <w:t xml:space="preserve"> more than 3 years into the future? </w:t>
            </w:r>
            <w:r w:rsidR="00060E5A" w:rsidRPr="00F71A9A">
              <w:rPr>
                <w:b/>
              </w:rPr>
              <w:t>(</w:t>
            </w:r>
            <w:proofErr w:type="gramStart"/>
            <w:r w:rsidR="00060E5A" w:rsidRPr="00F71A9A">
              <w:rPr>
                <w:b/>
              </w:rPr>
              <w:t>helite3</w:t>
            </w:r>
            <w:proofErr w:type="gramEnd"/>
            <w:r w:rsidR="00060E5A" w:rsidRPr="00F71A9A">
              <w:rPr>
                <w:b/>
              </w:rPr>
              <w:t>)</w:t>
            </w:r>
          </w:p>
        </w:tc>
        <w:tc>
          <w:tcPr>
            <w:tcW w:w="4047" w:type="dxa"/>
            <w:tcBorders>
              <w:left w:val="nil"/>
              <w:right w:val="single" w:sz="18" w:space="0" w:color="auto"/>
            </w:tcBorders>
            <w:tcPrChange w:id="117" w:author="Aleta Haflett" w:date="2015-01-23T22:00:00Z">
              <w:tcPr>
                <w:tcW w:w="4320" w:type="dxa"/>
                <w:tcBorders>
                  <w:left w:val="nil"/>
                  <w:right w:val="single" w:sz="18" w:space="0" w:color="auto"/>
                </w:tcBorders>
              </w:tcPr>
            </w:tcPrChange>
          </w:tcPr>
          <w:p w14:paraId="19FD7D96" w14:textId="77777777" w:rsidR="00060E5A" w:rsidRPr="00F71A9A" w:rsidRDefault="00060E5A" w:rsidP="001A62FC">
            <w:pPr>
              <w:pStyle w:val="NoSpacing"/>
              <w:spacing w:line="240" w:lineRule="auto"/>
              <w:rPr>
                <w:rFonts w:cs="Times New Roman"/>
                <w:w w:val="105"/>
              </w:rPr>
            </w:pPr>
            <w:r w:rsidRPr="00F71A9A">
              <w:rPr>
                <w:rFonts w:cs="Times New Roman"/>
                <w:w w:val="105"/>
              </w:rPr>
              <w:t>1=Impossible/would never happen</w:t>
            </w:r>
          </w:p>
          <w:p w14:paraId="2CC7A85A" w14:textId="77777777" w:rsidR="00060E5A" w:rsidRPr="00F71A9A" w:rsidRDefault="00060E5A" w:rsidP="001A62FC">
            <w:pPr>
              <w:pStyle w:val="NoSpacing"/>
              <w:spacing w:line="240" w:lineRule="auto"/>
              <w:rPr>
                <w:rFonts w:cs="Times New Roman"/>
                <w:w w:val="105"/>
              </w:rPr>
            </w:pPr>
            <w:r w:rsidRPr="00F71A9A">
              <w:rPr>
                <w:rFonts w:cs="Times New Roman"/>
                <w:w w:val="105"/>
              </w:rPr>
              <w:t>2=Highly Unlikely</w:t>
            </w:r>
          </w:p>
          <w:p w14:paraId="02925BC4" w14:textId="77777777" w:rsidR="00060E5A" w:rsidRPr="00F71A9A" w:rsidRDefault="00060E5A" w:rsidP="001A62FC">
            <w:pPr>
              <w:pStyle w:val="NoSpacing"/>
              <w:spacing w:line="240" w:lineRule="auto"/>
              <w:rPr>
                <w:rFonts w:cs="Times New Roman"/>
                <w:w w:val="105"/>
              </w:rPr>
            </w:pPr>
            <w:r w:rsidRPr="00F71A9A">
              <w:rPr>
                <w:rFonts w:cs="Times New Roman"/>
                <w:w w:val="105"/>
              </w:rPr>
              <w:t xml:space="preserve">3=Unlikely  </w:t>
            </w:r>
          </w:p>
          <w:p w14:paraId="43D7243A" w14:textId="77777777" w:rsidR="00060E5A" w:rsidRPr="00F71A9A" w:rsidRDefault="00060E5A" w:rsidP="001A62FC">
            <w:pPr>
              <w:pStyle w:val="NoSpacing"/>
              <w:spacing w:line="240" w:lineRule="auto"/>
              <w:rPr>
                <w:rFonts w:cs="Times New Roman"/>
                <w:w w:val="105"/>
              </w:rPr>
            </w:pPr>
            <w:r w:rsidRPr="00F71A9A">
              <w:rPr>
                <w:rFonts w:cs="Times New Roman"/>
                <w:w w:val="105"/>
              </w:rPr>
              <w:t>4=Unsure/Don't know</w:t>
            </w:r>
          </w:p>
          <w:p w14:paraId="2F959D7D" w14:textId="77777777" w:rsidR="00060E5A" w:rsidRPr="00F71A9A" w:rsidRDefault="00060E5A" w:rsidP="001A62FC">
            <w:pPr>
              <w:pStyle w:val="NoSpacing"/>
              <w:spacing w:line="240" w:lineRule="auto"/>
              <w:rPr>
                <w:rFonts w:cs="Times New Roman"/>
                <w:w w:val="105"/>
              </w:rPr>
            </w:pPr>
            <w:r w:rsidRPr="00F71A9A">
              <w:rPr>
                <w:rFonts w:cs="Times New Roman"/>
                <w:w w:val="105"/>
              </w:rPr>
              <w:t>5=Likely</w:t>
            </w:r>
          </w:p>
          <w:p w14:paraId="19C79BC7" w14:textId="77777777" w:rsidR="00060E5A" w:rsidRPr="00F71A9A" w:rsidRDefault="00060E5A" w:rsidP="001A62FC">
            <w:pPr>
              <w:pStyle w:val="NoSpacing"/>
              <w:spacing w:line="240" w:lineRule="auto"/>
              <w:rPr>
                <w:rFonts w:cs="Times New Roman"/>
                <w:w w:val="105"/>
              </w:rPr>
            </w:pPr>
            <w:r w:rsidRPr="00F71A9A">
              <w:rPr>
                <w:rFonts w:cs="Times New Roman"/>
                <w:w w:val="105"/>
              </w:rPr>
              <w:t xml:space="preserve">6=Highly Likely </w:t>
            </w:r>
          </w:p>
          <w:p w14:paraId="19AFF331" w14:textId="77777777" w:rsidR="00060E5A" w:rsidRPr="00F71A9A" w:rsidRDefault="00060E5A" w:rsidP="001A62FC">
            <w:pPr>
              <w:pStyle w:val="NoSpacing"/>
              <w:spacing w:line="240" w:lineRule="auto"/>
              <w:rPr>
                <w:rFonts w:cs="Times New Roman"/>
                <w:w w:val="105"/>
              </w:rPr>
            </w:pPr>
            <w:r w:rsidRPr="00F71A9A">
              <w:rPr>
                <w:rFonts w:cs="Times New Roman"/>
                <w:w w:val="105"/>
              </w:rPr>
              <w:t xml:space="preserve">7=Happening right now </w:t>
            </w:r>
          </w:p>
          <w:p w14:paraId="0E1166BC" w14:textId="77777777" w:rsidR="00060E5A" w:rsidRPr="00F71A9A" w:rsidRDefault="00060E5A" w:rsidP="001A62FC">
            <w:pPr>
              <w:pStyle w:val="NoSpacing"/>
              <w:spacing w:line="240" w:lineRule="auto"/>
              <w:rPr>
                <w:rFonts w:cs="Times New Roman"/>
                <w:w w:val="105"/>
              </w:rPr>
            </w:pPr>
            <w:r w:rsidRPr="00F71A9A">
              <w:rPr>
                <w:rFonts w:cs="Times New Roman"/>
                <w:w w:val="105"/>
              </w:rPr>
              <w:t>888=Don't know</w:t>
            </w:r>
          </w:p>
          <w:p w14:paraId="4C9EFC29" w14:textId="77777777" w:rsidR="00060E5A" w:rsidRPr="00F71A9A" w:rsidRDefault="00060E5A" w:rsidP="001A62FC">
            <w:pPr>
              <w:pStyle w:val="NoSpacing"/>
              <w:spacing w:line="240" w:lineRule="auto"/>
              <w:rPr>
                <w:rFonts w:cs="Times New Roman"/>
                <w:w w:val="105"/>
              </w:rPr>
            </w:pPr>
            <w:r w:rsidRPr="00F71A9A">
              <w:rPr>
                <w:rFonts w:cs="Times New Roman"/>
                <w:w w:val="105"/>
              </w:rPr>
              <w:t>999=Prefer not to respond</w:t>
            </w:r>
          </w:p>
        </w:tc>
        <w:tc>
          <w:tcPr>
            <w:tcW w:w="1029" w:type="dxa"/>
            <w:tcBorders>
              <w:top w:val="single" w:sz="18" w:space="0" w:color="auto"/>
              <w:left w:val="single" w:sz="18" w:space="0" w:color="auto"/>
              <w:bottom w:val="single" w:sz="18" w:space="0" w:color="auto"/>
              <w:right w:val="single" w:sz="18" w:space="0" w:color="auto"/>
            </w:tcBorders>
            <w:tcPrChange w:id="118" w:author="Aleta Haflett" w:date="2015-01-23T22:00:00Z">
              <w:tcPr>
                <w:tcW w:w="1080" w:type="dxa"/>
                <w:tcBorders>
                  <w:top w:val="single" w:sz="18" w:space="0" w:color="auto"/>
                  <w:left w:val="single" w:sz="18" w:space="0" w:color="auto"/>
                  <w:bottom w:val="single" w:sz="18" w:space="0" w:color="auto"/>
                  <w:right w:val="single" w:sz="18" w:space="0" w:color="auto"/>
                </w:tcBorders>
              </w:tcPr>
            </w:tcPrChange>
          </w:tcPr>
          <w:p w14:paraId="0A3C7DC6" w14:textId="77777777" w:rsidR="00060E5A" w:rsidRPr="008231A9" w:rsidRDefault="00060E5A" w:rsidP="001A62FC">
            <w:pPr>
              <w:pStyle w:val="NoSpacing"/>
              <w:spacing w:line="240" w:lineRule="auto"/>
              <w:rPr>
                <w:i/>
              </w:rPr>
            </w:pPr>
            <w:r w:rsidRPr="008231A9">
              <w:rPr>
                <w:i/>
              </w:rPr>
              <w:t>(code)</w:t>
            </w:r>
          </w:p>
        </w:tc>
      </w:tr>
      <w:tr w:rsidR="00060E5A" w:rsidRPr="008231A9" w14:paraId="3B5C713D" w14:textId="77777777" w:rsidTr="00BE6AF6">
        <w:trPr>
          <w:gridAfter w:val="1"/>
          <w:wAfter w:w="765" w:type="dxa"/>
          <w:trPrChange w:id="119" w:author="Aleta Haflett" w:date="2015-01-23T22:00:00Z">
            <w:trPr>
              <w:gridAfter w:val="1"/>
              <w:wAfter w:w="1" w:type="dxa"/>
            </w:trPr>
          </w:trPrChange>
        </w:trPr>
        <w:tc>
          <w:tcPr>
            <w:tcW w:w="339" w:type="dxa"/>
            <w:tcPrChange w:id="120" w:author="Aleta Haflett" w:date="2015-01-23T22:00:00Z">
              <w:tcPr>
                <w:tcW w:w="354" w:type="dxa"/>
              </w:tcPr>
            </w:tcPrChange>
          </w:tcPr>
          <w:p w14:paraId="3A78B766" w14:textId="77777777" w:rsidR="00060E5A" w:rsidRPr="008231A9" w:rsidRDefault="00060E5A" w:rsidP="001A62FC">
            <w:pPr>
              <w:pStyle w:val="NoSpacing"/>
              <w:spacing w:line="240" w:lineRule="auto"/>
            </w:pPr>
          </w:p>
        </w:tc>
        <w:tc>
          <w:tcPr>
            <w:tcW w:w="4621" w:type="dxa"/>
            <w:tcBorders>
              <w:right w:val="nil"/>
            </w:tcBorders>
            <w:tcPrChange w:id="121" w:author="Aleta Haflett" w:date="2015-01-23T22:00:00Z">
              <w:tcPr>
                <w:tcW w:w="5046" w:type="dxa"/>
                <w:tcBorders>
                  <w:right w:val="nil"/>
                </w:tcBorders>
              </w:tcPr>
            </w:tcPrChange>
          </w:tcPr>
          <w:p w14:paraId="44209E32" w14:textId="77777777" w:rsidR="00060E5A" w:rsidRPr="00F71A9A" w:rsidRDefault="005C7121" w:rsidP="001A62FC">
            <w:pPr>
              <w:pStyle w:val="NoSpacing"/>
              <w:spacing w:line="240" w:lineRule="auto"/>
            </w:pPr>
            <w:r>
              <w:t xml:space="preserve">D24. </w:t>
            </w:r>
            <w:r w:rsidR="00060E5A" w:rsidRPr="00F71A9A">
              <w:t xml:space="preserve">How likely is it that a chief will sell or give away customary forestland used by this village for investment purposes in the next 1-3 years without authorization from the community? </w:t>
            </w:r>
            <w:r w:rsidR="00060E5A" w:rsidRPr="00F71A9A">
              <w:rPr>
                <w:b/>
              </w:rPr>
              <w:t>(hchiefsell1)</w:t>
            </w:r>
          </w:p>
        </w:tc>
        <w:tc>
          <w:tcPr>
            <w:tcW w:w="4047" w:type="dxa"/>
            <w:tcBorders>
              <w:left w:val="nil"/>
              <w:right w:val="single" w:sz="18" w:space="0" w:color="auto"/>
            </w:tcBorders>
            <w:tcPrChange w:id="122" w:author="Aleta Haflett" w:date="2015-01-23T22:00:00Z">
              <w:tcPr>
                <w:tcW w:w="4320" w:type="dxa"/>
                <w:tcBorders>
                  <w:left w:val="nil"/>
                  <w:right w:val="single" w:sz="18" w:space="0" w:color="auto"/>
                </w:tcBorders>
              </w:tcPr>
            </w:tcPrChange>
          </w:tcPr>
          <w:p w14:paraId="3261AB59" w14:textId="77777777" w:rsidR="00060E5A" w:rsidRPr="00F71A9A" w:rsidRDefault="00060E5A" w:rsidP="001A62FC">
            <w:pPr>
              <w:pStyle w:val="NoSpacing"/>
              <w:spacing w:line="240" w:lineRule="auto"/>
              <w:rPr>
                <w:rFonts w:cs="Times New Roman"/>
                <w:w w:val="105"/>
              </w:rPr>
            </w:pPr>
            <w:r w:rsidRPr="00F71A9A">
              <w:rPr>
                <w:rFonts w:cs="Times New Roman"/>
                <w:w w:val="105"/>
              </w:rPr>
              <w:t>1=Impossible/would never happen</w:t>
            </w:r>
          </w:p>
          <w:p w14:paraId="67F73E3C" w14:textId="77777777" w:rsidR="00060E5A" w:rsidRPr="00F71A9A" w:rsidRDefault="00060E5A" w:rsidP="001A62FC">
            <w:pPr>
              <w:pStyle w:val="NoSpacing"/>
              <w:spacing w:line="240" w:lineRule="auto"/>
              <w:rPr>
                <w:rFonts w:cs="Times New Roman"/>
                <w:w w:val="105"/>
              </w:rPr>
            </w:pPr>
            <w:r w:rsidRPr="00F71A9A">
              <w:rPr>
                <w:rFonts w:cs="Times New Roman"/>
                <w:w w:val="105"/>
              </w:rPr>
              <w:t>2=Highly Unlikely</w:t>
            </w:r>
          </w:p>
          <w:p w14:paraId="131B79E3" w14:textId="77777777" w:rsidR="00060E5A" w:rsidRPr="00F71A9A" w:rsidRDefault="00060E5A" w:rsidP="001A62FC">
            <w:pPr>
              <w:pStyle w:val="NoSpacing"/>
              <w:spacing w:line="240" w:lineRule="auto"/>
              <w:rPr>
                <w:rFonts w:cs="Times New Roman"/>
                <w:w w:val="105"/>
              </w:rPr>
            </w:pPr>
            <w:r w:rsidRPr="00F71A9A">
              <w:rPr>
                <w:rFonts w:cs="Times New Roman"/>
                <w:w w:val="105"/>
              </w:rPr>
              <w:t xml:space="preserve">3=Unlikely  </w:t>
            </w:r>
          </w:p>
          <w:p w14:paraId="201FB722" w14:textId="77777777" w:rsidR="00060E5A" w:rsidRPr="00F71A9A" w:rsidRDefault="00060E5A" w:rsidP="001A62FC">
            <w:pPr>
              <w:pStyle w:val="NoSpacing"/>
              <w:spacing w:line="240" w:lineRule="auto"/>
              <w:rPr>
                <w:rFonts w:cs="Times New Roman"/>
                <w:w w:val="105"/>
              </w:rPr>
            </w:pPr>
            <w:r w:rsidRPr="00F71A9A">
              <w:rPr>
                <w:rFonts w:cs="Times New Roman"/>
                <w:w w:val="105"/>
              </w:rPr>
              <w:t>4=Unsure/Don't know</w:t>
            </w:r>
          </w:p>
          <w:p w14:paraId="7BC159A2" w14:textId="77777777" w:rsidR="00060E5A" w:rsidRPr="00F71A9A" w:rsidRDefault="00060E5A" w:rsidP="001A62FC">
            <w:pPr>
              <w:pStyle w:val="NoSpacing"/>
              <w:spacing w:line="240" w:lineRule="auto"/>
              <w:rPr>
                <w:rFonts w:cs="Times New Roman"/>
                <w:w w:val="105"/>
              </w:rPr>
            </w:pPr>
            <w:r w:rsidRPr="00F71A9A">
              <w:rPr>
                <w:rFonts w:cs="Times New Roman"/>
                <w:w w:val="105"/>
              </w:rPr>
              <w:t>5=Likely</w:t>
            </w:r>
          </w:p>
          <w:p w14:paraId="4398843A" w14:textId="77777777" w:rsidR="00060E5A" w:rsidRPr="00F71A9A" w:rsidRDefault="00060E5A" w:rsidP="001A62FC">
            <w:pPr>
              <w:pStyle w:val="NoSpacing"/>
              <w:spacing w:line="240" w:lineRule="auto"/>
              <w:rPr>
                <w:rFonts w:cs="Times New Roman"/>
                <w:w w:val="105"/>
              </w:rPr>
            </w:pPr>
            <w:r w:rsidRPr="00F71A9A">
              <w:rPr>
                <w:rFonts w:cs="Times New Roman"/>
                <w:w w:val="105"/>
              </w:rPr>
              <w:t xml:space="preserve">6=Highly Likely </w:t>
            </w:r>
          </w:p>
          <w:p w14:paraId="4D157FF5" w14:textId="77777777" w:rsidR="00060E5A" w:rsidRPr="00F71A9A" w:rsidRDefault="00060E5A" w:rsidP="001A62FC">
            <w:pPr>
              <w:pStyle w:val="NoSpacing"/>
              <w:spacing w:line="240" w:lineRule="auto"/>
              <w:rPr>
                <w:rFonts w:cs="Times New Roman"/>
                <w:w w:val="105"/>
              </w:rPr>
            </w:pPr>
            <w:r w:rsidRPr="00F71A9A">
              <w:rPr>
                <w:rFonts w:cs="Times New Roman"/>
                <w:w w:val="105"/>
              </w:rPr>
              <w:t xml:space="preserve">7=Happening right now </w:t>
            </w:r>
          </w:p>
          <w:p w14:paraId="4CDAC081" w14:textId="77777777" w:rsidR="00060E5A" w:rsidRPr="00F71A9A" w:rsidRDefault="00060E5A" w:rsidP="001A62FC">
            <w:pPr>
              <w:pStyle w:val="NoSpacing"/>
              <w:spacing w:line="240" w:lineRule="auto"/>
              <w:rPr>
                <w:rFonts w:cs="Times New Roman"/>
                <w:w w:val="105"/>
              </w:rPr>
            </w:pPr>
            <w:r w:rsidRPr="00F71A9A">
              <w:rPr>
                <w:rFonts w:cs="Times New Roman"/>
                <w:w w:val="105"/>
              </w:rPr>
              <w:t>888=Don't know</w:t>
            </w:r>
          </w:p>
          <w:p w14:paraId="7F180148" w14:textId="77777777" w:rsidR="00060E5A" w:rsidRPr="00F71A9A" w:rsidRDefault="00060E5A" w:rsidP="001A62FC">
            <w:pPr>
              <w:pStyle w:val="NoSpacing"/>
              <w:spacing w:line="240" w:lineRule="auto"/>
              <w:rPr>
                <w:rFonts w:cs="Times New Roman"/>
                <w:w w:val="105"/>
              </w:rPr>
            </w:pPr>
            <w:r w:rsidRPr="00F71A9A">
              <w:rPr>
                <w:rFonts w:cs="Times New Roman"/>
                <w:w w:val="105"/>
              </w:rPr>
              <w:t>999=Prefer not to respond</w:t>
            </w:r>
          </w:p>
        </w:tc>
        <w:tc>
          <w:tcPr>
            <w:tcW w:w="1029" w:type="dxa"/>
            <w:tcBorders>
              <w:top w:val="single" w:sz="18" w:space="0" w:color="auto"/>
              <w:left w:val="single" w:sz="18" w:space="0" w:color="auto"/>
              <w:bottom w:val="single" w:sz="18" w:space="0" w:color="auto"/>
              <w:right w:val="single" w:sz="18" w:space="0" w:color="auto"/>
            </w:tcBorders>
            <w:tcPrChange w:id="123" w:author="Aleta Haflett" w:date="2015-01-23T22:00:00Z">
              <w:tcPr>
                <w:tcW w:w="1080" w:type="dxa"/>
                <w:tcBorders>
                  <w:top w:val="single" w:sz="18" w:space="0" w:color="auto"/>
                  <w:left w:val="single" w:sz="18" w:space="0" w:color="auto"/>
                  <w:bottom w:val="single" w:sz="18" w:space="0" w:color="auto"/>
                  <w:right w:val="single" w:sz="18" w:space="0" w:color="auto"/>
                </w:tcBorders>
              </w:tcPr>
            </w:tcPrChange>
          </w:tcPr>
          <w:p w14:paraId="56F620FD" w14:textId="77777777" w:rsidR="00060E5A" w:rsidRPr="008231A9" w:rsidRDefault="00060E5A" w:rsidP="001A62FC">
            <w:pPr>
              <w:pStyle w:val="NoSpacing"/>
              <w:spacing w:line="240" w:lineRule="auto"/>
              <w:rPr>
                <w:i/>
              </w:rPr>
            </w:pPr>
            <w:r w:rsidRPr="008231A9">
              <w:rPr>
                <w:i/>
              </w:rPr>
              <w:t>(code)</w:t>
            </w:r>
          </w:p>
        </w:tc>
      </w:tr>
      <w:tr w:rsidR="00060E5A" w:rsidRPr="008231A9" w14:paraId="4A7F4B48" w14:textId="77777777" w:rsidTr="00BE6AF6">
        <w:trPr>
          <w:gridAfter w:val="1"/>
          <w:wAfter w:w="765" w:type="dxa"/>
          <w:trPrChange w:id="124" w:author="Aleta Haflett" w:date="2015-01-23T22:00:00Z">
            <w:trPr>
              <w:gridAfter w:val="1"/>
              <w:wAfter w:w="1" w:type="dxa"/>
            </w:trPr>
          </w:trPrChange>
        </w:trPr>
        <w:tc>
          <w:tcPr>
            <w:tcW w:w="339" w:type="dxa"/>
            <w:tcPrChange w:id="125" w:author="Aleta Haflett" w:date="2015-01-23T22:00:00Z">
              <w:tcPr>
                <w:tcW w:w="354" w:type="dxa"/>
              </w:tcPr>
            </w:tcPrChange>
          </w:tcPr>
          <w:p w14:paraId="6470F724" w14:textId="77777777" w:rsidR="00060E5A" w:rsidRPr="008231A9" w:rsidRDefault="00060E5A" w:rsidP="001A62FC">
            <w:pPr>
              <w:pStyle w:val="NoSpacing"/>
              <w:spacing w:line="240" w:lineRule="auto"/>
            </w:pPr>
          </w:p>
        </w:tc>
        <w:tc>
          <w:tcPr>
            <w:tcW w:w="4621" w:type="dxa"/>
            <w:tcBorders>
              <w:right w:val="nil"/>
            </w:tcBorders>
            <w:tcPrChange w:id="126" w:author="Aleta Haflett" w:date="2015-01-23T22:00:00Z">
              <w:tcPr>
                <w:tcW w:w="5046" w:type="dxa"/>
                <w:tcBorders>
                  <w:right w:val="nil"/>
                </w:tcBorders>
              </w:tcPr>
            </w:tcPrChange>
          </w:tcPr>
          <w:p w14:paraId="5CC612F1" w14:textId="77777777" w:rsidR="00060E5A" w:rsidRPr="00F71A9A" w:rsidRDefault="005C7121" w:rsidP="001A62FC">
            <w:pPr>
              <w:pStyle w:val="NoSpacing"/>
              <w:spacing w:line="240" w:lineRule="auto"/>
            </w:pPr>
            <w:r>
              <w:t xml:space="preserve">D25. </w:t>
            </w:r>
            <w:r w:rsidR="00060E5A" w:rsidRPr="00F71A9A">
              <w:t xml:space="preserve">How likely is it that a chief will sell or give away the customary forestland used by this village for investment purposes more than 3 years into the future without authorization from the community? </w:t>
            </w:r>
            <w:r w:rsidR="00060E5A" w:rsidRPr="00F71A9A">
              <w:rPr>
                <w:b/>
              </w:rPr>
              <w:t>(hchiefsell3)</w:t>
            </w:r>
          </w:p>
        </w:tc>
        <w:tc>
          <w:tcPr>
            <w:tcW w:w="4047" w:type="dxa"/>
            <w:tcBorders>
              <w:left w:val="nil"/>
              <w:right w:val="single" w:sz="18" w:space="0" w:color="auto"/>
            </w:tcBorders>
            <w:tcPrChange w:id="127" w:author="Aleta Haflett" w:date="2015-01-23T22:00:00Z">
              <w:tcPr>
                <w:tcW w:w="4320" w:type="dxa"/>
                <w:tcBorders>
                  <w:left w:val="nil"/>
                  <w:right w:val="single" w:sz="18" w:space="0" w:color="auto"/>
                </w:tcBorders>
              </w:tcPr>
            </w:tcPrChange>
          </w:tcPr>
          <w:p w14:paraId="35D192D9" w14:textId="77777777" w:rsidR="00060E5A" w:rsidRPr="00F71A9A" w:rsidRDefault="00060E5A" w:rsidP="001A62FC">
            <w:pPr>
              <w:pStyle w:val="NoSpacing"/>
              <w:spacing w:line="240" w:lineRule="auto"/>
              <w:rPr>
                <w:rFonts w:cs="Times New Roman"/>
                <w:w w:val="105"/>
              </w:rPr>
            </w:pPr>
            <w:r w:rsidRPr="00F71A9A">
              <w:rPr>
                <w:rFonts w:cs="Times New Roman"/>
                <w:w w:val="105"/>
              </w:rPr>
              <w:t>1=Impossible/would never happen</w:t>
            </w:r>
          </w:p>
          <w:p w14:paraId="43FB6CDE" w14:textId="77777777" w:rsidR="00060E5A" w:rsidRPr="00F71A9A" w:rsidRDefault="00060E5A" w:rsidP="001A62FC">
            <w:pPr>
              <w:pStyle w:val="NoSpacing"/>
              <w:spacing w:line="240" w:lineRule="auto"/>
              <w:rPr>
                <w:rFonts w:cs="Times New Roman"/>
                <w:w w:val="105"/>
              </w:rPr>
            </w:pPr>
            <w:r w:rsidRPr="00F71A9A">
              <w:rPr>
                <w:rFonts w:cs="Times New Roman"/>
                <w:w w:val="105"/>
              </w:rPr>
              <w:t>2=Highly Unlikely</w:t>
            </w:r>
          </w:p>
          <w:p w14:paraId="1F8C58EB" w14:textId="77777777" w:rsidR="00060E5A" w:rsidRPr="00F71A9A" w:rsidRDefault="00060E5A" w:rsidP="001A62FC">
            <w:pPr>
              <w:pStyle w:val="NoSpacing"/>
              <w:spacing w:line="240" w:lineRule="auto"/>
              <w:rPr>
                <w:rFonts w:cs="Times New Roman"/>
                <w:w w:val="105"/>
              </w:rPr>
            </w:pPr>
            <w:r w:rsidRPr="00F71A9A">
              <w:rPr>
                <w:rFonts w:cs="Times New Roman"/>
                <w:w w:val="105"/>
              </w:rPr>
              <w:t xml:space="preserve">3=Unlikely  </w:t>
            </w:r>
          </w:p>
          <w:p w14:paraId="663BE1CC" w14:textId="77777777" w:rsidR="00060E5A" w:rsidRPr="00F71A9A" w:rsidRDefault="00060E5A" w:rsidP="001A62FC">
            <w:pPr>
              <w:pStyle w:val="NoSpacing"/>
              <w:spacing w:line="240" w:lineRule="auto"/>
              <w:rPr>
                <w:rFonts w:cs="Times New Roman"/>
                <w:w w:val="105"/>
              </w:rPr>
            </w:pPr>
            <w:r w:rsidRPr="00F71A9A">
              <w:rPr>
                <w:rFonts w:cs="Times New Roman"/>
                <w:w w:val="105"/>
              </w:rPr>
              <w:t>4=Unsure/Don't know</w:t>
            </w:r>
          </w:p>
          <w:p w14:paraId="22523251" w14:textId="77777777" w:rsidR="00060E5A" w:rsidRPr="00F71A9A" w:rsidRDefault="00060E5A" w:rsidP="001A62FC">
            <w:pPr>
              <w:pStyle w:val="NoSpacing"/>
              <w:spacing w:line="240" w:lineRule="auto"/>
              <w:rPr>
                <w:rFonts w:cs="Times New Roman"/>
                <w:w w:val="105"/>
              </w:rPr>
            </w:pPr>
            <w:r w:rsidRPr="00F71A9A">
              <w:rPr>
                <w:rFonts w:cs="Times New Roman"/>
                <w:w w:val="105"/>
              </w:rPr>
              <w:t>5=Likely</w:t>
            </w:r>
          </w:p>
          <w:p w14:paraId="466113C9" w14:textId="77777777" w:rsidR="00060E5A" w:rsidRPr="00F71A9A" w:rsidRDefault="00060E5A" w:rsidP="001A62FC">
            <w:pPr>
              <w:pStyle w:val="NoSpacing"/>
              <w:spacing w:line="240" w:lineRule="auto"/>
              <w:rPr>
                <w:rFonts w:cs="Times New Roman"/>
                <w:w w:val="105"/>
              </w:rPr>
            </w:pPr>
            <w:r w:rsidRPr="00F71A9A">
              <w:rPr>
                <w:rFonts w:cs="Times New Roman"/>
                <w:w w:val="105"/>
              </w:rPr>
              <w:t xml:space="preserve">6=Highly Likely </w:t>
            </w:r>
          </w:p>
          <w:p w14:paraId="1540CF01" w14:textId="77777777" w:rsidR="00060E5A" w:rsidRPr="00F71A9A" w:rsidRDefault="00060E5A" w:rsidP="001A62FC">
            <w:pPr>
              <w:pStyle w:val="NoSpacing"/>
              <w:spacing w:line="240" w:lineRule="auto"/>
              <w:rPr>
                <w:rFonts w:cs="Times New Roman"/>
                <w:w w:val="105"/>
              </w:rPr>
            </w:pPr>
            <w:r w:rsidRPr="00F71A9A">
              <w:rPr>
                <w:rFonts w:cs="Times New Roman"/>
                <w:w w:val="105"/>
              </w:rPr>
              <w:t xml:space="preserve">7=Happening right now </w:t>
            </w:r>
          </w:p>
          <w:p w14:paraId="725209B0" w14:textId="77777777" w:rsidR="00060E5A" w:rsidRPr="00F71A9A" w:rsidRDefault="00060E5A" w:rsidP="001A62FC">
            <w:pPr>
              <w:pStyle w:val="NoSpacing"/>
              <w:spacing w:line="240" w:lineRule="auto"/>
              <w:rPr>
                <w:rFonts w:cs="Times New Roman"/>
                <w:w w:val="105"/>
              </w:rPr>
            </w:pPr>
            <w:r w:rsidRPr="00F71A9A">
              <w:rPr>
                <w:rFonts w:cs="Times New Roman"/>
                <w:w w:val="105"/>
              </w:rPr>
              <w:t>888=Don't know</w:t>
            </w:r>
          </w:p>
          <w:p w14:paraId="504AAB35" w14:textId="77777777" w:rsidR="00060E5A" w:rsidRPr="00F71A9A" w:rsidRDefault="00060E5A" w:rsidP="001A62FC">
            <w:pPr>
              <w:pStyle w:val="NoSpacing"/>
              <w:spacing w:line="240" w:lineRule="auto"/>
              <w:rPr>
                <w:rFonts w:cs="Times New Roman"/>
                <w:w w:val="105"/>
              </w:rPr>
            </w:pPr>
            <w:r w:rsidRPr="00F71A9A">
              <w:rPr>
                <w:rFonts w:cs="Times New Roman"/>
                <w:w w:val="105"/>
              </w:rPr>
              <w:t>999=Prefer not to respond</w:t>
            </w:r>
          </w:p>
        </w:tc>
        <w:tc>
          <w:tcPr>
            <w:tcW w:w="1029" w:type="dxa"/>
            <w:tcBorders>
              <w:top w:val="single" w:sz="18" w:space="0" w:color="auto"/>
              <w:left w:val="single" w:sz="18" w:space="0" w:color="auto"/>
              <w:bottom w:val="single" w:sz="18" w:space="0" w:color="auto"/>
              <w:right w:val="single" w:sz="18" w:space="0" w:color="auto"/>
            </w:tcBorders>
            <w:tcPrChange w:id="128" w:author="Aleta Haflett" w:date="2015-01-23T22:00:00Z">
              <w:tcPr>
                <w:tcW w:w="1080" w:type="dxa"/>
                <w:tcBorders>
                  <w:top w:val="single" w:sz="18" w:space="0" w:color="auto"/>
                  <w:left w:val="single" w:sz="18" w:space="0" w:color="auto"/>
                  <w:bottom w:val="single" w:sz="18" w:space="0" w:color="auto"/>
                  <w:right w:val="single" w:sz="18" w:space="0" w:color="auto"/>
                </w:tcBorders>
              </w:tcPr>
            </w:tcPrChange>
          </w:tcPr>
          <w:p w14:paraId="5B96FD46" w14:textId="77777777" w:rsidR="00060E5A" w:rsidRPr="008231A9" w:rsidRDefault="00060E5A" w:rsidP="001A62FC">
            <w:pPr>
              <w:pStyle w:val="NoSpacing"/>
              <w:spacing w:line="240" w:lineRule="auto"/>
              <w:rPr>
                <w:i/>
              </w:rPr>
            </w:pPr>
            <w:r w:rsidRPr="008231A9">
              <w:rPr>
                <w:i/>
              </w:rPr>
              <w:t>(code)</w:t>
            </w:r>
          </w:p>
        </w:tc>
      </w:tr>
      <w:tr w:rsidR="008F10D8" w:rsidRPr="008231A9" w14:paraId="3DF3D4C7" w14:textId="77777777" w:rsidTr="00BE6AF6">
        <w:trPr>
          <w:gridAfter w:val="1"/>
          <w:wAfter w:w="765" w:type="dxa"/>
          <w:ins w:id="129" w:author="Aidan Boyd" w:date="2015-01-13T11:34:00Z"/>
          <w:trPrChange w:id="130" w:author="Aleta Haflett" w:date="2015-01-23T22:00:00Z">
            <w:trPr>
              <w:gridAfter w:val="1"/>
              <w:wAfter w:w="1" w:type="dxa"/>
            </w:trPr>
          </w:trPrChange>
        </w:trPr>
        <w:tc>
          <w:tcPr>
            <w:tcW w:w="339" w:type="dxa"/>
            <w:tcPrChange w:id="131" w:author="Aleta Haflett" w:date="2015-01-23T22:00:00Z">
              <w:tcPr>
                <w:tcW w:w="354" w:type="dxa"/>
              </w:tcPr>
            </w:tcPrChange>
          </w:tcPr>
          <w:p w14:paraId="6FBFBBC3" w14:textId="77777777" w:rsidR="008F10D8" w:rsidRPr="008231A9" w:rsidRDefault="008F10D8" w:rsidP="008F10D8">
            <w:pPr>
              <w:pStyle w:val="NoSpacing"/>
              <w:spacing w:line="240" w:lineRule="auto"/>
              <w:rPr>
                <w:ins w:id="132" w:author="Aidan Boyd" w:date="2015-01-13T11:34:00Z"/>
              </w:rPr>
            </w:pPr>
          </w:p>
        </w:tc>
        <w:tc>
          <w:tcPr>
            <w:tcW w:w="4621" w:type="dxa"/>
            <w:tcBorders>
              <w:right w:val="nil"/>
            </w:tcBorders>
            <w:tcPrChange w:id="133" w:author="Aleta Haflett" w:date="2015-01-23T22:00:00Z">
              <w:tcPr>
                <w:tcW w:w="5046" w:type="dxa"/>
                <w:tcBorders>
                  <w:right w:val="nil"/>
                </w:tcBorders>
              </w:tcPr>
            </w:tcPrChange>
          </w:tcPr>
          <w:p w14:paraId="29930C65" w14:textId="6E764467" w:rsidR="008F10D8" w:rsidRDefault="008F10D8" w:rsidP="008F10D8">
            <w:pPr>
              <w:pStyle w:val="NoSpacing"/>
              <w:spacing w:line="240" w:lineRule="auto"/>
              <w:rPr>
                <w:ins w:id="134" w:author="Aidan Boyd" w:date="2015-01-13T11:34:00Z"/>
              </w:rPr>
            </w:pPr>
            <w:ins w:id="135" w:author="Aidan Boyd" w:date="2015-01-13T11:34:00Z">
              <w:r>
                <w:rPr>
                  <w:color w:val="000000"/>
                </w:rPr>
                <w:t xml:space="preserve">F5. How likely is it that wealthy or powerful families within the community will inappropriately use customary </w:t>
              </w:r>
              <w:proofErr w:type="gramStart"/>
              <w:r>
                <w:rPr>
                  <w:color w:val="000000"/>
                </w:rPr>
                <w:t>forest land</w:t>
              </w:r>
              <w:proofErr w:type="gramEnd"/>
              <w:r>
                <w:rPr>
                  <w:color w:val="000000"/>
                </w:rPr>
                <w:t xml:space="preserve"> without authorization from the community in the next 1-2 years? </w:t>
              </w:r>
              <w:r>
                <w:rPr>
                  <w:b/>
                  <w:color w:val="000000"/>
                </w:rPr>
                <w:t>(landgrab1)</w:t>
              </w:r>
            </w:ins>
          </w:p>
        </w:tc>
        <w:tc>
          <w:tcPr>
            <w:tcW w:w="4047" w:type="dxa"/>
            <w:tcBorders>
              <w:left w:val="nil"/>
              <w:right w:val="single" w:sz="18" w:space="0" w:color="auto"/>
            </w:tcBorders>
            <w:tcPrChange w:id="136" w:author="Aleta Haflett" w:date="2015-01-23T22:00:00Z">
              <w:tcPr>
                <w:tcW w:w="4320" w:type="dxa"/>
                <w:tcBorders>
                  <w:left w:val="nil"/>
                  <w:right w:val="single" w:sz="18" w:space="0" w:color="auto"/>
                </w:tcBorders>
              </w:tcPr>
            </w:tcPrChange>
          </w:tcPr>
          <w:p w14:paraId="721C9270" w14:textId="77777777" w:rsidR="008F10D8" w:rsidRDefault="008F10D8" w:rsidP="008F10D8">
            <w:pPr>
              <w:rPr>
                <w:ins w:id="137" w:author="Aidan Boyd" w:date="2015-01-13T11:34:00Z"/>
                <w:rFonts w:cs="Times New Roman"/>
                <w:w w:val="105"/>
              </w:rPr>
            </w:pPr>
            <w:ins w:id="138" w:author="Aidan Boyd" w:date="2015-01-13T11:34:00Z">
              <w:r>
                <w:rPr>
                  <w:rFonts w:cs="Times New Roman"/>
                  <w:w w:val="105"/>
                </w:rPr>
                <w:t>1=Impossible/would never happen</w:t>
              </w:r>
            </w:ins>
          </w:p>
          <w:p w14:paraId="4D2ABFEF" w14:textId="77777777" w:rsidR="008F10D8" w:rsidRDefault="008F10D8" w:rsidP="008F10D8">
            <w:pPr>
              <w:rPr>
                <w:ins w:id="139" w:author="Aidan Boyd" w:date="2015-01-13T11:34:00Z"/>
                <w:rFonts w:cs="Times New Roman"/>
                <w:w w:val="105"/>
              </w:rPr>
            </w:pPr>
            <w:ins w:id="140" w:author="Aidan Boyd" w:date="2015-01-13T11:34:00Z">
              <w:r>
                <w:rPr>
                  <w:rFonts w:cs="Times New Roman"/>
                  <w:w w:val="105"/>
                </w:rPr>
                <w:t>2=Highly Unlikely</w:t>
              </w:r>
            </w:ins>
          </w:p>
          <w:p w14:paraId="7C12075E" w14:textId="77777777" w:rsidR="008F10D8" w:rsidRDefault="008F10D8" w:rsidP="008F10D8">
            <w:pPr>
              <w:rPr>
                <w:ins w:id="141" w:author="Aidan Boyd" w:date="2015-01-13T11:34:00Z"/>
                <w:rFonts w:cs="Times New Roman"/>
                <w:w w:val="105"/>
              </w:rPr>
            </w:pPr>
            <w:ins w:id="142" w:author="Aidan Boyd" w:date="2015-01-13T11:34:00Z">
              <w:r>
                <w:rPr>
                  <w:rFonts w:cs="Times New Roman"/>
                  <w:w w:val="105"/>
                </w:rPr>
                <w:t xml:space="preserve">3=Unlikely  </w:t>
              </w:r>
            </w:ins>
          </w:p>
          <w:p w14:paraId="5AB18F4B" w14:textId="77777777" w:rsidR="008F10D8" w:rsidRDefault="008F10D8" w:rsidP="008F10D8">
            <w:pPr>
              <w:rPr>
                <w:ins w:id="143" w:author="Aidan Boyd" w:date="2015-01-13T11:34:00Z"/>
                <w:rFonts w:cs="Times New Roman"/>
                <w:w w:val="105"/>
              </w:rPr>
            </w:pPr>
            <w:ins w:id="144" w:author="Aidan Boyd" w:date="2015-01-13T11:34:00Z">
              <w:r>
                <w:rPr>
                  <w:rFonts w:cs="Times New Roman"/>
                  <w:w w:val="105"/>
                </w:rPr>
                <w:t>4=Unsure/Don't know</w:t>
              </w:r>
            </w:ins>
          </w:p>
          <w:p w14:paraId="68D30AAF" w14:textId="77777777" w:rsidR="008F10D8" w:rsidRDefault="008F10D8" w:rsidP="008F10D8">
            <w:pPr>
              <w:rPr>
                <w:ins w:id="145" w:author="Aidan Boyd" w:date="2015-01-13T11:34:00Z"/>
                <w:rFonts w:cs="Times New Roman"/>
                <w:w w:val="105"/>
              </w:rPr>
            </w:pPr>
            <w:ins w:id="146" w:author="Aidan Boyd" w:date="2015-01-13T11:34:00Z">
              <w:r>
                <w:rPr>
                  <w:rFonts w:cs="Times New Roman"/>
                  <w:w w:val="105"/>
                </w:rPr>
                <w:t>5=Likely</w:t>
              </w:r>
            </w:ins>
          </w:p>
          <w:p w14:paraId="034DBEA2" w14:textId="77777777" w:rsidR="008F10D8" w:rsidRDefault="008F10D8" w:rsidP="008F10D8">
            <w:pPr>
              <w:rPr>
                <w:ins w:id="147" w:author="Aidan Boyd" w:date="2015-01-13T11:34:00Z"/>
                <w:rFonts w:cs="Times New Roman"/>
                <w:w w:val="105"/>
              </w:rPr>
            </w:pPr>
            <w:ins w:id="148" w:author="Aidan Boyd" w:date="2015-01-13T11:34:00Z">
              <w:r>
                <w:rPr>
                  <w:rFonts w:cs="Times New Roman"/>
                  <w:w w:val="105"/>
                </w:rPr>
                <w:t xml:space="preserve">6=Highly Likely </w:t>
              </w:r>
            </w:ins>
          </w:p>
          <w:p w14:paraId="58970545" w14:textId="77777777" w:rsidR="008F10D8" w:rsidRDefault="008F10D8" w:rsidP="008F10D8">
            <w:pPr>
              <w:rPr>
                <w:ins w:id="149" w:author="Aidan Boyd" w:date="2015-01-13T11:34:00Z"/>
                <w:rFonts w:cs="Times New Roman"/>
                <w:w w:val="105"/>
              </w:rPr>
            </w:pPr>
            <w:ins w:id="150" w:author="Aidan Boyd" w:date="2015-01-13T11:34:00Z">
              <w:r>
                <w:rPr>
                  <w:rFonts w:cs="Times New Roman"/>
                  <w:w w:val="105"/>
                </w:rPr>
                <w:t xml:space="preserve">7=Happening right now </w:t>
              </w:r>
            </w:ins>
          </w:p>
          <w:p w14:paraId="34B21FA8" w14:textId="77777777" w:rsidR="008F10D8" w:rsidRDefault="008F10D8" w:rsidP="008F10D8">
            <w:pPr>
              <w:rPr>
                <w:ins w:id="151" w:author="Aidan Boyd" w:date="2015-01-13T11:34:00Z"/>
                <w:rFonts w:cs="Times New Roman"/>
                <w:w w:val="105"/>
              </w:rPr>
            </w:pPr>
            <w:ins w:id="152" w:author="Aidan Boyd" w:date="2015-01-13T11:34:00Z">
              <w:r>
                <w:rPr>
                  <w:rFonts w:cs="Times New Roman"/>
                  <w:w w:val="105"/>
                </w:rPr>
                <w:t>888=Don't know</w:t>
              </w:r>
            </w:ins>
          </w:p>
          <w:p w14:paraId="094F4F8B" w14:textId="3075369D" w:rsidR="008F10D8" w:rsidRPr="00F71A9A" w:rsidRDefault="008F10D8" w:rsidP="008F10D8">
            <w:pPr>
              <w:pStyle w:val="NoSpacing"/>
              <w:spacing w:line="240" w:lineRule="auto"/>
              <w:rPr>
                <w:ins w:id="153" w:author="Aidan Boyd" w:date="2015-01-13T11:34:00Z"/>
                <w:rFonts w:cs="Times New Roman"/>
                <w:w w:val="105"/>
              </w:rPr>
            </w:pPr>
            <w:ins w:id="154" w:author="Aidan Boyd" w:date="2015-01-13T11:34:00Z">
              <w:r>
                <w:rPr>
                  <w:rFonts w:cs="Times New Roman"/>
                  <w:w w:val="105"/>
                </w:rPr>
                <w:t>999=Prefer not to respond</w:t>
              </w:r>
            </w:ins>
          </w:p>
        </w:tc>
        <w:tc>
          <w:tcPr>
            <w:tcW w:w="1029" w:type="dxa"/>
            <w:tcBorders>
              <w:top w:val="single" w:sz="18" w:space="0" w:color="auto"/>
              <w:left w:val="single" w:sz="18" w:space="0" w:color="auto"/>
              <w:bottom w:val="single" w:sz="18" w:space="0" w:color="auto"/>
              <w:right w:val="single" w:sz="18" w:space="0" w:color="auto"/>
            </w:tcBorders>
            <w:tcPrChange w:id="155" w:author="Aleta Haflett" w:date="2015-01-23T22:00:00Z">
              <w:tcPr>
                <w:tcW w:w="1080" w:type="dxa"/>
                <w:tcBorders>
                  <w:top w:val="single" w:sz="18" w:space="0" w:color="auto"/>
                  <w:left w:val="single" w:sz="18" w:space="0" w:color="auto"/>
                  <w:bottom w:val="single" w:sz="18" w:space="0" w:color="auto"/>
                  <w:right w:val="single" w:sz="18" w:space="0" w:color="auto"/>
                </w:tcBorders>
              </w:tcPr>
            </w:tcPrChange>
          </w:tcPr>
          <w:p w14:paraId="42AB3A99" w14:textId="77777777" w:rsidR="008F10D8" w:rsidRPr="008231A9" w:rsidRDefault="008F10D8" w:rsidP="008F10D8">
            <w:pPr>
              <w:pStyle w:val="NoSpacing"/>
              <w:spacing w:line="240" w:lineRule="auto"/>
              <w:rPr>
                <w:ins w:id="156" w:author="Aidan Boyd" w:date="2015-01-13T11:34:00Z"/>
                <w:i/>
              </w:rPr>
            </w:pPr>
          </w:p>
        </w:tc>
      </w:tr>
      <w:tr w:rsidR="008F10D8" w:rsidRPr="008231A9" w14:paraId="4C1CEE20" w14:textId="77777777" w:rsidTr="00BE6AF6">
        <w:trPr>
          <w:gridAfter w:val="1"/>
          <w:wAfter w:w="765" w:type="dxa"/>
          <w:ins w:id="157" w:author="Aidan Boyd" w:date="2015-01-13T11:34:00Z"/>
          <w:trPrChange w:id="158" w:author="Aleta Haflett" w:date="2015-01-23T22:00:00Z">
            <w:trPr>
              <w:gridAfter w:val="1"/>
              <w:wAfter w:w="1" w:type="dxa"/>
            </w:trPr>
          </w:trPrChange>
        </w:trPr>
        <w:tc>
          <w:tcPr>
            <w:tcW w:w="339" w:type="dxa"/>
            <w:tcPrChange w:id="159" w:author="Aleta Haflett" w:date="2015-01-23T22:00:00Z">
              <w:tcPr>
                <w:tcW w:w="354" w:type="dxa"/>
              </w:tcPr>
            </w:tcPrChange>
          </w:tcPr>
          <w:p w14:paraId="23AFB799" w14:textId="77777777" w:rsidR="008F10D8" w:rsidRPr="008231A9" w:rsidRDefault="008F10D8" w:rsidP="008F10D8">
            <w:pPr>
              <w:pStyle w:val="NoSpacing"/>
              <w:spacing w:line="240" w:lineRule="auto"/>
              <w:rPr>
                <w:ins w:id="160" w:author="Aidan Boyd" w:date="2015-01-13T11:34:00Z"/>
              </w:rPr>
            </w:pPr>
          </w:p>
        </w:tc>
        <w:tc>
          <w:tcPr>
            <w:tcW w:w="4621" w:type="dxa"/>
            <w:tcBorders>
              <w:right w:val="nil"/>
            </w:tcBorders>
            <w:tcPrChange w:id="161" w:author="Aleta Haflett" w:date="2015-01-23T22:00:00Z">
              <w:tcPr>
                <w:tcW w:w="5046" w:type="dxa"/>
                <w:tcBorders>
                  <w:right w:val="nil"/>
                </w:tcBorders>
              </w:tcPr>
            </w:tcPrChange>
          </w:tcPr>
          <w:p w14:paraId="27232D25" w14:textId="1BBD02EC" w:rsidR="008F10D8" w:rsidRDefault="008F10D8" w:rsidP="008F10D8">
            <w:pPr>
              <w:pStyle w:val="NoSpacing"/>
              <w:spacing w:line="240" w:lineRule="auto"/>
              <w:rPr>
                <w:ins w:id="162" w:author="Aidan Boyd" w:date="2015-01-13T11:34:00Z"/>
              </w:rPr>
            </w:pPr>
            <w:ins w:id="163" w:author="Aidan Boyd" w:date="2015-01-13T11:34:00Z">
              <w:r>
                <w:rPr>
                  <w:color w:val="000000"/>
                </w:rPr>
                <w:t>F6. How likely is it that wealthy or powerful families within the community will inappropriately use customary forest land without authorization from the community more than three years into the future? (landgrab3)</w:t>
              </w:r>
            </w:ins>
          </w:p>
        </w:tc>
        <w:tc>
          <w:tcPr>
            <w:tcW w:w="4047" w:type="dxa"/>
            <w:tcBorders>
              <w:left w:val="nil"/>
              <w:right w:val="single" w:sz="18" w:space="0" w:color="auto"/>
            </w:tcBorders>
            <w:tcPrChange w:id="164" w:author="Aleta Haflett" w:date="2015-01-23T22:00:00Z">
              <w:tcPr>
                <w:tcW w:w="4320" w:type="dxa"/>
                <w:tcBorders>
                  <w:left w:val="nil"/>
                  <w:right w:val="single" w:sz="18" w:space="0" w:color="auto"/>
                </w:tcBorders>
              </w:tcPr>
            </w:tcPrChange>
          </w:tcPr>
          <w:p w14:paraId="3D25E210" w14:textId="77777777" w:rsidR="008F10D8" w:rsidRDefault="008F10D8" w:rsidP="008F10D8">
            <w:pPr>
              <w:rPr>
                <w:ins w:id="165" w:author="Aidan Boyd" w:date="2015-01-13T11:34:00Z"/>
                <w:rFonts w:cs="Times New Roman"/>
                <w:w w:val="105"/>
              </w:rPr>
            </w:pPr>
            <w:ins w:id="166" w:author="Aidan Boyd" w:date="2015-01-13T11:34:00Z">
              <w:r>
                <w:rPr>
                  <w:rFonts w:cs="Times New Roman"/>
                  <w:w w:val="105"/>
                </w:rPr>
                <w:t>1=Impossible/would never happen</w:t>
              </w:r>
            </w:ins>
          </w:p>
          <w:p w14:paraId="715E60D8" w14:textId="77777777" w:rsidR="008F10D8" w:rsidRDefault="008F10D8" w:rsidP="008F10D8">
            <w:pPr>
              <w:rPr>
                <w:ins w:id="167" w:author="Aidan Boyd" w:date="2015-01-13T11:34:00Z"/>
                <w:rFonts w:cs="Times New Roman"/>
                <w:w w:val="105"/>
              </w:rPr>
            </w:pPr>
            <w:ins w:id="168" w:author="Aidan Boyd" w:date="2015-01-13T11:34:00Z">
              <w:r>
                <w:rPr>
                  <w:rFonts w:cs="Times New Roman"/>
                  <w:w w:val="105"/>
                </w:rPr>
                <w:t>2=Highly Unlikely</w:t>
              </w:r>
            </w:ins>
          </w:p>
          <w:p w14:paraId="4CB620ED" w14:textId="77777777" w:rsidR="008F10D8" w:rsidRDefault="008F10D8" w:rsidP="008F10D8">
            <w:pPr>
              <w:rPr>
                <w:ins w:id="169" w:author="Aidan Boyd" w:date="2015-01-13T11:34:00Z"/>
                <w:rFonts w:cs="Times New Roman"/>
                <w:w w:val="105"/>
              </w:rPr>
            </w:pPr>
            <w:ins w:id="170" w:author="Aidan Boyd" w:date="2015-01-13T11:34:00Z">
              <w:r>
                <w:rPr>
                  <w:rFonts w:cs="Times New Roman"/>
                  <w:w w:val="105"/>
                </w:rPr>
                <w:t xml:space="preserve">3=Unlikely  </w:t>
              </w:r>
            </w:ins>
          </w:p>
          <w:p w14:paraId="0219F1A7" w14:textId="77777777" w:rsidR="008F10D8" w:rsidRDefault="008F10D8" w:rsidP="008F10D8">
            <w:pPr>
              <w:rPr>
                <w:ins w:id="171" w:author="Aidan Boyd" w:date="2015-01-13T11:34:00Z"/>
                <w:rFonts w:cs="Times New Roman"/>
                <w:w w:val="105"/>
              </w:rPr>
            </w:pPr>
            <w:ins w:id="172" w:author="Aidan Boyd" w:date="2015-01-13T11:34:00Z">
              <w:r>
                <w:rPr>
                  <w:rFonts w:cs="Times New Roman"/>
                  <w:w w:val="105"/>
                </w:rPr>
                <w:t>4=Unsure/Don't know</w:t>
              </w:r>
            </w:ins>
          </w:p>
          <w:p w14:paraId="38584712" w14:textId="77777777" w:rsidR="008F10D8" w:rsidRDefault="008F10D8" w:rsidP="008F10D8">
            <w:pPr>
              <w:rPr>
                <w:ins w:id="173" w:author="Aidan Boyd" w:date="2015-01-13T11:34:00Z"/>
                <w:rFonts w:cs="Times New Roman"/>
                <w:w w:val="105"/>
              </w:rPr>
            </w:pPr>
            <w:ins w:id="174" w:author="Aidan Boyd" w:date="2015-01-13T11:34:00Z">
              <w:r>
                <w:rPr>
                  <w:rFonts w:cs="Times New Roman"/>
                  <w:w w:val="105"/>
                </w:rPr>
                <w:t>5=Likely</w:t>
              </w:r>
            </w:ins>
          </w:p>
          <w:p w14:paraId="2DAB483F" w14:textId="77777777" w:rsidR="008F10D8" w:rsidRDefault="008F10D8" w:rsidP="008F10D8">
            <w:pPr>
              <w:rPr>
                <w:ins w:id="175" w:author="Aidan Boyd" w:date="2015-01-13T11:34:00Z"/>
                <w:rFonts w:cs="Times New Roman"/>
                <w:w w:val="105"/>
              </w:rPr>
            </w:pPr>
            <w:ins w:id="176" w:author="Aidan Boyd" w:date="2015-01-13T11:34:00Z">
              <w:r>
                <w:rPr>
                  <w:rFonts w:cs="Times New Roman"/>
                  <w:w w:val="105"/>
                </w:rPr>
                <w:t xml:space="preserve">6=Highly Likely </w:t>
              </w:r>
            </w:ins>
          </w:p>
          <w:p w14:paraId="1EFF670A" w14:textId="77777777" w:rsidR="008F10D8" w:rsidRDefault="008F10D8" w:rsidP="008F10D8">
            <w:pPr>
              <w:rPr>
                <w:ins w:id="177" w:author="Aidan Boyd" w:date="2015-01-13T11:34:00Z"/>
                <w:rFonts w:cs="Times New Roman"/>
                <w:w w:val="105"/>
              </w:rPr>
            </w:pPr>
            <w:ins w:id="178" w:author="Aidan Boyd" w:date="2015-01-13T11:34:00Z">
              <w:r>
                <w:rPr>
                  <w:rFonts w:cs="Times New Roman"/>
                  <w:w w:val="105"/>
                </w:rPr>
                <w:t xml:space="preserve">7=Happening right now </w:t>
              </w:r>
            </w:ins>
          </w:p>
          <w:p w14:paraId="4720AF6B" w14:textId="77777777" w:rsidR="008F10D8" w:rsidRDefault="008F10D8" w:rsidP="008F10D8">
            <w:pPr>
              <w:rPr>
                <w:ins w:id="179" w:author="Aidan Boyd" w:date="2015-01-13T11:34:00Z"/>
                <w:rFonts w:cs="Times New Roman"/>
                <w:w w:val="105"/>
              </w:rPr>
            </w:pPr>
            <w:ins w:id="180" w:author="Aidan Boyd" w:date="2015-01-13T11:34:00Z">
              <w:r>
                <w:rPr>
                  <w:rFonts w:cs="Times New Roman"/>
                  <w:w w:val="105"/>
                </w:rPr>
                <w:t>888=Don't know</w:t>
              </w:r>
            </w:ins>
          </w:p>
          <w:p w14:paraId="0B879FA3" w14:textId="4BF66BF8" w:rsidR="008F10D8" w:rsidRPr="00F71A9A" w:rsidRDefault="008F10D8" w:rsidP="008F10D8">
            <w:pPr>
              <w:pStyle w:val="NoSpacing"/>
              <w:spacing w:line="240" w:lineRule="auto"/>
              <w:rPr>
                <w:ins w:id="181" w:author="Aidan Boyd" w:date="2015-01-13T11:34:00Z"/>
                <w:rFonts w:cs="Times New Roman"/>
                <w:w w:val="105"/>
              </w:rPr>
            </w:pPr>
            <w:ins w:id="182" w:author="Aidan Boyd" w:date="2015-01-13T11:34:00Z">
              <w:r>
                <w:rPr>
                  <w:rFonts w:cs="Times New Roman"/>
                  <w:w w:val="105"/>
                </w:rPr>
                <w:t>999=Prefer not to respond</w:t>
              </w:r>
            </w:ins>
          </w:p>
        </w:tc>
        <w:tc>
          <w:tcPr>
            <w:tcW w:w="1029" w:type="dxa"/>
            <w:tcBorders>
              <w:top w:val="single" w:sz="18" w:space="0" w:color="auto"/>
              <w:left w:val="single" w:sz="18" w:space="0" w:color="auto"/>
              <w:bottom w:val="single" w:sz="18" w:space="0" w:color="auto"/>
              <w:right w:val="single" w:sz="18" w:space="0" w:color="auto"/>
            </w:tcBorders>
            <w:tcPrChange w:id="183" w:author="Aleta Haflett" w:date="2015-01-23T22:00:00Z">
              <w:tcPr>
                <w:tcW w:w="1080" w:type="dxa"/>
                <w:tcBorders>
                  <w:top w:val="single" w:sz="18" w:space="0" w:color="auto"/>
                  <w:left w:val="single" w:sz="18" w:space="0" w:color="auto"/>
                  <w:bottom w:val="single" w:sz="18" w:space="0" w:color="auto"/>
                  <w:right w:val="single" w:sz="18" w:space="0" w:color="auto"/>
                </w:tcBorders>
              </w:tcPr>
            </w:tcPrChange>
          </w:tcPr>
          <w:p w14:paraId="6D03F6B8" w14:textId="77777777" w:rsidR="008F10D8" w:rsidRPr="008231A9" w:rsidRDefault="008F10D8" w:rsidP="008F10D8">
            <w:pPr>
              <w:pStyle w:val="NoSpacing"/>
              <w:spacing w:line="240" w:lineRule="auto"/>
              <w:rPr>
                <w:ins w:id="184" w:author="Aidan Boyd" w:date="2015-01-13T11:34:00Z"/>
                <w:i/>
              </w:rPr>
            </w:pPr>
          </w:p>
        </w:tc>
      </w:tr>
      <w:tr w:rsidR="000133F5" w:rsidRPr="008231A9" w14:paraId="07571842" w14:textId="77777777" w:rsidTr="00BE6AF6">
        <w:trPr>
          <w:gridAfter w:val="1"/>
          <w:wAfter w:w="765" w:type="dxa"/>
          <w:trPrChange w:id="185" w:author="Aleta Haflett" w:date="2015-01-23T22:00:00Z">
            <w:trPr>
              <w:gridAfter w:val="1"/>
              <w:wAfter w:w="1" w:type="dxa"/>
            </w:trPr>
          </w:trPrChange>
        </w:trPr>
        <w:tc>
          <w:tcPr>
            <w:tcW w:w="339" w:type="dxa"/>
            <w:tcPrChange w:id="186" w:author="Aleta Haflett" w:date="2015-01-23T22:00:00Z">
              <w:tcPr>
                <w:tcW w:w="354" w:type="dxa"/>
              </w:tcPr>
            </w:tcPrChange>
          </w:tcPr>
          <w:p w14:paraId="1077F5BB" w14:textId="77777777" w:rsidR="000133F5" w:rsidRPr="008231A9" w:rsidRDefault="000133F5" w:rsidP="001A62FC">
            <w:pPr>
              <w:pStyle w:val="NoSpacing"/>
              <w:spacing w:line="240" w:lineRule="auto"/>
            </w:pPr>
          </w:p>
        </w:tc>
        <w:tc>
          <w:tcPr>
            <w:tcW w:w="4621" w:type="dxa"/>
            <w:tcBorders>
              <w:right w:val="nil"/>
            </w:tcBorders>
            <w:tcPrChange w:id="187" w:author="Aleta Haflett" w:date="2015-01-23T22:00:00Z">
              <w:tcPr>
                <w:tcW w:w="5046" w:type="dxa"/>
                <w:tcBorders>
                  <w:right w:val="nil"/>
                </w:tcBorders>
              </w:tcPr>
            </w:tcPrChange>
          </w:tcPr>
          <w:p w14:paraId="651AC1FA" w14:textId="77777777" w:rsidR="000133F5" w:rsidRPr="00F71A9A" w:rsidRDefault="005C7121" w:rsidP="001A62FC">
            <w:pPr>
              <w:pStyle w:val="NoSpacing"/>
              <w:spacing w:line="240" w:lineRule="auto"/>
              <w:rPr>
                <w:rFonts w:cs="Arial"/>
              </w:rPr>
            </w:pPr>
            <w:r>
              <w:rPr>
                <w:rFonts w:cs="Arial"/>
              </w:rPr>
              <w:t xml:space="preserve">D26. </w:t>
            </w:r>
            <w:r w:rsidR="000133F5" w:rsidRPr="00F71A9A">
              <w:rPr>
                <w:rFonts w:cs="Arial"/>
              </w:rPr>
              <w:t>Are there any forests that your community used to access that your community is no longer allowed to access?</w:t>
            </w:r>
          </w:p>
          <w:p w14:paraId="4E9072C1" w14:textId="77777777" w:rsidR="000133F5" w:rsidRPr="00F71A9A" w:rsidRDefault="000133F5" w:rsidP="001A62FC">
            <w:pPr>
              <w:pStyle w:val="NoSpacing"/>
              <w:spacing w:line="240" w:lineRule="auto"/>
              <w:rPr>
                <w:rFonts w:eastAsia="Calibri" w:cs="Times New Roman"/>
                <w:w w:val="105"/>
              </w:rPr>
            </w:pPr>
            <w:r w:rsidRPr="00F71A9A">
              <w:rPr>
                <w:rFonts w:cs="Arial"/>
                <w:i/>
              </w:rPr>
              <w:t>If 0, skip to Section G</w:t>
            </w:r>
            <w:r w:rsidRPr="00F71A9A">
              <w:rPr>
                <w:rFonts w:cs="Arial"/>
              </w:rPr>
              <w:t xml:space="preserve"> </w:t>
            </w:r>
          </w:p>
        </w:tc>
        <w:tc>
          <w:tcPr>
            <w:tcW w:w="4047" w:type="dxa"/>
            <w:tcBorders>
              <w:left w:val="nil"/>
              <w:right w:val="single" w:sz="18" w:space="0" w:color="auto"/>
            </w:tcBorders>
            <w:tcPrChange w:id="188" w:author="Aleta Haflett" w:date="2015-01-23T22:00:00Z">
              <w:tcPr>
                <w:tcW w:w="4320" w:type="dxa"/>
                <w:tcBorders>
                  <w:left w:val="nil"/>
                  <w:right w:val="single" w:sz="18" w:space="0" w:color="auto"/>
                </w:tcBorders>
              </w:tcPr>
            </w:tcPrChange>
          </w:tcPr>
          <w:p w14:paraId="168F3546" w14:textId="77777777" w:rsidR="000133F5" w:rsidRPr="00F71A9A" w:rsidRDefault="000133F5" w:rsidP="001A62FC">
            <w:pPr>
              <w:pStyle w:val="NoSpacing"/>
              <w:spacing w:line="240" w:lineRule="auto"/>
            </w:pPr>
            <w:r w:rsidRPr="00F71A9A">
              <w:t>0=No</w:t>
            </w:r>
          </w:p>
          <w:p w14:paraId="0EFB8C22" w14:textId="77777777" w:rsidR="000133F5" w:rsidRPr="00F71A9A" w:rsidRDefault="000133F5" w:rsidP="001A62FC">
            <w:pPr>
              <w:pStyle w:val="NoSpacing"/>
              <w:spacing w:line="240" w:lineRule="auto"/>
            </w:pPr>
            <w:r w:rsidRPr="00F71A9A">
              <w:t>1=Yes</w:t>
            </w:r>
            <w:r w:rsidRPr="00F71A9A" w:rsidDel="00226116">
              <w:t xml:space="preserve"> </w:t>
            </w:r>
          </w:p>
          <w:p w14:paraId="633BB5B0" w14:textId="77777777" w:rsidR="000133F5" w:rsidRPr="00F71A9A" w:rsidRDefault="000133F5" w:rsidP="001A62FC">
            <w:pPr>
              <w:pStyle w:val="NoSpacing"/>
              <w:spacing w:line="240" w:lineRule="auto"/>
            </w:pPr>
            <w:r w:rsidRPr="00F71A9A">
              <w:t>888=Don’t know</w:t>
            </w:r>
          </w:p>
          <w:p w14:paraId="04B609C4" w14:textId="77777777" w:rsidR="000133F5" w:rsidRPr="00F71A9A" w:rsidRDefault="000133F5" w:rsidP="001A62FC">
            <w:pPr>
              <w:pStyle w:val="NoSpacing"/>
              <w:spacing w:line="240" w:lineRule="auto"/>
            </w:pPr>
            <w:r w:rsidRPr="00F71A9A">
              <w:t>999=Prefer not to respond</w:t>
            </w:r>
          </w:p>
        </w:tc>
        <w:tc>
          <w:tcPr>
            <w:tcW w:w="1029" w:type="dxa"/>
            <w:tcBorders>
              <w:top w:val="single" w:sz="18" w:space="0" w:color="auto"/>
              <w:left w:val="single" w:sz="18" w:space="0" w:color="auto"/>
              <w:bottom w:val="single" w:sz="18" w:space="0" w:color="auto"/>
              <w:right w:val="single" w:sz="18" w:space="0" w:color="auto"/>
            </w:tcBorders>
            <w:tcPrChange w:id="189" w:author="Aleta Haflett" w:date="2015-01-23T22:00:00Z">
              <w:tcPr>
                <w:tcW w:w="1080" w:type="dxa"/>
                <w:tcBorders>
                  <w:top w:val="single" w:sz="18" w:space="0" w:color="auto"/>
                  <w:left w:val="single" w:sz="18" w:space="0" w:color="auto"/>
                  <w:bottom w:val="single" w:sz="18" w:space="0" w:color="auto"/>
                  <w:right w:val="single" w:sz="18" w:space="0" w:color="auto"/>
                </w:tcBorders>
              </w:tcPr>
            </w:tcPrChange>
          </w:tcPr>
          <w:p w14:paraId="56A15C19" w14:textId="77777777" w:rsidR="000133F5" w:rsidRPr="008231A9" w:rsidRDefault="000133F5" w:rsidP="001A62FC">
            <w:pPr>
              <w:pStyle w:val="NoSpacing"/>
              <w:spacing w:line="240" w:lineRule="auto"/>
              <w:rPr>
                <w:i/>
              </w:rPr>
            </w:pPr>
            <w:r w:rsidRPr="008231A9">
              <w:rPr>
                <w:i/>
              </w:rPr>
              <w:t>(code)</w:t>
            </w:r>
          </w:p>
        </w:tc>
      </w:tr>
      <w:tr w:rsidR="000133F5" w:rsidRPr="008231A9" w14:paraId="02F35493" w14:textId="77777777" w:rsidTr="00BE6AF6">
        <w:trPr>
          <w:gridAfter w:val="1"/>
          <w:wAfter w:w="765" w:type="dxa"/>
          <w:trPrChange w:id="190" w:author="Aleta Haflett" w:date="2015-01-23T22:00:00Z">
            <w:trPr>
              <w:gridAfter w:val="1"/>
              <w:wAfter w:w="1" w:type="dxa"/>
            </w:trPr>
          </w:trPrChange>
        </w:trPr>
        <w:tc>
          <w:tcPr>
            <w:tcW w:w="339" w:type="dxa"/>
            <w:tcPrChange w:id="191" w:author="Aleta Haflett" w:date="2015-01-23T22:00:00Z">
              <w:tcPr>
                <w:tcW w:w="354" w:type="dxa"/>
              </w:tcPr>
            </w:tcPrChange>
          </w:tcPr>
          <w:p w14:paraId="334A420B" w14:textId="77777777" w:rsidR="000133F5" w:rsidRPr="008231A9" w:rsidRDefault="000133F5" w:rsidP="001A62FC">
            <w:pPr>
              <w:pStyle w:val="NoSpacing"/>
              <w:spacing w:line="240" w:lineRule="auto"/>
            </w:pPr>
          </w:p>
        </w:tc>
        <w:tc>
          <w:tcPr>
            <w:tcW w:w="4621" w:type="dxa"/>
            <w:tcBorders>
              <w:right w:val="single" w:sz="18" w:space="0" w:color="auto"/>
            </w:tcBorders>
            <w:tcPrChange w:id="192" w:author="Aleta Haflett" w:date="2015-01-23T22:00:00Z">
              <w:tcPr>
                <w:tcW w:w="5046" w:type="dxa"/>
                <w:tcBorders>
                  <w:right w:val="single" w:sz="18" w:space="0" w:color="auto"/>
                </w:tcBorders>
              </w:tcPr>
            </w:tcPrChange>
          </w:tcPr>
          <w:p w14:paraId="42D45DF6" w14:textId="77777777" w:rsidR="000133F5" w:rsidRPr="00F71A9A" w:rsidRDefault="005C7121" w:rsidP="001A62FC">
            <w:pPr>
              <w:pStyle w:val="NoSpacing"/>
              <w:spacing w:line="240" w:lineRule="auto"/>
              <w:rPr>
                <w:w w:val="105"/>
              </w:rPr>
            </w:pPr>
            <w:r>
              <w:t xml:space="preserve">D27. </w:t>
            </w:r>
            <w:r w:rsidR="000133F5" w:rsidRPr="00F71A9A">
              <w:t xml:space="preserve">What are the names of the forests where your community lost access? </w:t>
            </w:r>
          </w:p>
        </w:tc>
        <w:tc>
          <w:tcPr>
            <w:tcW w:w="5076" w:type="dxa"/>
            <w:gridSpan w:val="2"/>
            <w:tcBorders>
              <w:top w:val="single" w:sz="18" w:space="0" w:color="auto"/>
              <w:left w:val="single" w:sz="18" w:space="0" w:color="auto"/>
              <w:bottom w:val="single" w:sz="18" w:space="0" w:color="auto"/>
              <w:right w:val="single" w:sz="18" w:space="0" w:color="auto"/>
            </w:tcBorders>
            <w:tcPrChange w:id="193" w:author="Aleta Haflett" w:date="2015-01-23T22:00:00Z">
              <w:tcPr>
                <w:tcW w:w="5400" w:type="dxa"/>
                <w:gridSpan w:val="2"/>
                <w:tcBorders>
                  <w:top w:val="single" w:sz="18" w:space="0" w:color="auto"/>
                  <w:left w:val="single" w:sz="18" w:space="0" w:color="auto"/>
                  <w:bottom w:val="single" w:sz="18" w:space="0" w:color="auto"/>
                  <w:right w:val="single" w:sz="18" w:space="0" w:color="auto"/>
                </w:tcBorders>
              </w:tcPr>
            </w:tcPrChange>
          </w:tcPr>
          <w:p w14:paraId="68258885" w14:textId="77777777" w:rsidR="000133F5" w:rsidRPr="008231A9" w:rsidRDefault="000133F5" w:rsidP="001A62FC">
            <w:pPr>
              <w:pStyle w:val="NoSpacing"/>
              <w:spacing w:line="240" w:lineRule="auto"/>
              <w:rPr>
                <w:i/>
              </w:rPr>
            </w:pPr>
            <w:r w:rsidRPr="008231A9">
              <w:rPr>
                <w:i/>
              </w:rPr>
              <w:t>(</w:t>
            </w:r>
            <w:proofErr w:type="gramStart"/>
            <w:r w:rsidRPr="008231A9">
              <w:rPr>
                <w:i/>
              </w:rPr>
              <w:t>text</w:t>
            </w:r>
            <w:proofErr w:type="gramEnd"/>
            <w:r w:rsidRPr="008231A9">
              <w:rPr>
                <w:i/>
              </w:rPr>
              <w:t>)</w:t>
            </w:r>
          </w:p>
        </w:tc>
      </w:tr>
      <w:tr w:rsidR="000133F5" w:rsidRPr="008231A9" w14:paraId="360AB542" w14:textId="77777777" w:rsidTr="00BE6AF6">
        <w:trPr>
          <w:gridAfter w:val="1"/>
          <w:wAfter w:w="765" w:type="dxa"/>
          <w:trPrChange w:id="194" w:author="Aleta Haflett" w:date="2015-01-23T22:00:00Z">
            <w:trPr>
              <w:gridAfter w:val="1"/>
              <w:wAfter w:w="1" w:type="dxa"/>
            </w:trPr>
          </w:trPrChange>
        </w:trPr>
        <w:tc>
          <w:tcPr>
            <w:tcW w:w="339" w:type="dxa"/>
            <w:tcPrChange w:id="195" w:author="Aleta Haflett" w:date="2015-01-23T22:00:00Z">
              <w:tcPr>
                <w:tcW w:w="354" w:type="dxa"/>
              </w:tcPr>
            </w:tcPrChange>
          </w:tcPr>
          <w:p w14:paraId="4C00415A" w14:textId="77777777" w:rsidR="000133F5" w:rsidRPr="008231A9" w:rsidRDefault="000133F5" w:rsidP="001A62FC">
            <w:pPr>
              <w:pStyle w:val="NoSpacing"/>
              <w:spacing w:line="240" w:lineRule="auto"/>
            </w:pPr>
          </w:p>
        </w:tc>
        <w:tc>
          <w:tcPr>
            <w:tcW w:w="4621" w:type="dxa"/>
            <w:tcBorders>
              <w:right w:val="nil"/>
            </w:tcBorders>
            <w:tcPrChange w:id="196" w:author="Aleta Haflett" w:date="2015-01-23T22:00:00Z">
              <w:tcPr>
                <w:tcW w:w="5046" w:type="dxa"/>
                <w:tcBorders>
                  <w:right w:val="nil"/>
                </w:tcBorders>
              </w:tcPr>
            </w:tcPrChange>
          </w:tcPr>
          <w:p w14:paraId="40D7EB25" w14:textId="77777777" w:rsidR="000133F5" w:rsidRDefault="005C7121" w:rsidP="001A62FC">
            <w:pPr>
              <w:pStyle w:val="NoSpacing"/>
              <w:spacing w:line="240" w:lineRule="auto"/>
            </w:pPr>
            <w:r>
              <w:t xml:space="preserve">D28. </w:t>
            </w:r>
            <w:r w:rsidR="000133F5" w:rsidRPr="00F71A9A">
              <w:t xml:space="preserve">Why did your community lose access? </w:t>
            </w:r>
          </w:p>
          <w:p w14:paraId="3664C5EE" w14:textId="77777777" w:rsidR="000133F5" w:rsidRPr="004B25E7" w:rsidRDefault="000133F5" w:rsidP="001A62FC">
            <w:pPr>
              <w:pStyle w:val="NoSpacing"/>
              <w:spacing w:line="240" w:lineRule="auto"/>
              <w:rPr>
                <w:w w:val="105"/>
              </w:rPr>
            </w:pPr>
          </w:p>
        </w:tc>
        <w:tc>
          <w:tcPr>
            <w:tcW w:w="4047" w:type="dxa"/>
            <w:tcBorders>
              <w:left w:val="nil"/>
              <w:right w:val="single" w:sz="18" w:space="0" w:color="auto"/>
            </w:tcBorders>
            <w:tcPrChange w:id="197" w:author="Aleta Haflett" w:date="2015-01-23T22:00:00Z">
              <w:tcPr>
                <w:tcW w:w="4320" w:type="dxa"/>
                <w:tcBorders>
                  <w:left w:val="nil"/>
                  <w:right w:val="single" w:sz="18" w:space="0" w:color="auto"/>
                </w:tcBorders>
              </w:tcPr>
            </w:tcPrChange>
          </w:tcPr>
          <w:p w14:paraId="5A963463" w14:textId="77777777" w:rsidR="00896BE4" w:rsidRDefault="00896BE4" w:rsidP="00896BE4">
            <w:pPr>
              <w:pStyle w:val="NoSpacing"/>
              <w:spacing w:line="240" w:lineRule="auto"/>
              <w:rPr>
                <w:ins w:id="198" w:author="Aleta Haflett" w:date="2015-01-23T21:12:00Z"/>
              </w:rPr>
            </w:pPr>
            <w:ins w:id="199" w:author="Aleta Haflett" w:date="2015-01-23T21:12:00Z">
              <w:r>
                <w:t xml:space="preserve">1=Infrastructure development on land (roads, bridges) </w:t>
              </w:r>
            </w:ins>
          </w:p>
          <w:p w14:paraId="4F64B0A7" w14:textId="77777777" w:rsidR="00896BE4" w:rsidRDefault="00896BE4" w:rsidP="00896BE4">
            <w:pPr>
              <w:pStyle w:val="NoSpacing"/>
              <w:spacing w:line="240" w:lineRule="auto"/>
              <w:rPr>
                <w:ins w:id="200" w:author="Aleta Haflett" w:date="2015-01-23T21:12:00Z"/>
              </w:rPr>
            </w:pPr>
            <w:ins w:id="201" w:author="Aleta Haflett" w:date="2015-01-23T21:12:00Z">
              <w:r>
                <w:t>2=Purchased or leased, no longer belongs to the village</w:t>
              </w:r>
            </w:ins>
          </w:p>
          <w:p w14:paraId="64D9C5B7" w14:textId="77777777" w:rsidR="00896BE4" w:rsidRDefault="00896BE4" w:rsidP="00896BE4">
            <w:pPr>
              <w:pStyle w:val="NoSpacing"/>
              <w:spacing w:line="240" w:lineRule="auto"/>
              <w:rPr>
                <w:ins w:id="202" w:author="Aleta Haflett" w:date="2015-01-23T21:12:00Z"/>
              </w:rPr>
            </w:pPr>
            <w:ins w:id="203" w:author="Aleta Haflett" w:date="2015-01-23T21:12:00Z">
              <w:r>
                <w:t xml:space="preserve">3=Zambian government/Forestry </w:t>
              </w:r>
              <w:proofErr w:type="spellStart"/>
              <w:r>
                <w:t>deparment</w:t>
              </w:r>
              <w:proofErr w:type="spellEnd"/>
              <w:r>
                <w:t xml:space="preserve"> said we cannot use </w:t>
              </w:r>
            </w:ins>
          </w:p>
          <w:p w14:paraId="1182EF86" w14:textId="77777777" w:rsidR="00896BE4" w:rsidRDefault="00896BE4" w:rsidP="00896BE4">
            <w:pPr>
              <w:pStyle w:val="NoSpacing"/>
              <w:spacing w:line="240" w:lineRule="auto"/>
              <w:rPr>
                <w:ins w:id="204" w:author="Aleta Haflett" w:date="2015-01-23T21:12:00Z"/>
              </w:rPr>
            </w:pPr>
            <w:ins w:id="205" w:author="Aleta Haflett" w:date="2015-01-23T21:12:00Z">
              <w:r>
                <w:t>4=Chief said we could not use</w:t>
              </w:r>
            </w:ins>
          </w:p>
          <w:p w14:paraId="672BACB0" w14:textId="77777777" w:rsidR="00896BE4" w:rsidRDefault="00896BE4" w:rsidP="00896BE4">
            <w:pPr>
              <w:pStyle w:val="NoSpacing"/>
              <w:spacing w:line="240" w:lineRule="auto"/>
              <w:rPr>
                <w:ins w:id="206" w:author="Aleta Haflett" w:date="2015-01-23T21:12:00Z"/>
              </w:rPr>
            </w:pPr>
            <w:ins w:id="207" w:author="Aleta Haflett" w:date="2015-01-23T21:12:00Z">
              <w:r>
                <w:t>5= Conflict with another village about forest access</w:t>
              </w:r>
            </w:ins>
          </w:p>
          <w:p w14:paraId="118CC0F2" w14:textId="77777777" w:rsidR="00896BE4" w:rsidRDefault="00896BE4" w:rsidP="00896BE4">
            <w:pPr>
              <w:pStyle w:val="NoSpacing"/>
              <w:spacing w:line="240" w:lineRule="auto"/>
              <w:rPr>
                <w:ins w:id="208" w:author="Aleta Haflett" w:date="2015-01-23T21:12:00Z"/>
              </w:rPr>
            </w:pPr>
            <w:ins w:id="209" w:author="Aleta Haflett" w:date="2015-01-23T21:12:00Z">
              <w:r>
                <w:t xml:space="preserve">6=The forest is no longer safe </w:t>
              </w:r>
            </w:ins>
          </w:p>
          <w:p w14:paraId="5FD2B1B2" w14:textId="77777777" w:rsidR="00896BE4" w:rsidRDefault="00896BE4" w:rsidP="00896BE4">
            <w:pPr>
              <w:pStyle w:val="NoSpacing"/>
              <w:spacing w:line="240" w:lineRule="auto"/>
              <w:rPr>
                <w:ins w:id="210" w:author="Aleta Haflett" w:date="2015-01-23T21:12:00Z"/>
              </w:rPr>
            </w:pPr>
            <w:ins w:id="211" w:author="Aleta Haflett" w:date="2015-01-23T21:12:00Z">
              <w:r>
                <w:t xml:space="preserve">7= Cannot travel to forest </w:t>
              </w:r>
            </w:ins>
          </w:p>
          <w:p w14:paraId="30F7D2D4" w14:textId="77777777" w:rsidR="00896BE4" w:rsidRDefault="00896BE4" w:rsidP="00896BE4">
            <w:pPr>
              <w:pStyle w:val="NoSpacing"/>
              <w:spacing w:line="240" w:lineRule="auto"/>
              <w:rPr>
                <w:ins w:id="212" w:author="Aleta Haflett" w:date="2015-01-23T21:12:00Z"/>
              </w:rPr>
            </w:pPr>
            <w:ins w:id="213" w:author="Aleta Haflett" w:date="2015-01-23T21:12:00Z">
              <w:r w:rsidRPr="006B6D60">
                <w:t>97=Other, please specify</w:t>
              </w:r>
            </w:ins>
          </w:p>
          <w:p w14:paraId="2E5FEEB3" w14:textId="77777777" w:rsidR="00896BE4" w:rsidRPr="00392E02" w:rsidRDefault="00896BE4" w:rsidP="00896BE4">
            <w:pPr>
              <w:pStyle w:val="NoSpacing"/>
              <w:spacing w:line="240" w:lineRule="auto"/>
              <w:rPr>
                <w:ins w:id="214" w:author="Aleta Haflett" w:date="2015-01-23T21:12:00Z"/>
              </w:rPr>
            </w:pPr>
            <w:ins w:id="215" w:author="Aleta Haflett" w:date="2015-01-23T21:12:00Z">
              <w:r>
                <w:t>888=Don’t know</w:t>
              </w:r>
            </w:ins>
          </w:p>
          <w:p w14:paraId="485536AD" w14:textId="29332546" w:rsidR="000133F5" w:rsidRPr="00392E02" w:rsidRDefault="00896BE4" w:rsidP="001A62FC">
            <w:pPr>
              <w:pStyle w:val="NoSpacing"/>
              <w:spacing w:line="240" w:lineRule="auto"/>
            </w:pPr>
            <w:ins w:id="216" w:author="Aleta Haflett" w:date="2015-01-23T21:12:00Z">
              <w:r>
                <w:t>999=Prefer not to respond</w:t>
              </w:r>
            </w:ins>
          </w:p>
        </w:tc>
        <w:tc>
          <w:tcPr>
            <w:tcW w:w="1029" w:type="dxa"/>
            <w:tcBorders>
              <w:top w:val="single" w:sz="18" w:space="0" w:color="auto"/>
              <w:left w:val="single" w:sz="18" w:space="0" w:color="auto"/>
              <w:bottom w:val="single" w:sz="18" w:space="0" w:color="auto"/>
              <w:right w:val="single" w:sz="18" w:space="0" w:color="auto"/>
            </w:tcBorders>
            <w:tcPrChange w:id="217" w:author="Aleta Haflett" w:date="2015-01-23T22:00:00Z">
              <w:tcPr>
                <w:tcW w:w="1080" w:type="dxa"/>
                <w:tcBorders>
                  <w:top w:val="single" w:sz="18" w:space="0" w:color="auto"/>
                  <w:left w:val="single" w:sz="18" w:space="0" w:color="auto"/>
                  <w:bottom w:val="single" w:sz="18" w:space="0" w:color="auto"/>
                  <w:right w:val="single" w:sz="18" w:space="0" w:color="auto"/>
                </w:tcBorders>
              </w:tcPr>
            </w:tcPrChange>
          </w:tcPr>
          <w:p w14:paraId="081F5BA0" w14:textId="77777777" w:rsidR="000133F5" w:rsidRPr="008231A9" w:rsidRDefault="000133F5" w:rsidP="001A62FC">
            <w:pPr>
              <w:pStyle w:val="NoSpacing"/>
              <w:spacing w:line="240" w:lineRule="auto"/>
              <w:rPr>
                <w:i/>
              </w:rPr>
            </w:pPr>
            <w:r w:rsidRPr="008231A9">
              <w:rPr>
                <w:i/>
              </w:rPr>
              <w:t>(</w:t>
            </w:r>
            <w:proofErr w:type="gramStart"/>
            <w:r w:rsidRPr="008231A9">
              <w:rPr>
                <w:i/>
              </w:rPr>
              <w:t>code</w:t>
            </w:r>
            <w:proofErr w:type="gramEnd"/>
            <w:r w:rsidRPr="008231A9">
              <w:rPr>
                <w:i/>
              </w:rPr>
              <w:t>)</w:t>
            </w:r>
          </w:p>
        </w:tc>
      </w:tr>
      <w:tr w:rsidR="000133F5" w:rsidRPr="008231A9" w14:paraId="57A7CC43" w14:textId="77777777" w:rsidTr="00BE6AF6">
        <w:trPr>
          <w:gridAfter w:val="1"/>
          <w:wAfter w:w="765" w:type="dxa"/>
          <w:trPrChange w:id="218" w:author="Aleta Haflett" w:date="2015-01-23T22:00:00Z">
            <w:trPr>
              <w:gridAfter w:val="1"/>
              <w:wAfter w:w="1" w:type="dxa"/>
            </w:trPr>
          </w:trPrChange>
        </w:trPr>
        <w:tc>
          <w:tcPr>
            <w:tcW w:w="339" w:type="dxa"/>
            <w:tcPrChange w:id="219" w:author="Aleta Haflett" w:date="2015-01-23T22:00:00Z">
              <w:tcPr>
                <w:tcW w:w="354" w:type="dxa"/>
              </w:tcPr>
            </w:tcPrChange>
          </w:tcPr>
          <w:p w14:paraId="53D87E4A" w14:textId="77777777" w:rsidR="000133F5" w:rsidRPr="008231A9" w:rsidRDefault="000133F5" w:rsidP="001A62FC">
            <w:pPr>
              <w:pStyle w:val="NoSpacing"/>
              <w:spacing w:line="240" w:lineRule="auto"/>
            </w:pPr>
          </w:p>
        </w:tc>
        <w:tc>
          <w:tcPr>
            <w:tcW w:w="4621" w:type="dxa"/>
            <w:tcBorders>
              <w:right w:val="single" w:sz="18" w:space="0" w:color="auto"/>
            </w:tcBorders>
            <w:tcPrChange w:id="220" w:author="Aleta Haflett" w:date="2015-01-23T22:00:00Z">
              <w:tcPr>
                <w:tcW w:w="5046" w:type="dxa"/>
                <w:tcBorders>
                  <w:right w:val="single" w:sz="18" w:space="0" w:color="auto"/>
                </w:tcBorders>
              </w:tcPr>
            </w:tcPrChange>
          </w:tcPr>
          <w:p w14:paraId="3371CA81" w14:textId="77777777" w:rsidR="000133F5" w:rsidRPr="008231A9" w:rsidRDefault="005C7121" w:rsidP="001A62FC">
            <w:pPr>
              <w:pStyle w:val="NoSpacing"/>
              <w:spacing w:line="240" w:lineRule="auto"/>
            </w:pPr>
            <w:r>
              <w:t xml:space="preserve">D28b. </w:t>
            </w:r>
            <w:r w:rsidR="00090454" w:rsidRPr="00090454">
              <w:t>Other, specify</w:t>
            </w:r>
          </w:p>
        </w:tc>
        <w:tc>
          <w:tcPr>
            <w:tcW w:w="5076" w:type="dxa"/>
            <w:gridSpan w:val="2"/>
            <w:tcBorders>
              <w:top w:val="single" w:sz="18" w:space="0" w:color="auto"/>
              <w:left w:val="single" w:sz="18" w:space="0" w:color="auto"/>
              <w:bottom w:val="single" w:sz="18" w:space="0" w:color="auto"/>
              <w:right w:val="single" w:sz="18" w:space="0" w:color="auto"/>
            </w:tcBorders>
            <w:tcPrChange w:id="221" w:author="Aleta Haflett" w:date="2015-01-23T22:00:00Z">
              <w:tcPr>
                <w:tcW w:w="5400" w:type="dxa"/>
                <w:gridSpan w:val="2"/>
                <w:tcBorders>
                  <w:top w:val="single" w:sz="18" w:space="0" w:color="auto"/>
                  <w:left w:val="single" w:sz="18" w:space="0" w:color="auto"/>
                  <w:bottom w:val="single" w:sz="18" w:space="0" w:color="auto"/>
                  <w:right w:val="single" w:sz="18" w:space="0" w:color="auto"/>
                </w:tcBorders>
              </w:tcPr>
            </w:tcPrChange>
          </w:tcPr>
          <w:p w14:paraId="2F7286BD" w14:textId="77777777" w:rsidR="000133F5" w:rsidRPr="008231A9" w:rsidRDefault="000133F5" w:rsidP="001A62FC">
            <w:pPr>
              <w:pStyle w:val="NoSpacing"/>
              <w:spacing w:line="240" w:lineRule="auto"/>
              <w:rPr>
                <w:i/>
              </w:rPr>
            </w:pPr>
            <w:r w:rsidRPr="008231A9">
              <w:rPr>
                <w:i/>
              </w:rPr>
              <w:t>(text)</w:t>
            </w:r>
          </w:p>
        </w:tc>
      </w:tr>
      <w:tr w:rsidR="00090454" w:rsidRPr="008231A9" w14:paraId="48C75A2B" w14:textId="77777777" w:rsidTr="00BE6AF6">
        <w:trPr>
          <w:gridAfter w:val="1"/>
          <w:wAfter w:w="765" w:type="dxa"/>
          <w:trPrChange w:id="222" w:author="Aleta Haflett" w:date="2015-01-23T22:00:00Z">
            <w:trPr>
              <w:gridAfter w:val="1"/>
              <w:wAfter w:w="1" w:type="dxa"/>
            </w:trPr>
          </w:trPrChange>
        </w:trPr>
        <w:tc>
          <w:tcPr>
            <w:tcW w:w="339" w:type="dxa"/>
            <w:tcPrChange w:id="223" w:author="Aleta Haflett" w:date="2015-01-23T22:00:00Z">
              <w:tcPr>
                <w:tcW w:w="354" w:type="dxa"/>
              </w:tcPr>
            </w:tcPrChange>
          </w:tcPr>
          <w:p w14:paraId="5B540ABE" w14:textId="77777777" w:rsidR="00090454" w:rsidRPr="008231A9" w:rsidRDefault="00090454" w:rsidP="001A62FC">
            <w:pPr>
              <w:pStyle w:val="NoSpacing"/>
              <w:spacing w:line="240" w:lineRule="auto"/>
            </w:pPr>
          </w:p>
        </w:tc>
        <w:tc>
          <w:tcPr>
            <w:tcW w:w="4621" w:type="dxa"/>
            <w:tcBorders>
              <w:right w:val="nil"/>
            </w:tcBorders>
            <w:tcPrChange w:id="224" w:author="Aleta Haflett" w:date="2015-01-23T22:00:00Z">
              <w:tcPr>
                <w:tcW w:w="5046" w:type="dxa"/>
                <w:tcBorders>
                  <w:right w:val="nil"/>
                </w:tcBorders>
              </w:tcPr>
            </w:tcPrChange>
          </w:tcPr>
          <w:p w14:paraId="422D0426" w14:textId="77777777" w:rsidR="00090454" w:rsidRDefault="005C7121" w:rsidP="001A62FC">
            <w:pPr>
              <w:pStyle w:val="NoSpacing"/>
              <w:spacing w:line="240" w:lineRule="auto"/>
            </w:pPr>
            <w:r>
              <w:t xml:space="preserve">D29. </w:t>
            </w:r>
            <w:r w:rsidR="00090454" w:rsidRPr="00F71A9A">
              <w:t>P</w:t>
            </w:r>
            <w:r>
              <w:t>lease describe the impact of lo</w:t>
            </w:r>
            <w:r w:rsidR="00090454" w:rsidRPr="00F71A9A">
              <w:t xml:space="preserve">sing access on your community </w:t>
            </w:r>
          </w:p>
          <w:p w14:paraId="5404F993" w14:textId="77777777" w:rsidR="00090454" w:rsidRPr="00392E02" w:rsidRDefault="00090454" w:rsidP="001A62FC">
            <w:pPr>
              <w:pStyle w:val="NoSpacing"/>
              <w:spacing w:line="240" w:lineRule="auto"/>
              <w:rPr>
                <w:rFonts w:eastAsia="Calibri" w:cs="Times New Roman"/>
                <w:i/>
                <w:w w:val="105"/>
              </w:rPr>
            </w:pPr>
            <w:r>
              <w:rPr>
                <w:i/>
              </w:rPr>
              <w:t xml:space="preserve">Probe and code. Select all that apply </w:t>
            </w:r>
          </w:p>
        </w:tc>
        <w:tc>
          <w:tcPr>
            <w:tcW w:w="4047" w:type="dxa"/>
            <w:tcBorders>
              <w:left w:val="nil"/>
              <w:right w:val="single" w:sz="18" w:space="0" w:color="auto"/>
            </w:tcBorders>
            <w:tcPrChange w:id="225" w:author="Aleta Haflett" w:date="2015-01-23T22:00:00Z">
              <w:tcPr>
                <w:tcW w:w="4320" w:type="dxa"/>
                <w:tcBorders>
                  <w:left w:val="nil"/>
                  <w:right w:val="single" w:sz="18" w:space="0" w:color="auto"/>
                </w:tcBorders>
              </w:tcPr>
            </w:tcPrChange>
          </w:tcPr>
          <w:p w14:paraId="5DE75916" w14:textId="77777777" w:rsidR="00090454" w:rsidRDefault="00090454" w:rsidP="001A62FC">
            <w:pPr>
              <w:pStyle w:val="NoSpacing"/>
              <w:spacing w:line="240" w:lineRule="auto"/>
            </w:pPr>
            <w:r>
              <w:t>1=Lost income source (non-agriculture)</w:t>
            </w:r>
          </w:p>
          <w:p w14:paraId="0F519549" w14:textId="77777777" w:rsidR="00090454" w:rsidRDefault="00090454" w:rsidP="001A62FC">
            <w:pPr>
              <w:pStyle w:val="NoSpacing"/>
              <w:spacing w:line="240" w:lineRule="auto"/>
            </w:pPr>
            <w:r>
              <w:t>2=Lost agricultural land</w:t>
            </w:r>
          </w:p>
          <w:p w14:paraId="47D8C166" w14:textId="77777777" w:rsidR="00090454" w:rsidRPr="00F71A9A" w:rsidRDefault="00090454" w:rsidP="001A62FC">
            <w:pPr>
              <w:pStyle w:val="NoSpacing"/>
              <w:spacing w:line="240" w:lineRule="auto"/>
            </w:pPr>
            <w:r>
              <w:t>3=Lost connection to the land our parents/grandparents used</w:t>
            </w:r>
          </w:p>
          <w:p w14:paraId="61804284" w14:textId="77777777" w:rsidR="00090454" w:rsidRDefault="00090454" w:rsidP="001A62FC">
            <w:pPr>
              <w:pStyle w:val="NoSpacing"/>
              <w:spacing w:line="240" w:lineRule="auto"/>
            </w:pPr>
            <w:r>
              <w:t xml:space="preserve">4=Business failed </w:t>
            </w:r>
          </w:p>
          <w:p w14:paraId="1084A157" w14:textId="77777777" w:rsidR="00090454" w:rsidRPr="00F71A9A" w:rsidRDefault="00AC0CBB" w:rsidP="001A62FC">
            <w:pPr>
              <w:pStyle w:val="NoSpacing"/>
              <w:spacing w:line="240" w:lineRule="auto"/>
            </w:pPr>
            <w:r w:rsidRPr="006B6D60">
              <w:t>97=Other, please specify</w:t>
            </w:r>
          </w:p>
        </w:tc>
        <w:tc>
          <w:tcPr>
            <w:tcW w:w="1029" w:type="dxa"/>
            <w:tcBorders>
              <w:top w:val="single" w:sz="18" w:space="0" w:color="auto"/>
              <w:left w:val="single" w:sz="18" w:space="0" w:color="auto"/>
              <w:bottom w:val="single" w:sz="18" w:space="0" w:color="auto"/>
              <w:right w:val="single" w:sz="18" w:space="0" w:color="auto"/>
            </w:tcBorders>
            <w:tcPrChange w:id="226" w:author="Aleta Haflett" w:date="2015-01-23T22:00:00Z">
              <w:tcPr>
                <w:tcW w:w="1080" w:type="dxa"/>
                <w:tcBorders>
                  <w:top w:val="single" w:sz="18" w:space="0" w:color="auto"/>
                  <w:left w:val="single" w:sz="18" w:space="0" w:color="auto"/>
                  <w:bottom w:val="single" w:sz="18" w:space="0" w:color="auto"/>
                  <w:right w:val="single" w:sz="18" w:space="0" w:color="auto"/>
                </w:tcBorders>
              </w:tcPr>
            </w:tcPrChange>
          </w:tcPr>
          <w:p w14:paraId="4B2E42D9" w14:textId="77777777" w:rsidR="00090454" w:rsidRPr="008231A9" w:rsidRDefault="00090454" w:rsidP="001A62FC">
            <w:pPr>
              <w:pStyle w:val="NoSpacing"/>
              <w:spacing w:line="240" w:lineRule="auto"/>
              <w:rPr>
                <w:i/>
              </w:rPr>
            </w:pPr>
            <w:r w:rsidRPr="008231A9">
              <w:rPr>
                <w:i/>
              </w:rPr>
              <w:t>(code)</w:t>
            </w:r>
          </w:p>
        </w:tc>
      </w:tr>
      <w:tr w:rsidR="00090454" w:rsidRPr="008231A9" w14:paraId="4FD1BA80" w14:textId="77777777" w:rsidTr="00BE6AF6">
        <w:trPr>
          <w:gridAfter w:val="1"/>
          <w:wAfter w:w="765" w:type="dxa"/>
          <w:trPrChange w:id="227" w:author="Aleta Haflett" w:date="2015-01-23T22:00:00Z">
            <w:trPr>
              <w:gridAfter w:val="1"/>
              <w:wAfter w:w="1" w:type="dxa"/>
            </w:trPr>
          </w:trPrChange>
        </w:trPr>
        <w:tc>
          <w:tcPr>
            <w:tcW w:w="339" w:type="dxa"/>
            <w:tcPrChange w:id="228" w:author="Aleta Haflett" w:date="2015-01-23T22:00:00Z">
              <w:tcPr>
                <w:tcW w:w="354" w:type="dxa"/>
              </w:tcPr>
            </w:tcPrChange>
          </w:tcPr>
          <w:p w14:paraId="22DB0D92" w14:textId="77777777" w:rsidR="00090454" w:rsidRPr="008231A9" w:rsidRDefault="00090454" w:rsidP="001A62FC">
            <w:pPr>
              <w:pStyle w:val="NoSpacing"/>
              <w:spacing w:line="240" w:lineRule="auto"/>
            </w:pPr>
          </w:p>
        </w:tc>
        <w:tc>
          <w:tcPr>
            <w:tcW w:w="4621" w:type="dxa"/>
            <w:tcBorders>
              <w:right w:val="single" w:sz="18" w:space="0" w:color="auto"/>
            </w:tcBorders>
            <w:tcPrChange w:id="229" w:author="Aleta Haflett" w:date="2015-01-23T22:00:00Z">
              <w:tcPr>
                <w:tcW w:w="5046" w:type="dxa"/>
                <w:tcBorders>
                  <w:right w:val="single" w:sz="18" w:space="0" w:color="auto"/>
                </w:tcBorders>
              </w:tcPr>
            </w:tcPrChange>
          </w:tcPr>
          <w:p w14:paraId="48A46DBC" w14:textId="77777777" w:rsidR="00090454" w:rsidRPr="008231A9" w:rsidRDefault="005C7121" w:rsidP="001A62FC">
            <w:pPr>
              <w:pStyle w:val="NoSpacing"/>
              <w:spacing w:line="240" w:lineRule="auto"/>
            </w:pPr>
            <w:r>
              <w:t xml:space="preserve">D29b. </w:t>
            </w:r>
            <w:r w:rsidR="00090454" w:rsidRPr="00090454">
              <w:t>Other, specify</w:t>
            </w:r>
          </w:p>
        </w:tc>
        <w:tc>
          <w:tcPr>
            <w:tcW w:w="5076" w:type="dxa"/>
            <w:gridSpan w:val="2"/>
            <w:tcBorders>
              <w:top w:val="single" w:sz="18" w:space="0" w:color="auto"/>
              <w:left w:val="single" w:sz="18" w:space="0" w:color="auto"/>
              <w:bottom w:val="single" w:sz="18" w:space="0" w:color="auto"/>
              <w:right w:val="single" w:sz="18" w:space="0" w:color="auto"/>
            </w:tcBorders>
            <w:tcPrChange w:id="230" w:author="Aleta Haflett" w:date="2015-01-23T22:00:00Z">
              <w:tcPr>
                <w:tcW w:w="5400" w:type="dxa"/>
                <w:gridSpan w:val="2"/>
                <w:tcBorders>
                  <w:top w:val="single" w:sz="18" w:space="0" w:color="auto"/>
                  <w:left w:val="single" w:sz="18" w:space="0" w:color="auto"/>
                  <w:bottom w:val="single" w:sz="18" w:space="0" w:color="auto"/>
                  <w:right w:val="single" w:sz="18" w:space="0" w:color="auto"/>
                </w:tcBorders>
              </w:tcPr>
            </w:tcPrChange>
          </w:tcPr>
          <w:p w14:paraId="67129B03" w14:textId="77777777" w:rsidR="00090454" w:rsidRPr="008231A9" w:rsidRDefault="00090454" w:rsidP="001A62FC">
            <w:pPr>
              <w:pStyle w:val="NoSpacing"/>
              <w:spacing w:line="240" w:lineRule="auto"/>
              <w:rPr>
                <w:i/>
              </w:rPr>
            </w:pPr>
            <w:r w:rsidRPr="008231A9">
              <w:rPr>
                <w:i/>
              </w:rPr>
              <w:t>(text)</w:t>
            </w:r>
          </w:p>
        </w:tc>
      </w:tr>
      <w:tr w:rsidR="00BE6AF6" w14:paraId="7AF67419" w14:textId="77777777" w:rsidTr="00BE6AF6">
        <w:tblPrEx>
          <w:tblCellMar>
            <w:left w:w="108" w:type="dxa"/>
            <w:right w:w="108" w:type="dxa"/>
          </w:tblCellMar>
          <w:tblPrExChange w:id="231" w:author="Aleta Haflett" w:date="2015-01-23T22:00:00Z">
            <w:tblPrEx>
              <w:tblCellMar>
                <w:left w:w="108" w:type="dxa"/>
                <w:right w:w="108" w:type="dxa"/>
              </w:tblCellMar>
            </w:tblPrEx>
          </w:tblPrExChange>
        </w:tblPrEx>
        <w:trPr>
          <w:gridAfter w:val="1"/>
          <w:wAfter w:w="765" w:type="dxa"/>
          <w:trHeight w:val="800"/>
          <w:ins w:id="232" w:author="Aleta Haflett" w:date="2015-01-23T21:59:00Z"/>
          <w:trPrChange w:id="233" w:author="Aleta Haflett" w:date="2015-01-23T22:00:00Z">
            <w:trPr>
              <w:gridAfter w:val="1"/>
              <w:wAfter w:w="1" w:type="dxa"/>
              <w:trHeight w:val="800"/>
            </w:trPr>
          </w:trPrChange>
        </w:trPr>
        <w:tc>
          <w:tcPr>
            <w:tcW w:w="339" w:type="dxa"/>
            <w:tcPrChange w:id="234" w:author="Aleta Haflett" w:date="2015-01-23T22:00:00Z">
              <w:tcPr>
                <w:tcW w:w="354" w:type="dxa"/>
              </w:tcPr>
            </w:tcPrChange>
          </w:tcPr>
          <w:p w14:paraId="1E43AFD5" w14:textId="77777777" w:rsidR="00BE6AF6" w:rsidRPr="00ED0911" w:rsidRDefault="00BE6AF6" w:rsidP="00BE6AF6">
            <w:pPr>
              <w:spacing w:line="240" w:lineRule="auto"/>
              <w:rPr>
                <w:ins w:id="235" w:author="Aleta Haflett" w:date="2015-01-23T21:59:00Z"/>
              </w:rPr>
            </w:pPr>
          </w:p>
        </w:tc>
        <w:tc>
          <w:tcPr>
            <w:tcW w:w="4621" w:type="dxa"/>
            <w:tcPrChange w:id="236" w:author="Aleta Haflett" w:date="2015-01-23T22:00:00Z">
              <w:tcPr>
                <w:tcW w:w="5046" w:type="dxa"/>
              </w:tcPr>
            </w:tcPrChange>
          </w:tcPr>
          <w:p w14:paraId="25BD34EE" w14:textId="77777777" w:rsidR="00BE6AF6" w:rsidRPr="00D43ED3" w:rsidRDefault="00BE6AF6" w:rsidP="00BE6AF6">
            <w:pPr>
              <w:pStyle w:val="CommentText"/>
              <w:rPr>
                <w:ins w:id="237" w:author="Aleta Haflett" w:date="2015-01-23T21:59:00Z"/>
              </w:rPr>
            </w:pPr>
            <w:ins w:id="238" w:author="Aleta Haflett" w:date="2015-01-23T21:59:00Z">
              <w:r w:rsidRPr="00D43ED3">
                <w:t>Who implemented these access restrictions?</w:t>
              </w:r>
            </w:ins>
          </w:p>
          <w:p w14:paraId="5ADA8B37" w14:textId="53D9956A" w:rsidR="00BE6AF6" w:rsidRPr="007639C6" w:rsidRDefault="00BE6AF6" w:rsidP="00BE6AF6">
            <w:pPr>
              <w:spacing w:line="240" w:lineRule="auto"/>
              <w:contextualSpacing/>
              <w:rPr>
                <w:ins w:id="239" w:author="Aleta Haflett" w:date="2015-01-23T21:59:00Z"/>
              </w:rPr>
            </w:pPr>
          </w:p>
        </w:tc>
        <w:tc>
          <w:tcPr>
            <w:tcW w:w="5076" w:type="dxa"/>
            <w:gridSpan w:val="2"/>
            <w:tcPrChange w:id="240" w:author="Aleta Haflett" w:date="2015-01-23T22:00:00Z">
              <w:tcPr>
                <w:tcW w:w="5400" w:type="dxa"/>
                <w:gridSpan w:val="2"/>
              </w:tcPr>
            </w:tcPrChange>
          </w:tcPr>
          <w:p w14:paraId="5D45D614" w14:textId="77777777" w:rsidR="00BE6AF6" w:rsidRPr="00D43ED3" w:rsidRDefault="00BE6AF6" w:rsidP="00BE6AF6">
            <w:pPr>
              <w:pStyle w:val="CommentText"/>
              <w:contextualSpacing/>
              <w:rPr>
                <w:ins w:id="241" w:author="Aleta Haflett" w:date="2015-01-23T22:00:00Z"/>
              </w:rPr>
            </w:pPr>
            <w:ins w:id="242" w:author="Aleta Haflett" w:date="2015-01-23T22:00:00Z">
              <w:r w:rsidRPr="00D43ED3">
                <w:t>1=National or State Government</w:t>
              </w:r>
            </w:ins>
          </w:p>
          <w:p w14:paraId="5B329D8C" w14:textId="77777777" w:rsidR="00BE6AF6" w:rsidRPr="00D43ED3" w:rsidRDefault="00BE6AF6" w:rsidP="00BE6AF6">
            <w:pPr>
              <w:pStyle w:val="CommentText"/>
              <w:contextualSpacing/>
              <w:rPr>
                <w:ins w:id="243" w:author="Aleta Haflett" w:date="2015-01-23T22:00:00Z"/>
              </w:rPr>
            </w:pPr>
            <w:ins w:id="244" w:author="Aleta Haflett" w:date="2015-01-23T22:00:00Z">
              <w:r w:rsidRPr="00D43ED3">
                <w:t>2=Local government</w:t>
              </w:r>
            </w:ins>
          </w:p>
          <w:p w14:paraId="3FD2ED5C" w14:textId="77777777" w:rsidR="00BE6AF6" w:rsidRPr="00D43ED3" w:rsidRDefault="00BE6AF6" w:rsidP="00BE6AF6">
            <w:pPr>
              <w:pStyle w:val="CommentText"/>
              <w:contextualSpacing/>
              <w:rPr>
                <w:ins w:id="245" w:author="Aleta Haflett" w:date="2015-01-23T22:00:00Z"/>
              </w:rPr>
            </w:pPr>
            <w:ins w:id="246" w:author="Aleta Haflett" w:date="2015-01-23T22:00:00Z">
              <w:r w:rsidRPr="00D43ED3">
                <w:t>3=Private landowner</w:t>
              </w:r>
            </w:ins>
          </w:p>
          <w:p w14:paraId="19E8B2AC" w14:textId="77777777" w:rsidR="00BE6AF6" w:rsidRPr="00D43ED3" w:rsidRDefault="00BE6AF6" w:rsidP="00BE6AF6">
            <w:pPr>
              <w:pStyle w:val="CommentText"/>
              <w:contextualSpacing/>
              <w:rPr>
                <w:ins w:id="247" w:author="Aleta Haflett" w:date="2015-01-23T22:00:00Z"/>
              </w:rPr>
            </w:pPr>
            <w:ins w:id="248" w:author="Aleta Haflett" w:date="2015-01-23T22:00:00Z">
              <w:r w:rsidRPr="00D43ED3">
                <w:t>4=Private company</w:t>
              </w:r>
            </w:ins>
          </w:p>
          <w:p w14:paraId="0F1B3892" w14:textId="77777777" w:rsidR="00BE6AF6" w:rsidRPr="00D43ED3" w:rsidRDefault="00BE6AF6" w:rsidP="00BE6AF6">
            <w:pPr>
              <w:pStyle w:val="CommentText"/>
              <w:contextualSpacing/>
              <w:rPr>
                <w:ins w:id="249" w:author="Aleta Haflett" w:date="2015-01-23T22:00:00Z"/>
              </w:rPr>
            </w:pPr>
            <w:ins w:id="250" w:author="Aleta Haflett" w:date="2015-01-23T22:00:00Z">
              <w:r w:rsidRPr="00D43ED3">
                <w:t>5=Chief</w:t>
              </w:r>
            </w:ins>
          </w:p>
          <w:p w14:paraId="2255E27A" w14:textId="77777777" w:rsidR="00BE6AF6" w:rsidRPr="00D43ED3" w:rsidRDefault="00BE6AF6" w:rsidP="00BE6AF6">
            <w:pPr>
              <w:pStyle w:val="CommentText"/>
              <w:contextualSpacing/>
              <w:rPr>
                <w:ins w:id="251" w:author="Aleta Haflett" w:date="2015-01-23T22:00:00Z"/>
              </w:rPr>
            </w:pPr>
            <w:ins w:id="252" w:author="Aleta Haflett" w:date="2015-01-23T22:00:00Z">
              <w:r w:rsidRPr="00D43ED3">
                <w:t xml:space="preserve">6=LG elected officials </w:t>
              </w:r>
            </w:ins>
          </w:p>
          <w:p w14:paraId="0D1BB4DF" w14:textId="53DE26F4" w:rsidR="00BE6AF6" w:rsidRDefault="00BE6AF6" w:rsidP="00BE6AF6">
            <w:pPr>
              <w:spacing w:line="240" w:lineRule="auto"/>
              <w:rPr>
                <w:ins w:id="253" w:author="Aleta Haflett" w:date="2015-01-23T21:59:00Z"/>
                <w:i/>
                <w:color w:val="A6A6A6" w:themeColor="background1" w:themeShade="A6"/>
              </w:rPr>
            </w:pPr>
            <w:ins w:id="254" w:author="Aleta Haflett" w:date="2015-01-23T22:00:00Z">
              <w:r w:rsidRPr="00D43ED3">
                <w:rPr>
                  <w:sz w:val="20"/>
                  <w:szCs w:val="20"/>
                </w:rPr>
                <w:t>97=Other, specify</w:t>
              </w:r>
            </w:ins>
          </w:p>
        </w:tc>
      </w:tr>
      <w:tr w:rsidR="00BE6AF6" w:rsidRPr="00ED0911" w14:paraId="791ABB50" w14:textId="77777777" w:rsidTr="00BE6AF6">
        <w:tblPrEx>
          <w:tblCellMar>
            <w:left w:w="108" w:type="dxa"/>
            <w:right w:w="108" w:type="dxa"/>
          </w:tblCellMar>
          <w:tblPrExChange w:id="255" w:author="Aleta Haflett" w:date="2015-01-23T22:00:00Z">
            <w:tblPrEx>
              <w:tblCellMar>
                <w:left w:w="108" w:type="dxa"/>
                <w:right w:w="108" w:type="dxa"/>
              </w:tblCellMar>
            </w:tblPrEx>
          </w:tblPrExChange>
        </w:tblPrEx>
        <w:trPr>
          <w:trHeight w:val="916"/>
          <w:ins w:id="256" w:author="Aleta Haflett" w:date="2015-01-23T21:59:00Z"/>
          <w:trPrChange w:id="257" w:author="Aleta Haflett" w:date="2015-01-23T22:00:00Z">
            <w:trPr>
              <w:trHeight w:val="916"/>
            </w:trPr>
          </w:trPrChange>
        </w:trPr>
        <w:tc>
          <w:tcPr>
            <w:tcW w:w="339" w:type="dxa"/>
            <w:tcPrChange w:id="258" w:author="Aleta Haflett" w:date="2015-01-23T22:00:00Z">
              <w:tcPr>
                <w:tcW w:w="354" w:type="dxa"/>
              </w:tcPr>
            </w:tcPrChange>
          </w:tcPr>
          <w:p w14:paraId="5BD0DFE9" w14:textId="77777777" w:rsidR="00BE6AF6" w:rsidRPr="00ED0911" w:rsidRDefault="00BE6AF6" w:rsidP="00BE6AF6">
            <w:pPr>
              <w:spacing w:line="240" w:lineRule="auto"/>
              <w:rPr>
                <w:ins w:id="259" w:author="Aleta Haflett" w:date="2015-01-23T21:59:00Z"/>
                <w:rFonts w:eastAsia="Calibri" w:cs="Times New Roman"/>
                <w:w w:val="105"/>
              </w:rPr>
            </w:pPr>
          </w:p>
        </w:tc>
        <w:tc>
          <w:tcPr>
            <w:tcW w:w="4621" w:type="dxa"/>
            <w:tcPrChange w:id="260" w:author="Aleta Haflett" w:date="2015-01-23T22:00:00Z">
              <w:tcPr>
                <w:tcW w:w="5046" w:type="dxa"/>
              </w:tcPr>
            </w:tcPrChange>
          </w:tcPr>
          <w:p w14:paraId="772ADF28" w14:textId="77777777" w:rsidR="00BE6AF6" w:rsidRPr="00ED0911" w:rsidRDefault="00BE6AF6" w:rsidP="00BE6AF6">
            <w:pPr>
              <w:spacing w:line="240" w:lineRule="auto"/>
              <w:rPr>
                <w:ins w:id="261" w:author="Aleta Haflett" w:date="2015-01-23T21:59:00Z"/>
                <w:rFonts w:eastAsia="Calibri" w:cs="Times New Roman"/>
                <w:w w:val="105"/>
              </w:rPr>
            </w:pPr>
            <w:ins w:id="262" w:author="Aleta Haflett" w:date="2015-01-23T21:59:00Z">
              <w:r>
                <w:rPr>
                  <w:rFonts w:eastAsia="Calibri" w:cs="Times New Roman"/>
                  <w:w w:val="105"/>
                </w:rPr>
                <w:t xml:space="preserve">H5. </w:t>
              </w:r>
              <w:r w:rsidRPr="00ED0911">
                <w:rPr>
                  <w:rFonts w:eastAsia="Calibri" w:cs="Times New Roman"/>
                  <w:w w:val="105"/>
                </w:rPr>
                <w:t xml:space="preserve">In your opinion, what effect has this had on most HHs in your </w:t>
              </w:r>
              <w:proofErr w:type="gramStart"/>
              <w:r w:rsidRPr="00ED0911">
                <w:rPr>
                  <w:rFonts w:eastAsia="Calibri" w:cs="Times New Roman"/>
                  <w:w w:val="105"/>
                </w:rPr>
                <w:t>community.</w:t>
              </w:r>
              <w:proofErr w:type="gramEnd"/>
              <w:r w:rsidRPr="00ED0911">
                <w:rPr>
                  <w:rFonts w:eastAsia="Calibri" w:cs="Times New Roman"/>
                  <w:w w:val="105"/>
                </w:rPr>
                <w:t xml:space="preserve"> Please evaluate this on a scale from 1 – 10, with 10 being very positive, 1 being very negative and 5 </w:t>
              </w:r>
              <w:r w:rsidRPr="00ED0911">
                <w:rPr>
                  <w:rFonts w:eastAsia="Calibri" w:cs="Times New Roman"/>
                  <w:w w:val="105"/>
                </w:rPr>
                <w:lastRenderedPageBreak/>
                <w:t xml:space="preserve">being “no effect”. </w:t>
              </w:r>
            </w:ins>
          </w:p>
          <w:p w14:paraId="42C008DA" w14:textId="77777777" w:rsidR="00BE6AF6" w:rsidRPr="00ED0911" w:rsidRDefault="00BE6AF6" w:rsidP="00BE6AF6">
            <w:pPr>
              <w:spacing w:line="240" w:lineRule="auto"/>
              <w:rPr>
                <w:ins w:id="263" w:author="Aleta Haflett" w:date="2015-01-23T21:59:00Z"/>
                <w:rFonts w:eastAsia="Calibri" w:cs="Times New Roman"/>
                <w:w w:val="105"/>
              </w:rPr>
            </w:pPr>
            <w:ins w:id="264" w:author="Aleta Haflett" w:date="2015-01-23T21:59:00Z">
              <w:r w:rsidRPr="00ED0911">
                <w:rPr>
                  <w:rFonts w:eastAsia="Calibri" w:cs="Times New Roman"/>
                  <w:i/>
                  <w:w w:val="105"/>
                </w:rPr>
                <w:t xml:space="preserve">Enumerator: Please use the visual cue. </w:t>
              </w:r>
              <w:r w:rsidRPr="00ED0911">
                <w:rPr>
                  <w:rFonts w:eastAsia="Calibri" w:cs="Times New Roman"/>
                  <w:w w:val="105"/>
                </w:rPr>
                <w:t xml:space="preserve"> </w:t>
              </w:r>
            </w:ins>
          </w:p>
        </w:tc>
        <w:tc>
          <w:tcPr>
            <w:tcW w:w="5076" w:type="dxa"/>
            <w:gridSpan w:val="2"/>
            <w:tcPrChange w:id="265" w:author="Aleta Haflett" w:date="2015-01-23T22:00:00Z">
              <w:tcPr>
                <w:tcW w:w="5400" w:type="dxa"/>
                <w:gridSpan w:val="2"/>
              </w:tcPr>
            </w:tcPrChange>
          </w:tcPr>
          <w:p w14:paraId="5C206ED5" w14:textId="77777777" w:rsidR="00BE6AF6" w:rsidRPr="00ED0911" w:rsidRDefault="00BE6AF6" w:rsidP="00BE6AF6">
            <w:pPr>
              <w:spacing w:line="240" w:lineRule="auto"/>
              <w:rPr>
                <w:ins w:id="266" w:author="Aleta Haflett" w:date="2015-01-23T21:59:00Z"/>
              </w:rPr>
            </w:pPr>
          </w:p>
        </w:tc>
        <w:tc>
          <w:tcPr>
            <w:tcW w:w="765" w:type="dxa"/>
            <w:tcPrChange w:id="267" w:author="Aleta Haflett" w:date="2015-01-23T22:00:00Z">
              <w:tcPr>
                <w:tcW w:w="1" w:type="dxa"/>
              </w:tcPr>
            </w:tcPrChange>
          </w:tcPr>
          <w:p w14:paraId="6348C0D6" w14:textId="77777777" w:rsidR="00BE6AF6" w:rsidRPr="00ED0911" w:rsidRDefault="00BE6AF6" w:rsidP="00BE6AF6">
            <w:pPr>
              <w:spacing w:line="240" w:lineRule="auto"/>
              <w:rPr>
                <w:ins w:id="268" w:author="Aleta Haflett" w:date="2015-01-23T21:59:00Z"/>
                <w:rFonts w:eastAsia="Calibri" w:cs="Times New Roman"/>
                <w:i/>
                <w:color w:val="A6A6A6"/>
              </w:rPr>
            </w:pPr>
            <w:ins w:id="269" w:author="Aleta Haflett" w:date="2015-01-23T21:59:00Z">
              <w:r>
                <w:rPr>
                  <w:rFonts w:eastAsia="Calibri" w:cs="Times New Roman"/>
                  <w:i/>
                  <w:color w:val="A6A6A6"/>
                </w:rPr>
                <w:t>(Code)</w:t>
              </w:r>
            </w:ins>
          </w:p>
        </w:tc>
      </w:tr>
    </w:tbl>
    <w:p w14:paraId="5C4AF1FE" w14:textId="77777777" w:rsidR="00EF7F2C" w:rsidRDefault="00EF7F2C" w:rsidP="00EF7F2C">
      <w:pPr>
        <w:spacing w:after="0" w:line="240" w:lineRule="auto"/>
        <w:rPr>
          <w:ins w:id="270" w:author="Aidan Boyd" w:date="2015-01-13T11:30:00Z"/>
          <w:rFonts w:eastAsia="Times New Roman" w:cs="Times New Roman"/>
          <w:b/>
          <w:color w:val="000000"/>
        </w:rPr>
      </w:pPr>
    </w:p>
    <w:p w14:paraId="4232856D" w14:textId="77777777" w:rsidR="00EF7F2C" w:rsidRDefault="00EF7F2C" w:rsidP="00EF7F2C">
      <w:pPr>
        <w:spacing w:after="0" w:line="240" w:lineRule="auto"/>
        <w:rPr>
          <w:ins w:id="271" w:author="Aidan Boyd" w:date="2015-01-13T11:30:00Z"/>
          <w:rFonts w:eastAsia="Times New Roman" w:cs="Times New Roman"/>
          <w:b/>
          <w:color w:val="000000"/>
        </w:rPr>
      </w:pPr>
    </w:p>
    <w:p w14:paraId="2EF88FCB" w14:textId="77777777" w:rsidR="00EF7F2C" w:rsidRPr="00EF7F2C" w:rsidRDefault="00EF7F2C" w:rsidP="00EF7F2C">
      <w:pPr>
        <w:spacing w:after="0" w:line="240" w:lineRule="auto"/>
        <w:rPr>
          <w:ins w:id="272" w:author="Aidan Boyd" w:date="2015-01-13T11:30:00Z"/>
          <w:rFonts w:eastAsia="Times New Roman" w:cs="Times New Roman"/>
          <w:b/>
          <w:color w:val="000000"/>
        </w:rPr>
      </w:pPr>
      <w:ins w:id="273" w:author="Aidan Boyd" w:date="2015-01-13T11:30:00Z">
        <w:r w:rsidRPr="00EF7F2C">
          <w:rPr>
            <w:rFonts w:eastAsia="Times New Roman" w:cs="Times New Roman"/>
            <w:b/>
            <w:color w:val="000000"/>
          </w:rPr>
          <w:t xml:space="preserve">E. GRIEVANCE MECHANISMS </w:t>
        </w:r>
      </w:ins>
    </w:p>
    <w:tbl>
      <w:tblPr>
        <w:tblW w:w="10995" w:type="dxa"/>
        <w:tblInd w:w="-5" w:type="dxa"/>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8"/>
        <w:gridCol w:w="9096"/>
        <w:gridCol w:w="43"/>
        <w:gridCol w:w="1758"/>
      </w:tblGrid>
      <w:tr w:rsidR="00EF7F2C" w:rsidRPr="00EF7F2C" w14:paraId="11A9CC33" w14:textId="77777777" w:rsidTr="00EF7F2C">
        <w:trPr>
          <w:trHeight w:val="20"/>
          <w:ins w:id="274" w:author="Aidan Boyd" w:date="2015-01-13T11:30:00Z"/>
        </w:trPr>
        <w:tc>
          <w:tcPr>
            <w:tcW w:w="98" w:type="dxa"/>
            <w:tcBorders>
              <w:top w:val="single" w:sz="4" w:space="0" w:color="000000"/>
              <w:left w:val="single" w:sz="4" w:space="0" w:color="auto"/>
              <w:bottom w:val="single" w:sz="4" w:space="0" w:color="000000"/>
              <w:right w:val="single" w:sz="4" w:space="0" w:color="auto"/>
            </w:tcBorders>
          </w:tcPr>
          <w:p w14:paraId="10B13704" w14:textId="77777777" w:rsidR="00EF7F2C" w:rsidRPr="00EF7F2C" w:rsidRDefault="00EF7F2C" w:rsidP="00EF7F2C">
            <w:pPr>
              <w:spacing w:after="0" w:line="240" w:lineRule="auto"/>
              <w:rPr>
                <w:ins w:id="275" w:author="Aidan Boyd" w:date="2015-01-13T11:30:00Z"/>
                <w:rFonts w:eastAsia="MS Mincho" w:cs="Times New Roman"/>
              </w:rPr>
            </w:pPr>
          </w:p>
        </w:tc>
        <w:tc>
          <w:tcPr>
            <w:tcW w:w="9092" w:type="dxa"/>
            <w:tcBorders>
              <w:top w:val="single" w:sz="4" w:space="0" w:color="000000"/>
              <w:left w:val="single" w:sz="4" w:space="0" w:color="auto"/>
              <w:bottom w:val="single" w:sz="4" w:space="0" w:color="000000"/>
              <w:right w:val="single" w:sz="18" w:space="0" w:color="000000"/>
            </w:tcBorders>
          </w:tcPr>
          <w:p w14:paraId="799846E0" w14:textId="77777777" w:rsidR="00EF7F2C" w:rsidRPr="00EF7F2C" w:rsidRDefault="00EF7F2C" w:rsidP="00EF7F2C">
            <w:pPr>
              <w:spacing w:after="0" w:line="240" w:lineRule="auto"/>
              <w:rPr>
                <w:ins w:id="276" w:author="Aidan Boyd" w:date="2015-01-13T11:30:00Z"/>
                <w:rFonts w:eastAsia="MS Mincho" w:cs="Times New Roman"/>
              </w:rPr>
            </w:pPr>
            <w:ins w:id="277" w:author="Aidan Boyd" w:date="2015-01-13T11:30:00Z">
              <w:r w:rsidRPr="00EF7F2C">
                <w:rPr>
                  <w:rFonts w:eastAsia="Calibri" w:cs="Times New Roman"/>
                  <w:w w:val="105"/>
                </w:rPr>
                <w:t xml:space="preserve">E1. </w:t>
              </w:r>
              <w:r w:rsidRPr="00EF7F2C">
                <w:rPr>
                  <w:rFonts w:eastAsia="MS Mincho" w:cs="Times New Roman"/>
                </w:rPr>
                <w:t xml:space="preserve">Is there a feedback and grievance mechanism locally available for communities for the granting of the forest concession/permit? </w:t>
              </w:r>
            </w:ins>
          </w:p>
          <w:p w14:paraId="61E408F1" w14:textId="77777777" w:rsidR="00EF7F2C" w:rsidRPr="00EF7F2C" w:rsidRDefault="00EF7F2C" w:rsidP="00EF7F2C">
            <w:pPr>
              <w:spacing w:after="0" w:line="240" w:lineRule="auto"/>
              <w:rPr>
                <w:ins w:id="278" w:author="Aidan Boyd" w:date="2015-01-13T11:30:00Z"/>
                <w:rFonts w:eastAsia="MS Mincho" w:cs="Times New Roman"/>
              </w:rPr>
            </w:pPr>
          </w:p>
          <w:p w14:paraId="0437F247" w14:textId="77777777" w:rsidR="00EF7F2C" w:rsidRPr="00EF7F2C" w:rsidRDefault="00EF7F2C" w:rsidP="00EF7F2C">
            <w:pPr>
              <w:spacing w:after="0" w:line="240" w:lineRule="auto"/>
              <w:rPr>
                <w:ins w:id="279" w:author="Aidan Boyd" w:date="2015-01-13T11:30:00Z"/>
                <w:rFonts w:eastAsia="MS Mincho" w:cs="Times New Roman"/>
              </w:rPr>
            </w:pPr>
            <w:ins w:id="280" w:author="Aidan Boyd" w:date="2015-01-13T11:30:00Z">
              <w:r w:rsidRPr="00EF7F2C">
                <w:rPr>
                  <w:rFonts w:eastAsia="MS Mincho" w:cs="Times New Roman"/>
                </w:rPr>
                <w:t>0-No</w:t>
              </w:r>
            </w:ins>
          </w:p>
          <w:p w14:paraId="71563068" w14:textId="77777777" w:rsidR="00EF7F2C" w:rsidRPr="00EF7F2C" w:rsidRDefault="00EF7F2C" w:rsidP="00EF7F2C">
            <w:pPr>
              <w:spacing w:after="0" w:line="240" w:lineRule="auto"/>
              <w:rPr>
                <w:ins w:id="281" w:author="Aidan Boyd" w:date="2015-01-13T11:30:00Z"/>
                <w:rFonts w:eastAsia="MS Mincho" w:cs="Times New Roman"/>
              </w:rPr>
            </w:pPr>
            <w:ins w:id="282" w:author="Aidan Boyd" w:date="2015-01-13T11:30:00Z">
              <w:r w:rsidRPr="00EF7F2C">
                <w:rPr>
                  <w:rFonts w:eastAsia="MS Mincho" w:cs="Times New Roman"/>
                </w:rPr>
                <w:t>1-Yes</w:t>
              </w:r>
            </w:ins>
          </w:p>
          <w:p w14:paraId="128C02D7" w14:textId="77777777" w:rsidR="00EF7F2C" w:rsidRPr="00EF7F2C" w:rsidRDefault="00EF7F2C" w:rsidP="00EF7F2C">
            <w:pPr>
              <w:spacing w:after="0" w:line="240" w:lineRule="auto"/>
              <w:rPr>
                <w:ins w:id="283" w:author="Aidan Boyd" w:date="2015-01-13T11:30:00Z"/>
                <w:rFonts w:eastAsia="MS Mincho" w:cs="Times New Roman"/>
              </w:rPr>
            </w:pPr>
            <w:ins w:id="284" w:author="Aidan Boyd" w:date="2015-01-13T11:30:00Z">
              <w:r w:rsidRPr="00EF7F2C">
                <w:rPr>
                  <w:rFonts w:eastAsia="MS Mincho" w:cs="Times New Roman"/>
                </w:rPr>
                <w:t>888-Don’t know</w:t>
              </w:r>
            </w:ins>
          </w:p>
        </w:tc>
        <w:tc>
          <w:tcPr>
            <w:tcW w:w="1800" w:type="dxa"/>
            <w:gridSpan w:val="2"/>
            <w:tcBorders>
              <w:top w:val="single" w:sz="18" w:space="0" w:color="000000"/>
              <w:left w:val="single" w:sz="18" w:space="0" w:color="000000"/>
              <w:bottom w:val="single" w:sz="18" w:space="0" w:color="000000"/>
              <w:right w:val="single" w:sz="18" w:space="0" w:color="000000"/>
            </w:tcBorders>
            <w:hideMark/>
          </w:tcPr>
          <w:p w14:paraId="2055ABBA" w14:textId="77777777" w:rsidR="00EF7F2C" w:rsidRPr="00EF7F2C" w:rsidRDefault="00EF7F2C" w:rsidP="00EF7F2C">
            <w:pPr>
              <w:spacing w:after="0" w:line="240" w:lineRule="auto"/>
              <w:rPr>
                <w:ins w:id="285" w:author="Aidan Boyd" w:date="2015-01-13T11:30:00Z"/>
                <w:rFonts w:eastAsia="MS Mincho" w:cs="Times New Roman"/>
                <w:w w:val="105"/>
              </w:rPr>
            </w:pPr>
            <w:ins w:id="286" w:author="Aidan Boyd" w:date="2015-01-13T11:30:00Z">
              <w:r w:rsidRPr="00EF7F2C">
                <w:rPr>
                  <w:rFonts w:eastAsia="MS Mincho" w:cs="Times New Roman"/>
                  <w:i/>
                  <w:color w:val="A6A6A6"/>
                </w:rPr>
                <w:t>(Code)</w:t>
              </w:r>
            </w:ins>
          </w:p>
        </w:tc>
      </w:tr>
      <w:tr w:rsidR="00EF7F2C" w:rsidRPr="00EF7F2C" w14:paraId="19C7D077" w14:textId="77777777" w:rsidTr="00EF7F2C">
        <w:trPr>
          <w:trHeight w:val="20"/>
          <w:ins w:id="287" w:author="Aidan Boyd" w:date="2015-01-13T11:30:00Z"/>
        </w:trPr>
        <w:tc>
          <w:tcPr>
            <w:tcW w:w="98" w:type="dxa"/>
            <w:tcBorders>
              <w:top w:val="single" w:sz="4" w:space="0" w:color="000000"/>
              <w:left w:val="single" w:sz="4" w:space="0" w:color="auto"/>
              <w:bottom w:val="single" w:sz="4" w:space="0" w:color="000000"/>
              <w:right w:val="single" w:sz="4" w:space="0" w:color="auto"/>
            </w:tcBorders>
          </w:tcPr>
          <w:p w14:paraId="3A0B7AE6" w14:textId="77777777" w:rsidR="00EF7F2C" w:rsidRPr="00EF7F2C" w:rsidRDefault="00EF7F2C" w:rsidP="00EF7F2C">
            <w:pPr>
              <w:spacing w:after="0" w:line="240" w:lineRule="auto"/>
              <w:rPr>
                <w:ins w:id="288" w:author="Aidan Boyd" w:date="2015-01-13T11:30:00Z"/>
                <w:rFonts w:eastAsia="MS Mincho" w:cs="Times New Roman"/>
              </w:rPr>
            </w:pPr>
          </w:p>
        </w:tc>
        <w:tc>
          <w:tcPr>
            <w:tcW w:w="9092" w:type="dxa"/>
            <w:tcBorders>
              <w:top w:val="single" w:sz="4" w:space="0" w:color="000000"/>
              <w:left w:val="single" w:sz="4" w:space="0" w:color="auto"/>
              <w:bottom w:val="single" w:sz="4" w:space="0" w:color="000000"/>
              <w:right w:val="single" w:sz="18" w:space="0" w:color="000000"/>
            </w:tcBorders>
          </w:tcPr>
          <w:p w14:paraId="65769023" w14:textId="77777777" w:rsidR="00EF7F2C" w:rsidRPr="00EF7F2C" w:rsidRDefault="00EF7F2C" w:rsidP="00EF7F2C">
            <w:pPr>
              <w:spacing w:after="0" w:line="240" w:lineRule="auto"/>
              <w:rPr>
                <w:ins w:id="289" w:author="Aidan Boyd" w:date="2015-01-13T11:30:00Z"/>
                <w:rFonts w:eastAsia="MS Mincho" w:cs="Times New Roman"/>
              </w:rPr>
            </w:pPr>
            <w:ins w:id="290" w:author="Aidan Boyd" w:date="2015-01-13T11:30:00Z">
              <w:r w:rsidRPr="00EF7F2C">
                <w:rPr>
                  <w:rFonts w:eastAsia="Calibri" w:cs="Times New Roman"/>
                  <w:w w:val="105"/>
                </w:rPr>
                <w:t xml:space="preserve">E2. </w:t>
              </w:r>
              <w:r w:rsidRPr="00EF7F2C">
                <w:rPr>
                  <w:rFonts w:eastAsia="MS Mincho" w:cs="Times New Roman"/>
                </w:rPr>
                <w:t xml:space="preserve">Can you describe the process for me? </w:t>
              </w:r>
            </w:ins>
          </w:p>
          <w:p w14:paraId="10846C9A" w14:textId="77777777" w:rsidR="00EF7F2C" w:rsidRPr="00EF7F2C" w:rsidRDefault="00EF7F2C" w:rsidP="00EF7F2C">
            <w:pPr>
              <w:spacing w:after="0" w:line="240" w:lineRule="auto"/>
              <w:rPr>
                <w:ins w:id="291" w:author="Aidan Boyd" w:date="2015-01-13T11:30:00Z"/>
                <w:rFonts w:eastAsia="MS Mincho" w:cs="Times New Roman"/>
                <w:w w:val="105"/>
              </w:rPr>
            </w:pPr>
          </w:p>
        </w:tc>
        <w:tc>
          <w:tcPr>
            <w:tcW w:w="1800" w:type="dxa"/>
            <w:gridSpan w:val="2"/>
            <w:tcBorders>
              <w:top w:val="single" w:sz="18" w:space="0" w:color="000000"/>
              <w:left w:val="single" w:sz="18" w:space="0" w:color="000000"/>
              <w:bottom w:val="single" w:sz="18" w:space="0" w:color="000000"/>
              <w:right w:val="single" w:sz="18" w:space="0" w:color="000000"/>
            </w:tcBorders>
            <w:hideMark/>
          </w:tcPr>
          <w:p w14:paraId="43471A46" w14:textId="77777777" w:rsidR="00EF7F2C" w:rsidRPr="00EF7F2C" w:rsidRDefault="00EF7F2C" w:rsidP="00EF7F2C">
            <w:pPr>
              <w:spacing w:after="0" w:line="240" w:lineRule="auto"/>
              <w:rPr>
                <w:ins w:id="292" w:author="Aidan Boyd" w:date="2015-01-13T11:30:00Z"/>
                <w:rFonts w:eastAsia="MS Mincho" w:cs="Times New Roman"/>
                <w:i/>
                <w:color w:val="A6A6A6"/>
              </w:rPr>
            </w:pPr>
            <w:ins w:id="293" w:author="Aidan Boyd" w:date="2015-01-13T11:30:00Z">
              <w:r w:rsidRPr="00EF7F2C">
                <w:rPr>
                  <w:rFonts w:eastAsia="MS Mincho" w:cs="Times New Roman"/>
                  <w:i/>
                  <w:color w:val="A6A6A6"/>
                </w:rPr>
                <w:t>(Text)</w:t>
              </w:r>
            </w:ins>
          </w:p>
        </w:tc>
      </w:tr>
      <w:tr w:rsidR="00EF7F2C" w:rsidRPr="00EF7F2C" w14:paraId="4DDB2674" w14:textId="77777777" w:rsidTr="00EF7F2C">
        <w:trPr>
          <w:trHeight w:val="20"/>
          <w:ins w:id="294" w:author="Aidan Boyd" w:date="2015-01-13T11:30:00Z"/>
        </w:trPr>
        <w:tc>
          <w:tcPr>
            <w:tcW w:w="98" w:type="dxa"/>
            <w:tcBorders>
              <w:top w:val="single" w:sz="4" w:space="0" w:color="000000"/>
              <w:left w:val="single" w:sz="4" w:space="0" w:color="000000"/>
              <w:bottom w:val="single" w:sz="4" w:space="0" w:color="000000"/>
              <w:right w:val="single" w:sz="4" w:space="0" w:color="auto"/>
            </w:tcBorders>
          </w:tcPr>
          <w:p w14:paraId="21952153" w14:textId="77777777" w:rsidR="00EF7F2C" w:rsidRPr="00EF7F2C" w:rsidRDefault="00EF7F2C" w:rsidP="00EF7F2C">
            <w:pPr>
              <w:spacing w:after="0" w:line="240" w:lineRule="auto"/>
              <w:rPr>
                <w:ins w:id="295" w:author="Aidan Boyd" w:date="2015-01-13T11:30:00Z"/>
                <w:rFonts w:eastAsia="MS Mincho" w:cs="Times New Roman"/>
                <w:w w:val="105"/>
              </w:rPr>
            </w:pPr>
          </w:p>
        </w:tc>
        <w:tc>
          <w:tcPr>
            <w:tcW w:w="9092" w:type="dxa"/>
            <w:tcBorders>
              <w:top w:val="single" w:sz="4" w:space="0" w:color="000000"/>
              <w:left w:val="single" w:sz="4" w:space="0" w:color="auto"/>
              <w:bottom w:val="single" w:sz="4" w:space="0" w:color="000000"/>
              <w:right w:val="single" w:sz="18" w:space="0" w:color="000000"/>
            </w:tcBorders>
            <w:hideMark/>
          </w:tcPr>
          <w:p w14:paraId="712C3A8D" w14:textId="77777777" w:rsidR="00EF7F2C" w:rsidRPr="00EF7F2C" w:rsidRDefault="00EF7F2C" w:rsidP="00EF7F2C">
            <w:pPr>
              <w:spacing w:after="0" w:line="240" w:lineRule="auto"/>
              <w:rPr>
                <w:ins w:id="296" w:author="Aidan Boyd" w:date="2015-01-13T11:30:00Z"/>
                <w:rFonts w:eastAsia="MS Mincho" w:cs="Times New Roman"/>
                <w:w w:val="105"/>
              </w:rPr>
            </w:pPr>
            <w:ins w:id="297" w:author="Aidan Boyd" w:date="2015-01-13T11:30:00Z">
              <w:r w:rsidRPr="00EF7F2C">
                <w:rPr>
                  <w:rFonts w:eastAsia="Calibri" w:cs="Times New Roman"/>
                  <w:w w:val="105"/>
                </w:rPr>
                <w:t>E3.</w:t>
              </w:r>
              <w:r w:rsidRPr="00EF7F2C">
                <w:rPr>
                  <w:rFonts w:eastAsia="MS Mincho" w:cs="Times New Roman"/>
                </w:rPr>
                <w:t xml:space="preserve"> What organ is responsible for receiving and processing feedback requests and grievances?</w:t>
              </w:r>
            </w:ins>
          </w:p>
        </w:tc>
        <w:tc>
          <w:tcPr>
            <w:tcW w:w="1800" w:type="dxa"/>
            <w:gridSpan w:val="2"/>
            <w:tcBorders>
              <w:top w:val="single" w:sz="18" w:space="0" w:color="000000"/>
              <w:left w:val="single" w:sz="18" w:space="0" w:color="000000"/>
              <w:bottom w:val="single" w:sz="18" w:space="0" w:color="000000"/>
              <w:right w:val="single" w:sz="18" w:space="0" w:color="000000"/>
            </w:tcBorders>
            <w:hideMark/>
          </w:tcPr>
          <w:p w14:paraId="48CF256A" w14:textId="77777777" w:rsidR="00EF7F2C" w:rsidRPr="00EF7F2C" w:rsidRDefault="00EF7F2C" w:rsidP="00EF7F2C">
            <w:pPr>
              <w:spacing w:after="0" w:line="240" w:lineRule="auto"/>
              <w:rPr>
                <w:ins w:id="298" w:author="Aidan Boyd" w:date="2015-01-13T11:30:00Z"/>
                <w:rFonts w:eastAsia="MS Mincho" w:cs="Times New Roman"/>
                <w:i/>
                <w:color w:val="A6A6A6"/>
              </w:rPr>
            </w:pPr>
            <w:ins w:id="299" w:author="Aidan Boyd" w:date="2015-01-13T11:30:00Z">
              <w:r w:rsidRPr="00EF7F2C">
                <w:rPr>
                  <w:rFonts w:eastAsia="MS Mincho" w:cs="Times New Roman"/>
                  <w:i/>
                  <w:color w:val="A6A6A6"/>
                </w:rPr>
                <w:t>(Text)</w:t>
              </w:r>
            </w:ins>
          </w:p>
        </w:tc>
      </w:tr>
      <w:tr w:rsidR="00EF7F2C" w:rsidRPr="00EF7F2C" w14:paraId="651A0EE7" w14:textId="77777777" w:rsidTr="00EF7F2C">
        <w:trPr>
          <w:trHeight w:val="20"/>
          <w:ins w:id="300" w:author="Aidan Boyd" w:date="2015-01-13T11:30:00Z"/>
        </w:trPr>
        <w:tc>
          <w:tcPr>
            <w:tcW w:w="98" w:type="dxa"/>
            <w:tcBorders>
              <w:top w:val="single" w:sz="4" w:space="0" w:color="000000"/>
              <w:left w:val="single" w:sz="4" w:space="0" w:color="000000"/>
              <w:bottom w:val="single" w:sz="4" w:space="0" w:color="000000"/>
              <w:right w:val="single" w:sz="4" w:space="0" w:color="auto"/>
            </w:tcBorders>
          </w:tcPr>
          <w:p w14:paraId="6B5F0CE6" w14:textId="77777777" w:rsidR="00EF7F2C" w:rsidRPr="00EF7F2C" w:rsidRDefault="00EF7F2C" w:rsidP="00EF7F2C">
            <w:pPr>
              <w:spacing w:after="0" w:line="240" w:lineRule="auto"/>
              <w:rPr>
                <w:ins w:id="301" w:author="Aidan Boyd" w:date="2015-01-13T11:30:00Z"/>
                <w:rFonts w:eastAsia="MS Mincho" w:cs="Times New Roman"/>
                <w:w w:val="105"/>
              </w:rPr>
            </w:pPr>
          </w:p>
        </w:tc>
        <w:tc>
          <w:tcPr>
            <w:tcW w:w="9092" w:type="dxa"/>
            <w:tcBorders>
              <w:top w:val="single" w:sz="4" w:space="0" w:color="000000"/>
              <w:left w:val="single" w:sz="4" w:space="0" w:color="auto"/>
              <w:bottom w:val="single" w:sz="4" w:space="0" w:color="000000"/>
              <w:right w:val="single" w:sz="18" w:space="0" w:color="000000"/>
            </w:tcBorders>
          </w:tcPr>
          <w:p w14:paraId="387ECED0" w14:textId="77777777" w:rsidR="00EF7F2C" w:rsidRPr="00EF7F2C" w:rsidRDefault="00EF7F2C" w:rsidP="00EF7F2C">
            <w:pPr>
              <w:spacing w:after="0" w:line="240" w:lineRule="auto"/>
              <w:rPr>
                <w:ins w:id="302" w:author="Aidan Boyd" w:date="2015-01-13T11:30:00Z"/>
                <w:rFonts w:eastAsia="MS Mincho" w:cs="Times New Roman"/>
              </w:rPr>
            </w:pPr>
            <w:ins w:id="303" w:author="Aidan Boyd" w:date="2015-01-13T11:30:00Z">
              <w:r w:rsidRPr="00EF7F2C">
                <w:rPr>
                  <w:rFonts w:eastAsia="Calibri" w:cs="Times New Roman"/>
                  <w:w w:val="105"/>
                </w:rPr>
                <w:t xml:space="preserve">E4. </w:t>
              </w:r>
              <w:r w:rsidRPr="00EF7F2C">
                <w:rPr>
                  <w:rFonts w:eastAsia="MS Mincho" w:cs="Times New Roman"/>
                </w:rPr>
                <w:t xml:space="preserve">Has your community ever presented a grievance to this body? </w:t>
              </w:r>
            </w:ins>
          </w:p>
          <w:p w14:paraId="73D0D3C2" w14:textId="77777777" w:rsidR="00EF7F2C" w:rsidRPr="00EF7F2C" w:rsidRDefault="00EF7F2C" w:rsidP="00EF7F2C">
            <w:pPr>
              <w:spacing w:after="0" w:line="240" w:lineRule="auto"/>
              <w:rPr>
                <w:ins w:id="304" w:author="Aidan Boyd" w:date="2015-01-13T11:30:00Z"/>
                <w:rFonts w:eastAsia="MS Mincho" w:cs="Times New Roman"/>
              </w:rPr>
            </w:pPr>
            <w:ins w:id="305" w:author="Aidan Boyd" w:date="2015-01-13T11:30:00Z">
              <w:r w:rsidRPr="00EF7F2C">
                <w:rPr>
                  <w:rFonts w:eastAsia="MS Mincho" w:cs="Times New Roman"/>
                </w:rPr>
                <w:t>0-No</w:t>
              </w:r>
            </w:ins>
          </w:p>
          <w:p w14:paraId="2D589D48" w14:textId="77777777" w:rsidR="00EF7F2C" w:rsidRPr="00EF7F2C" w:rsidRDefault="00EF7F2C" w:rsidP="00EF7F2C">
            <w:pPr>
              <w:spacing w:after="0" w:line="240" w:lineRule="auto"/>
              <w:rPr>
                <w:ins w:id="306" w:author="Aidan Boyd" w:date="2015-01-13T11:30:00Z"/>
                <w:rFonts w:eastAsia="MS Mincho" w:cs="Times New Roman"/>
              </w:rPr>
            </w:pPr>
            <w:ins w:id="307" w:author="Aidan Boyd" w:date="2015-01-13T11:30:00Z">
              <w:r w:rsidRPr="00EF7F2C">
                <w:rPr>
                  <w:rFonts w:eastAsia="MS Mincho" w:cs="Times New Roman"/>
                </w:rPr>
                <w:t>1-Yes</w:t>
              </w:r>
            </w:ins>
          </w:p>
          <w:p w14:paraId="3B96AAE6" w14:textId="77777777" w:rsidR="00EF7F2C" w:rsidRPr="00EF7F2C" w:rsidRDefault="00EF7F2C" w:rsidP="00EF7F2C">
            <w:pPr>
              <w:spacing w:after="0" w:line="240" w:lineRule="auto"/>
              <w:rPr>
                <w:ins w:id="308" w:author="Aidan Boyd" w:date="2015-01-13T11:30:00Z"/>
                <w:rFonts w:eastAsia="MS Mincho" w:cs="Times New Roman"/>
              </w:rPr>
            </w:pPr>
            <w:ins w:id="309" w:author="Aidan Boyd" w:date="2015-01-13T11:30:00Z">
              <w:r w:rsidRPr="00EF7F2C">
                <w:rPr>
                  <w:rFonts w:eastAsia="MS Mincho" w:cs="Times New Roman"/>
                </w:rPr>
                <w:t>888-Don’t know</w:t>
              </w:r>
            </w:ins>
          </w:p>
          <w:p w14:paraId="1E2707EF" w14:textId="77777777" w:rsidR="00EF7F2C" w:rsidRPr="00EF7F2C" w:rsidRDefault="00EF7F2C" w:rsidP="00EF7F2C">
            <w:pPr>
              <w:spacing w:after="0" w:line="240" w:lineRule="auto"/>
              <w:rPr>
                <w:ins w:id="310" w:author="Aidan Boyd" w:date="2015-01-13T11:30:00Z"/>
                <w:rFonts w:eastAsia="MS Mincho" w:cs="Times New Roman"/>
                <w:w w:val="105"/>
              </w:rPr>
            </w:pPr>
          </w:p>
        </w:tc>
        <w:tc>
          <w:tcPr>
            <w:tcW w:w="1800" w:type="dxa"/>
            <w:gridSpan w:val="2"/>
            <w:tcBorders>
              <w:top w:val="single" w:sz="18" w:space="0" w:color="000000"/>
              <w:left w:val="single" w:sz="18" w:space="0" w:color="000000"/>
              <w:bottom w:val="single" w:sz="18" w:space="0" w:color="000000"/>
              <w:right w:val="single" w:sz="18" w:space="0" w:color="000000"/>
            </w:tcBorders>
            <w:hideMark/>
          </w:tcPr>
          <w:p w14:paraId="5A680F26" w14:textId="77777777" w:rsidR="00EF7F2C" w:rsidRPr="00EF7F2C" w:rsidRDefault="00EF7F2C" w:rsidP="00EF7F2C">
            <w:pPr>
              <w:spacing w:after="0" w:line="240" w:lineRule="auto"/>
              <w:rPr>
                <w:ins w:id="311" w:author="Aidan Boyd" w:date="2015-01-13T11:30:00Z"/>
                <w:rFonts w:eastAsia="MS Mincho" w:cs="Times New Roman"/>
                <w:i/>
                <w:color w:val="A6A6A6"/>
              </w:rPr>
            </w:pPr>
            <w:ins w:id="312" w:author="Aidan Boyd" w:date="2015-01-13T11:30:00Z">
              <w:r w:rsidRPr="00EF7F2C">
                <w:rPr>
                  <w:rFonts w:eastAsia="MS Mincho" w:cs="Times New Roman"/>
                  <w:i/>
                  <w:color w:val="A6A6A6"/>
                </w:rPr>
                <w:t>(Code)</w:t>
              </w:r>
            </w:ins>
          </w:p>
        </w:tc>
      </w:tr>
      <w:tr w:rsidR="00EF7F2C" w:rsidRPr="00EF7F2C" w14:paraId="2B8905CF" w14:textId="77777777" w:rsidTr="00EF7F2C">
        <w:trPr>
          <w:trHeight w:val="20"/>
          <w:ins w:id="313" w:author="Aidan Boyd" w:date="2015-01-13T11:30:00Z"/>
        </w:trPr>
        <w:tc>
          <w:tcPr>
            <w:tcW w:w="98" w:type="dxa"/>
            <w:tcBorders>
              <w:top w:val="single" w:sz="4" w:space="0" w:color="000000"/>
              <w:left w:val="single" w:sz="4" w:space="0" w:color="000000"/>
              <w:bottom w:val="single" w:sz="4" w:space="0" w:color="000000"/>
              <w:right w:val="single" w:sz="4" w:space="0" w:color="auto"/>
            </w:tcBorders>
          </w:tcPr>
          <w:p w14:paraId="33BA958D" w14:textId="77777777" w:rsidR="00EF7F2C" w:rsidRPr="00EF7F2C" w:rsidRDefault="00EF7F2C" w:rsidP="00EF7F2C">
            <w:pPr>
              <w:spacing w:after="0" w:line="240" w:lineRule="auto"/>
              <w:rPr>
                <w:ins w:id="314" w:author="Aidan Boyd" w:date="2015-01-13T11:30:00Z"/>
                <w:rFonts w:eastAsia="Calibri" w:cs="Times New Roman"/>
                <w:w w:val="105"/>
              </w:rPr>
            </w:pPr>
          </w:p>
        </w:tc>
        <w:tc>
          <w:tcPr>
            <w:tcW w:w="9092" w:type="dxa"/>
            <w:tcBorders>
              <w:top w:val="single" w:sz="4" w:space="0" w:color="000000"/>
              <w:left w:val="single" w:sz="4" w:space="0" w:color="auto"/>
              <w:bottom w:val="single" w:sz="4" w:space="0" w:color="000000"/>
              <w:right w:val="nil"/>
            </w:tcBorders>
          </w:tcPr>
          <w:p w14:paraId="18080FB4" w14:textId="77777777" w:rsidR="00EF7F2C" w:rsidRPr="00EF7F2C" w:rsidRDefault="00EF7F2C" w:rsidP="00EF7F2C">
            <w:pPr>
              <w:spacing w:after="0" w:line="240" w:lineRule="auto"/>
              <w:rPr>
                <w:ins w:id="315" w:author="Aidan Boyd" w:date="2015-01-13T11:30:00Z"/>
                <w:rFonts w:eastAsia="MS Mincho" w:cs="Times New Roman"/>
              </w:rPr>
            </w:pPr>
            <w:ins w:id="316" w:author="Aidan Boyd" w:date="2015-01-13T11:30:00Z">
              <w:r w:rsidRPr="00EF7F2C">
                <w:rPr>
                  <w:rFonts w:eastAsia="Calibri" w:cs="Times New Roman"/>
                  <w:w w:val="105"/>
                </w:rPr>
                <w:t xml:space="preserve">E5. </w:t>
              </w:r>
              <w:r w:rsidRPr="00EF7F2C">
                <w:rPr>
                  <w:rFonts w:eastAsia="MS Mincho" w:cs="Times New Roman"/>
                </w:rPr>
                <w:t xml:space="preserve">What was your grievance about? </w:t>
              </w:r>
            </w:ins>
          </w:p>
          <w:p w14:paraId="084F18D4" w14:textId="77777777" w:rsidR="00EF7F2C" w:rsidRPr="00EF7F2C" w:rsidRDefault="00EF7F2C" w:rsidP="00EF7F2C">
            <w:pPr>
              <w:spacing w:after="0" w:line="240" w:lineRule="auto"/>
              <w:rPr>
                <w:ins w:id="317" w:author="Aidan Boyd" w:date="2015-01-13T11:30:00Z"/>
                <w:rFonts w:eastAsia="MS Mincho" w:cs="Times New Roman"/>
              </w:rPr>
            </w:pPr>
          </w:p>
          <w:p w14:paraId="5D78257A" w14:textId="77777777" w:rsidR="00EF7F2C" w:rsidRPr="00EF7F2C" w:rsidRDefault="00EF7F2C" w:rsidP="00EF7F2C">
            <w:pPr>
              <w:spacing w:after="0" w:line="240" w:lineRule="auto"/>
              <w:rPr>
                <w:ins w:id="318" w:author="Aidan Boyd" w:date="2015-01-13T11:30:00Z"/>
                <w:rFonts w:eastAsia="MS Mincho" w:cs="Times New Roman"/>
                <w:i/>
              </w:rPr>
            </w:pPr>
            <w:ins w:id="319" w:author="Aidan Boyd" w:date="2015-01-13T11:30:00Z">
              <w:r w:rsidRPr="00EF7F2C">
                <w:rPr>
                  <w:rFonts w:eastAsia="MS Mincho" w:cs="Times New Roman"/>
                  <w:i/>
                </w:rPr>
                <w:t xml:space="preserve">Select all that apply </w:t>
              </w:r>
            </w:ins>
          </w:p>
          <w:p w14:paraId="65429674" w14:textId="77777777" w:rsidR="00EF7F2C" w:rsidRPr="00EF7F2C" w:rsidRDefault="00EF7F2C" w:rsidP="00EF7F2C">
            <w:pPr>
              <w:spacing w:after="0" w:line="240" w:lineRule="auto"/>
              <w:rPr>
                <w:ins w:id="320" w:author="Aidan Boyd" w:date="2015-01-13T11:30:00Z"/>
                <w:rFonts w:eastAsia="MS Mincho" w:cs="Times New Roman"/>
                <w:i/>
              </w:rPr>
            </w:pPr>
          </w:p>
          <w:p w14:paraId="4692D7E0" w14:textId="77777777" w:rsidR="00EF7F2C" w:rsidRPr="00EF7F2C" w:rsidRDefault="00EF7F2C" w:rsidP="00EF7F2C">
            <w:pPr>
              <w:spacing w:after="0" w:line="240" w:lineRule="auto"/>
              <w:rPr>
                <w:ins w:id="321" w:author="Aidan Boyd" w:date="2015-01-13T11:30:00Z"/>
                <w:rFonts w:eastAsia="MS Mincho" w:cs="Times New Roman"/>
              </w:rPr>
            </w:pPr>
            <w:ins w:id="322" w:author="Aidan Boyd" w:date="2015-01-13T11:30:00Z">
              <w:r w:rsidRPr="00EF7F2C">
                <w:rPr>
                  <w:rFonts w:eastAsia="MS Mincho" w:cs="Times New Roman"/>
                </w:rPr>
                <w:t xml:space="preserve">1-Loss of access to land </w:t>
              </w:r>
            </w:ins>
          </w:p>
          <w:p w14:paraId="0A709042" w14:textId="77777777" w:rsidR="00EF7F2C" w:rsidRPr="00EF7F2C" w:rsidRDefault="00EF7F2C" w:rsidP="00EF7F2C">
            <w:pPr>
              <w:spacing w:after="0" w:line="240" w:lineRule="auto"/>
              <w:rPr>
                <w:ins w:id="323" w:author="Aidan Boyd" w:date="2015-01-13T11:30:00Z"/>
                <w:rFonts w:eastAsia="MS Mincho" w:cs="Times New Roman"/>
              </w:rPr>
            </w:pPr>
            <w:ins w:id="324" w:author="Aidan Boyd" w:date="2015-01-13T11:30:00Z">
              <w:r w:rsidRPr="00EF7F2C">
                <w:rPr>
                  <w:rFonts w:eastAsia="MS Mincho" w:cs="Times New Roman"/>
                </w:rPr>
                <w:t>2- Loss of resource access</w:t>
              </w:r>
            </w:ins>
          </w:p>
          <w:p w14:paraId="1B5AEC53" w14:textId="77777777" w:rsidR="00EF7F2C" w:rsidRPr="00EF7F2C" w:rsidRDefault="00EF7F2C" w:rsidP="00EF7F2C">
            <w:pPr>
              <w:spacing w:after="0" w:line="240" w:lineRule="auto"/>
              <w:rPr>
                <w:ins w:id="325" w:author="Aidan Boyd" w:date="2015-01-13T11:30:00Z"/>
                <w:rFonts w:eastAsia="MS Mincho" w:cs="Times New Roman"/>
              </w:rPr>
            </w:pPr>
            <w:ins w:id="326" w:author="Aidan Boyd" w:date="2015-01-13T11:30:00Z">
              <w:r w:rsidRPr="00EF7F2C">
                <w:rPr>
                  <w:rFonts w:eastAsia="MS Mincho" w:cs="Times New Roman"/>
                </w:rPr>
                <w:t>3- Unfair compensation for loss of land or forest resources</w:t>
              </w:r>
            </w:ins>
          </w:p>
          <w:p w14:paraId="0A28F669" w14:textId="77777777" w:rsidR="00EF7F2C" w:rsidRPr="00EF7F2C" w:rsidRDefault="00EF7F2C" w:rsidP="00EF7F2C">
            <w:pPr>
              <w:spacing w:after="0" w:line="240" w:lineRule="auto"/>
              <w:rPr>
                <w:ins w:id="327" w:author="Aidan Boyd" w:date="2015-01-13T11:30:00Z"/>
                <w:rFonts w:eastAsia="MS Mincho" w:cs="Times New Roman"/>
              </w:rPr>
            </w:pPr>
            <w:ins w:id="328" w:author="Aidan Boyd" w:date="2015-01-13T11:30:00Z">
              <w:r w:rsidRPr="00EF7F2C">
                <w:rPr>
                  <w:rFonts w:eastAsia="MS Mincho" w:cs="Times New Roman"/>
                </w:rPr>
                <w:t xml:space="preserve">4- Damage to land </w:t>
              </w:r>
            </w:ins>
          </w:p>
          <w:p w14:paraId="6081CDD8" w14:textId="77777777" w:rsidR="00EF7F2C" w:rsidRPr="00EF7F2C" w:rsidRDefault="00EF7F2C" w:rsidP="00EF7F2C">
            <w:pPr>
              <w:spacing w:after="0" w:line="240" w:lineRule="auto"/>
              <w:rPr>
                <w:ins w:id="329" w:author="Aidan Boyd" w:date="2015-01-13T11:30:00Z"/>
                <w:rFonts w:eastAsia="MS Mincho" w:cs="Times New Roman"/>
              </w:rPr>
            </w:pPr>
            <w:ins w:id="330" w:author="Aidan Boyd" w:date="2015-01-13T11:30:00Z">
              <w:r w:rsidRPr="00EF7F2C">
                <w:rPr>
                  <w:rFonts w:eastAsia="MS Mincho" w:cs="Times New Roman"/>
                </w:rPr>
                <w:t xml:space="preserve">5 – Damage to forest resources </w:t>
              </w:r>
            </w:ins>
          </w:p>
          <w:p w14:paraId="6EC2BE0B" w14:textId="77777777" w:rsidR="00EF7F2C" w:rsidRPr="00EF7F2C" w:rsidRDefault="00EF7F2C" w:rsidP="00EF7F2C">
            <w:pPr>
              <w:spacing w:after="0" w:line="240" w:lineRule="auto"/>
              <w:rPr>
                <w:ins w:id="331" w:author="Aidan Boyd" w:date="2015-01-13T11:30:00Z"/>
                <w:rFonts w:eastAsia="MS Mincho" w:cs="Times New Roman"/>
              </w:rPr>
            </w:pPr>
            <w:ins w:id="332" w:author="Aidan Boyd" w:date="2015-01-13T11:30:00Z">
              <w:r w:rsidRPr="00EF7F2C">
                <w:rPr>
                  <w:rFonts w:eastAsia="MS Mincho" w:cs="Times New Roman"/>
                </w:rPr>
                <w:t xml:space="preserve">6- Water pollution </w:t>
              </w:r>
            </w:ins>
          </w:p>
          <w:p w14:paraId="40019F63" w14:textId="77777777" w:rsidR="00EF7F2C" w:rsidRPr="00EF7F2C" w:rsidRDefault="00EF7F2C" w:rsidP="00EF7F2C">
            <w:pPr>
              <w:spacing w:after="0" w:line="240" w:lineRule="auto"/>
              <w:rPr>
                <w:ins w:id="333" w:author="Aidan Boyd" w:date="2015-01-13T11:30:00Z"/>
                <w:rFonts w:eastAsia="MS Mincho" w:cs="Times New Roman"/>
              </w:rPr>
            </w:pPr>
            <w:ins w:id="334" w:author="Aidan Boyd" w:date="2015-01-13T11:30:00Z">
              <w:r w:rsidRPr="00EF7F2C">
                <w:rPr>
                  <w:rFonts w:eastAsia="MS Mincho" w:cs="Times New Roman"/>
                </w:rPr>
                <w:t xml:space="preserve">7 – Unfair distribution of compensation </w:t>
              </w:r>
            </w:ins>
          </w:p>
          <w:p w14:paraId="194C6851" w14:textId="77777777" w:rsidR="00EF7F2C" w:rsidRPr="00EF7F2C" w:rsidRDefault="00EF7F2C" w:rsidP="00EF7F2C">
            <w:pPr>
              <w:spacing w:after="0" w:line="240" w:lineRule="auto"/>
              <w:rPr>
                <w:ins w:id="335" w:author="Aidan Boyd" w:date="2015-01-13T11:30:00Z"/>
                <w:rFonts w:eastAsia="MS Mincho" w:cs="Times New Roman"/>
              </w:rPr>
            </w:pPr>
            <w:ins w:id="336" w:author="Aidan Boyd" w:date="2015-01-13T11:30:00Z">
              <w:r w:rsidRPr="00EF7F2C">
                <w:rPr>
                  <w:rFonts w:eastAsia="MS Mincho" w:cs="Times New Roman"/>
                </w:rPr>
                <w:t xml:space="preserve">8 – Breach of contract (not receiving the promised compensation/jobs/infrastructure) </w:t>
              </w:r>
            </w:ins>
          </w:p>
          <w:p w14:paraId="234AAC9E" w14:textId="77777777" w:rsidR="00EF7F2C" w:rsidRPr="00EF7F2C" w:rsidRDefault="00EF7F2C" w:rsidP="00EF7F2C">
            <w:pPr>
              <w:spacing w:after="0" w:line="240" w:lineRule="auto"/>
              <w:rPr>
                <w:ins w:id="337" w:author="Aidan Boyd" w:date="2015-01-13T11:30:00Z"/>
                <w:rFonts w:eastAsia="Calibri" w:cs="Times New Roman"/>
                <w:w w:val="105"/>
              </w:rPr>
            </w:pPr>
          </w:p>
        </w:tc>
        <w:tc>
          <w:tcPr>
            <w:tcW w:w="43" w:type="dxa"/>
            <w:tcBorders>
              <w:top w:val="single" w:sz="4" w:space="0" w:color="000000"/>
              <w:left w:val="nil"/>
              <w:bottom w:val="single" w:sz="4" w:space="0" w:color="000000"/>
              <w:right w:val="single" w:sz="18" w:space="0" w:color="000000"/>
            </w:tcBorders>
          </w:tcPr>
          <w:p w14:paraId="02CCDDED" w14:textId="77777777" w:rsidR="00EF7F2C" w:rsidRPr="00EF7F2C" w:rsidRDefault="00EF7F2C" w:rsidP="00EF7F2C">
            <w:pPr>
              <w:spacing w:after="0" w:line="240" w:lineRule="auto"/>
              <w:rPr>
                <w:ins w:id="338" w:author="Aidan Boyd" w:date="2015-01-13T11:30:00Z"/>
                <w:rFonts w:eastAsia="MS Mincho" w:cs="Times New Roman"/>
              </w:rPr>
            </w:pPr>
          </w:p>
          <w:p w14:paraId="086A8D3D" w14:textId="77777777" w:rsidR="00EF7F2C" w:rsidRPr="00EF7F2C" w:rsidRDefault="00EF7F2C" w:rsidP="00EF7F2C">
            <w:pPr>
              <w:spacing w:after="0" w:line="240" w:lineRule="auto"/>
              <w:rPr>
                <w:ins w:id="339" w:author="Aidan Boyd" w:date="2015-01-13T11:30:00Z"/>
                <w:rFonts w:eastAsia="MS Mincho" w:cs="Times New Roman"/>
              </w:rPr>
            </w:pPr>
          </w:p>
        </w:tc>
        <w:tc>
          <w:tcPr>
            <w:tcW w:w="1757" w:type="dxa"/>
            <w:tcBorders>
              <w:top w:val="single" w:sz="18" w:space="0" w:color="000000"/>
              <w:left w:val="single" w:sz="18" w:space="0" w:color="000000"/>
              <w:bottom w:val="single" w:sz="18" w:space="0" w:color="000000"/>
              <w:right w:val="single" w:sz="18" w:space="0" w:color="000000"/>
            </w:tcBorders>
            <w:hideMark/>
          </w:tcPr>
          <w:p w14:paraId="7AB92338" w14:textId="77777777" w:rsidR="00EF7F2C" w:rsidRPr="00EF7F2C" w:rsidRDefault="00EF7F2C" w:rsidP="00EF7F2C">
            <w:pPr>
              <w:spacing w:after="0" w:line="240" w:lineRule="auto"/>
              <w:rPr>
                <w:ins w:id="340" w:author="Aidan Boyd" w:date="2015-01-13T11:30:00Z"/>
                <w:rFonts w:eastAsia="Calibri" w:cs="Times New Roman"/>
                <w:i/>
                <w:color w:val="A6A6A6"/>
              </w:rPr>
            </w:pPr>
            <w:ins w:id="341" w:author="Aidan Boyd" w:date="2015-01-13T11:30:00Z">
              <w:r w:rsidRPr="00EF7F2C">
                <w:rPr>
                  <w:rFonts w:eastAsia="Calibri" w:cs="Times New Roman"/>
                  <w:i/>
                  <w:color w:val="A6A6A6"/>
                </w:rPr>
                <w:t>(Code)</w:t>
              </w:r>
            </w:ins>
          </w:p>
        </w:tc>
      </w:tr>
      <w:tr w:rsidR="00EF7F2C" w:rsidRPr="00EF7F2C" w14:paraId="05835BE5" w14:textId="77777777" w:rsidTr="00EF7F2C">
        <w:trPr>
          <w:trHeight w:val="1483"/>
          <w:ins w:id="342" w:author="Aidan Boyd" w:date="2015-01-13T11:30:00Z"/>
        </w:trPr>
        <w:tc>
          <w:tcPr>
            <w:tcW w:w="98" w:type="dxa"/>
            <w:tcBorders>
              <w:top w:val="single" w:sz="4" w:space="0" w:color="000000"/>
              <w:left w:val="single" w:sz="4" w:space="0" w:color="000000"/>
              <w:bottom w:val="single" w:sz="4" w:space="0" w:color="auto"/>
              <w:right w:val="single" w:sz="4" w:space="0" w:color="auto"/>
            </w:tcBorders>
          </w:tcPr>
          <w:p w14:paraId="42B0A519" w14:textId="77777777" w:rsidR="00EF7F2C" w:rsidRPr="00EF7F2C" w:rsidRDefault="00EF7F2C" w:rsidP="00EF7F2C">
            <w:pPr>
              <w:spacing w:after="0" w:line="240" w:lineRule="auto"/>
              <w:rPr>
                <w:ins w:id="343" w:author="Aidan Boyd" w:date="2015-01-13T11:30:00Z"/>
                <w:rFonts w:eastAsia="MS Mincho" w:cs="Times New Roman"/>
                <w:w w:val="105"/>
              </w:rPr>
            </w:pPr>
          </w:p>
        </w:tc>
        <w:tc>
          <w:tcPr>
            <w:tcW w:w="9092" w:type="dxa"/>
            <w:tcBorders>
              <w:top w:val="single" w:sz="4" w:space="0" w:color="000000"/>
              <w:left w:val="single" w:sz="4" w:space="0" w:color="auto"/>
              <w:bottom w:val="single" w:sz="4" w:space="0" w:color="auto"/>
              <w:right w:val="single" w:sz="18" w:space="0" w:color="000000"/>
            </w:tcBorders>
          </w:tcPr>
          <w:p w14:paraId="0DBA9431" w14:textId="77777777" w:rsidR="00EF7F2C" w:rsidRPr="00EF7F2C" w:rsidRDefault="00EF7F2C" w:rsidP="00EF7F2C">
            <w:pPr>
              <w:spacing w:after="0" w:line="240" w:lineRule="auto"/>
              <w:rPr>
                <w:ins w:id="344" w:author="Aidan Boyd" w:date="2015-01-13T11:30:00Z"/>
                <w:rFonts w:eastAsia="MS Mincho" w:cs="Times New Roman"/>
              </w:rPr>
            </w:pPr>
            <w:ins w:id="345" w:author="Aidan Boyd" w:date="2015-01-13T11:30:00Z">
              <w:r w:rsidRPr="00EF7F2C">
                <w:rPr>
                  <w:rFonts w:eastAsia="Calibri" w:cs="Times New Roman"/>
                  <w:w w:val="105"/>
                </w:rPr>
                <w:t xml:space="preserve">E6. </w:t>
              </w:r>
              <w:r w:rsidRPr="00EF7F2C">
                <w:rPr>
                  <w:rFonts w:eastAsia="MS Mincho" w:cs="Times New Roman"/>
                </w:rPr>
                <w:t xml:space="preserve">Overall, how satisfied are you with the process? </w:t>
              </w:r>
            </w:ins>
          </w:p>
          <w:p w14:paraId="49D3C2B0" w14:textId="77777777" w:rsidR="00EF7F2C" w:rsidRPr="00EF7F2C" w:rsidRDefault="00EF7F2C" w:rsidP="00EF7F2C">
            <w:pPr>
              <w:spacing w:after="0" w:line="240" w:lineRule="auto"/>
              <w:rPr>
                <w:ins w:id="346" w:author="Aidan Boyd" w:date="2015-01-13T11:30:00Z"/>
                <w:rFonts w:eastAsia="MS Mincho" w:cs="Times New Roman"/>
              </w:rPr>
            </w:pPr>
            <w:ins w:id="347" w:author="Aidan Boyd" w:date="2015-01-13T11:30:00Z">
              <w:r w:rsidRPr="00EF7F2C">
                <w:rPr>
                  <w:rFonts w:eastAsia="MS Mincho" w:cs="Times New Roman"/>
                </w:rPr>
                <w:t>1-Very satisfied</w:t>
              </w:r>
            </w:ins>
          </w:p>
          <w:p w14:paraId="5BE0BE31" w14:textId="77777777" w:rsidR="00EF7F2C" w:rsidRPr="00EF7F2C" w:rsidRDefault="00EF7F2C" w:rsidP="00EF7F2C">
            <w:pPr>
              <w:spacing w:after="0" w:line="240" w:lineRule="auto"/>
              <w:rPr>
                <w:ins w:id="348" w:author="Aidan Boyd" w:date="2015-01-13T11:30:00Z"/>
                <w:rFonts w:eastAsia="MS Mincho" w:cs="Times New Roman"/>
              </w:rPr>
            </w:pPr>
            <w:ins w:id="349" w:author="Aidan Boyd" w:date="2015-01-13T11:30:00Z">
              <w:r w:rsidRPr="00EF7F2C">
                <w:rPr>
                  <w:rFonts w:eastAsia="MS Mincho" w:cs="Times New Roman"/>
                </w:rPr>
                <w:t>2-A little satisfied</w:t>
              </w:r>
            </w:ins>
          </w:p>
          <w:p w14:paraId="57ED38FD" w14:textId="77777777" w:rsidR="00EF7F2C" w:rsidRPr="00EF7F2C" w:rsidRDefault="00EF7F2C" w:rsidP="00EF7F2C">
            <w:pPr>
              <w:spacing w:after="0" w:line="240" w:lineRule="auto"/>
              <w:rPr>
                <w:ins w:id="350" w:author="Aidan Boyd" w:date="2015-01-13T11:30:00Z"/>
                <w:rFonts w:eastAsia="MS Mincho" w:cs="Times New Roman"/>
              </w:rPr>
            </w:pPr>
            <w:ins w:id="351" w:author="Aidan Boyd" w:date="2015-01-13T11:30:00Z">
              <w:r w:rsidRPr="00EF7F2C">
                <w:rPr>
                  <w:rFonts w:eastAsia="MS Mincho" w:cs="Times New Roman"/>
                </w:rPr>
                <w:t>3-Neither satisfied nor dissatisfied</w:t>
              </w:r>
            </w:ins>
          </w:p>
          <w:p w14:paraId="42B01DEC" w14:textId="77777777" w:rsidR="00EF7F2C" w:rsidRPr="00EF7F2C" w:rsidRDefault="00EF7F2C" w:rsidP="00EF7F2C">
            <w:pPr>
              <w:spacing w:after="0" w:line="240" w:lineRule="auto"/>
              <w:rPr>
                <w:ins w:id="352" w:author="Aidan Boyd" w:date="2015-01-13T11:30:00Z"/>
                <w:rFonts w:eastAsia="MS Mincho" w:cs="Times New Roman"/>
              </w:rPr>
            </w:pPr>
            <w:ins w:id="353" w:author="Aidan Boyd" w:date="2015-01-13T11:30:00Z">
              <w:r w:rsidRPr="00EF7F2C">
                <w:rPr>
                  <w:rFonts w:eastAsia="MS Mincho" w:cs="Times New Roman"/>
                </w:rPr>
                <w:t xml:space="preserve">4. A little dissatisfied </w:t>
              </w:r>
            </w:ins>
          </w:p>
          <w:p w14:paraId="7978C2AB" w14:textId="77777777" w:rsidR="00EF7F2C" w:rsidRPr="00EF7F2C" w:rsidRDefault="00EF7F2C" w:rsidP="00EF7F2C">
            <w:pPr>
              <w:spacing w:after="0" w:line="240" w:lineRule="auto"/>
              <w:rPr>
                <w:ins w:id="354" w:author="Aidan Boyd" w:date="2015-01-13T11:30:00Z"/>
                <w:rFonts w:eastAsia="MS Mincho" w:cs="Times New Roman"/>
              </w:rPr>
            </w:pPr>
            <w:ins w:id="355" w:author="Aidan Boyd" w:date="2015-01-13T11:30:00Z">
              <w:r w:rsidRPr="00EF7F2C">
                <w:rPr>
                  <w:rFonts w:eastAsia="MS Mincho" w:cs="Times New Roman"/>
                </w:rPr>
                <w:t xml:space="preserve">5. Very dissatisfied </w:t>
              </w:r>
            </w:ins>
          </w:p>
          <w:p w14:paraId="28D11574" w14:textId="77777777" w:rsidR="00EF7F2C" w:rsidRPr="00EF7F2C" w:rsidRDefault="00EF7F2C" w:rsidP="00EF7F2C">
            <w:pPr>
              <w:spacing w:after="0" w:line="240" w:lineRule="auto"/>
              <w:rPr>
                <w:ins w:id="356" w:author="Aidan Boyd" w:date="2015-01-13T11:30:00Z"/>
                <w:rFonts w:eastAsia="MS Mincho" w:cs="Times New Roman"/>
                <w:w w:val="105"/>
              </w:rPr>
            </w:pPr>
          </w:p>
        </w:tc>
        <w:tc>
          <w:tcPr>
            <w:tcW w:w="1800" w:type="dxa"/>
            <w:gridSpan w:val="2"/>
            <w:tcBorders>
              <w:top w:val="single" w:sz="18" w:space="0" w:color="000000"/>
              <w:left w:val="single" w:sz="18" w:space="0" w:color="000000"/>
              <w:bottom w:val="single" w:sz="4" w:space="0" w:color="auto"/>
              <w:right w:val="single" w:sz="18" w:space="0" w:color="000000"/>
            </w:tcBorders>
            <w:hideMark/>
          </w:tcPr>
          <w:p w14:paraId="7830DC61" w14:textId="77777777" w:rsidR="00EF7F2C" w:rsidRPr="00EF7F2C" w:rsidRDefault="00EF7F2C" w:rsidP="00EF7F2C">
            <w:pPr>
              <w:spacing w:after="0" w:line="240" w:lineRule="auto"/>
              <w:rPr>
                <w:ins w:id="357" w:author="Aidan Boyd" w:date="2015-01-13T11:30:00Z"/>
                <w:rFonts w:eastAsia="MS Mincho" w:cs="Times New Roman"/>
                <w:i/>
                <w:color w:val="A6A6A6"/>
              </w:rPr>
            </w:pPr>
            <w:ins w:id="358" w:author="Aidan Boyd" w:date="2015-01-13T11:30:00Z">
              <w:r w:rsidRPr="00EF7F2C">
                <w:rPr>
                  <w:rFonts w:eastAsia="MS Mincho" w:cs="Times New Roman"/>
                  <w:i/>
                  <w:color w:val="A6A6A6"/>
                </w:rPr>
                <w:t>(Code)</w:t>
              </w:r>
            </w:ins>
          </w:p>
        </w:tc>
      </w:tr>
      <w:tr w:rsidR="00EF7F2C" w:rsidRPr="00EF7F2C" w14:paraId="7A72C31D" w14:textId="77777777" w:rsidTr="00EF7F2C">
        <w:trPr>
          <w:trHeight w:val="596"/>
          <w:ins w:id="359" w:author="Aidan Boyd" w:date="2015-01-13T11:30:00Z"/>
        </w:trPr>
        <w:tc>
          <w:tcPr>
            <w:tcW w:w="98" w:type="dxa"/>
            <w:tcBorders>
              <w:top w:val="single" w:sz="4" w:space="0" w:color="auto"/>
              <w:left w:val="single" w:sz="4" w:space="0" w:color="000000"/>
              <w:bottom w:val="single" w:sz="4" w:space="0" w:color="000000"/>
              <w:right w:val="single" w:sz="4" w:space="0" w:color="auto"/>
            </w:tcBorders>
          </w:tcPr>
          <w:p w14:paraId="1B690DFA" w14:textId="77777777" w:rsidR="00EF7F2C" w:rsidRPr="00EF7F2C" w:rsidRDefault="00EF7F2C" w:rsidP="00EF7F2C">
            <w:pPr>
              <w:spacing w:after="0" w:line="240" w:lineRule="auto"/>
              <w:rPr>
                <w:ins w:id="360" w:author="Aidan Boyd" w:date="2015-01-13T11:30:00Z"/>
                <w:rFonts w:eastAsia="MS Mincho" w:cs="Times New Roman"/>
                <w:w w:val="105"/>
              </w:rPr>
            </w:pPr>
          </w:p>
        </w:tc>
        <w:tc>
          <w:tcPr>
            <w:tcW w:w="9092" w:type="dxa"/>
            <w:tcBorders>
              <w:top w:val="single" w:sz="4" w:space="0" w:color="auto"/>
              <w:left w:val="single" w:sz="4" w:space="0" w:color="auto"/>
              <w:bottom w:val="single" w:sz="4" w:space="0" w:color="000000"/>
              <w:right w:val="single" w:sz="18" w:space="0" w:color="000000"/>
            </w:tcBorders>
          </w:tcPr>
          <w:p w14:paraId="2849E2A0" w14:textId="77777777" w:rsidR="00EF7F2C" w:rsidRPr="00EF7F2C" w:rsidRDefault="00EF7F2C" w:rsidP="00EF7F2C">
            <w:pPr>
              <w:spacing w:after="0" w:line="240" w:lineRule="auto"/>
              <w:rPr>
                <w:ins w:id="361" w:author="Aidan Boyd" w:date="2015-01-13T11:30:00Z"/>
                <w:rFonts w:eastAsia="MS Mincho" w:cs="Times New Roman"/>
              </w:rPr>
            </w:pPr>
            <w:ins w:id="362" w:author="Aidan Boyd" w:date="2015-01-13T11:30:00Z">
              <w:r w:rsidRPr="00EF7F2C">
                <w:rPr>
                  <w:rFonts w:eastAsia="MS Mincho" w:cs="Times New Roman"/>
                </w:rPr>
                <w:t xml:space="preserve">E7. In your opinion, how fair is the decision-making process? </w:t>
              </w:r>
            </w:ins>
          </w:p>
          <w:p w14:paraId="3587CD72" w14:textId="77777777" w:rsidR="00EF7F2C" w:rsidRPr="00EF7F2C" w:rsidRDefault="00EF7F2C" w:rsidP="00EF7F2C">
            <w:pPr>
              <w:spacing w:after="0" w:line="240" w:lineRule="auto"/>
              <w:rPr>
                <w:ins w:id="363" w:author="Aidan Boyd" w:date="2015-01-13T11:30:00Z"/>
                <w:rFonts w:eastAsia="MS Mincho" w:cs="Times New Roman"/>
              </w:rPr>
            </w:pPr>
            <w:ins w:id="364" w:author="Aidan Boyd" w:date="2015-01-13T11:30:00Z">
              <w:r w:rsidRPr="00EF7F2C">
                <w:rPr>
                  <w:rFonts w:eastAsia="MS Mincho" w:cs="Times New Roman"/>
                </w:rPr>
                <w:t>1. Very fair</w:t>
              </w:r>
            </w:ins>
          </w:p>
          <w:p w14:paraId="35E16688" w14:textId="77777777" w:rsidR="00EF7F2C" w:rsidRPr="00EF7F2C" w:rsidRDefault="00EF7F2C" w:rsidP="00EF7F2C">
            <w:pPr>
              <w:spacing w:after="0" w:line="240" w:lineRule="auto"/>
              <w:rPr>
                <w:ins w:id="365" w:author="Aidan Boyd" w:date="2015-01-13T11:30:00Z"/>
                <w:rFonts w:eastAsia="MS Mincho" w:cs="Times New Roman"/>
              </w:rPr>
            </w:pPr>
            <w:ins w:id="366" w:author="Aidan Boyd" w:date="2015-01-13T11:30:00Z">
              <w:r w:rsidRPr="00EF7F2C">
                <w:rPr>
                  <w:rFonts w:eastAsia="MS Mincho" w:cs="Times New Roman"/>
                </w:rPr>
                <w:t>2. Fair</w:t>
              </w:r>
            </w:ins>
          </w:p>
          <w:p w14:paraId="23273A43" w14:textId="77777777" w:rsidR="00EF7F2C" w:rsidRPr="00EF7F2C" w:rsidRDefault="00EF7F2C" w:rsidP="00EF7F2C">
            <w:pPr>
              <w:spacing w:after="0" w:line="240" w:lineRule="auto"/>
              <w:rPr>
                <w:ins w:id="367" w:author="Aidan Boyd" w:date="2015-01-13T11:30:00Z"/>
                <w:rFonts w:eastAsia="MS Mincho" w:cs="Times New Roman"/>
              </w:rPr>
            </w:pPr>
            <w:ins w:id="368" w:author="Aidan Boyd" w:date="2015-01-13T11:30:00Z">
              <w:r w:rsidRPr="00EF7F2C">
                <w:rPr>
                  <w:rFonts w:eastAsia="MS Mincho" w:cs="Times New Roman"/>
                </w:rPr>
                <w:t>3. Neutral</w:t>
              </w:r>
            </w:ins>
          </w:p>
          <w:p w14:paraId="32F2E16D" w14:textId="77777777" w:rsidR="00EF7F2C" w:rsidRPr="00EF7F2C" w:rsidRDefault="00EF7F2C" w:rsidP="00EF7F2C">
            <w:pPr>
              <w:spacing w:after="0" w:line="240" w:lineRule="auto"/>
              <w:rPr>
                <w:ins w:id="369" w:author="Aidan Boyd" w:date="2015-01-13T11:30:00Z"/>
                <w:rFonts w:eastAsia="MS Mincho" w:cs="Times New Roman"/>
              </w:rPr>
            </w:pPr>
            <w:ins w:id="370" w:author="Aidan Boyd" w:date="2015-01-13T11:30:00Z">
              <w:r w:rsidRPr="00EF7F2C">
                <w:rPr>
                  <w:rFonts w:eastAsia="MS Mincho" w:cs="Times New Roman"/>
                </w:rPr>
                <w:t>4. Unfair</w:t>
              </w:r>
            </w:ins>
          </w:p>
          <w:p w14:paraId="2ABED835" w14:textId="77777777" w:rsidR="00EF7F2C" w:rsidRPr="00EF7F2C" w:rsidRDefault="00EF7F2C" w:rsidP="00EF7F2C">
            <w:pPr>
              <w:spacing w:after="0" w:line="240" w:lineRule="auto"/>
              <w:rPr>
                <w:ins w:id="371" w:author="Aidan Boyd" w:date="2015-01-13T11:30:00Z"/>
                <w:rFonts w:eastAsia="MS Mincho" w:cs="Times New Roman"/>
              </w:rPr>
            </w:pPr>
            <w:ins w:id="372" w:author="Aidan Boyd" w:date="2015-01-13T11:30:00Z">
              <w:r w:rsidRPr="00EF7F2C">
                <w:rPr>
                  <w:rFonts w:eastAsia="MS Mincho" w:cs="Times New Roman"/>
                </w:rPr>
                <w:t>5. Very unfair</w:t>
              </w:r>
            </w:ins>
          </w:p>
          <w:p w14:paraId="76793946" w14:textId="77777777" w:rsidR="00EF7F2C" w:rsidRPr="00EF7F2C" w:rsidRDefault="00EF7F2C" w:rsidP="00EF7F2C">
            <w:pPr>
              <w:spacing w:after="0" w:line="240" w:lineRule="auto"/>
              <w:rPr>
                <w:ins w:id="373" w:author="Aidan Boyd" w:date="2015-01-13T11:30:00Z"/>
                <w:rFonts w:eastAsia="Calibri" w:cs="Times New Roman"/>
                <w:w w:val="105"/>
              </w:rPr>
            </w:pPr>
          </w:p>
        </w:tc>
        <w:tc>
          <w:tcPr>
            <w:tcW w:w="1800" w:type="dxa"/>
            <w:gridSpan w:val="2"/>
            <w:tcBorders>
              <w:top w:val="single" w:sz="4" w:space="0" w:color="auto"/>
              <w:left w:val="single" w:sz="18" w:space="0" w:color="000000"/>
              <w:bottom w:val="single" w:sz="18" w:space="0" w:color="000000"/>
              <w:right w:val="single" w:sz="18" w:space="0" w:color="000000"/>
            </w:tcBorders>
            <w:hideMark/>
          </w:tcPr>
          <w:p w14:paraId="23973256" w14:textId="77777777" w:rsidR="00EF7F2C" w:rsidRPr="00EF7F2C" w:rsidRDefault="00EF7F2C" w:rsidP="00EF7F2C">
            <w:pPr>
              <w:spacing w:after="0" w:line="240" w:lineRule="auto"/>
              <w:rPr>
                <w:ins w:id="374" w:author="Aidan Boyd" w:date="2015-01-13T11:30:00Z"/>
                <w:rFonts w:eastAsia="MS Mincho" w:cs="Times New Roman"/>
                <w:i/>
                <w:color w:val="A6A6A6"/>
              </w:rPr>
            </w:pPr>
            <w:ins w:id="375" w:author="Aidan Boyd" w:date="2015-01-13T11:30:00Z">
              <w:r w:rsidRPr="00EF7F2C">
                <w:rPr>
                  <w:rFonts w:eastAsia="MS Mincho" w:cs="Times New Roman"/>
                  <w:i/>
                  <w:color w:val="A6A6A6"/>
                </w:rPr>
                <w:t>(Code)</w:t>
              </w:r>
            </w:ins>
          </w:p>
        </w:tc>
      </w:tr>
    </w:tbl>
    <w:p w14:paraId="1A7DC949" w14:textId="77777777" w:rsidR="00EF7F2C" w:rsidRDefault="00EF7F2C" w:rsidP="00F854C6">
      <w:pPr>
        <w:rPr>
          <w:ins w:id="376" w:author="Aidan Boyd" w:date="2015-01-13T11:29:00Z"/>
        </w:rPr>
      </w:pPr>
    </w:p>
    <w:p w14:paraId="3BEC965E" w14:textId="77777777" w:rsidR="00FD550C" w:rsidRDefault="00FD550C" w:rsidP="001A62FC">
      <w:pPr>
        <w:pStyle w:val="Heading3"/>
        <w:spacing w:line="240" w:lineRule="auto"/>
        <w:rPr>
          <w:ins w:id="377" w:author="Aidan Boyd" w:date="2015-01-13T14:10:00Z"/>
        </w:rPr>
      </w:pPr>
      <w:r>
        <w:lastRenderedPageBreak/>
        <w:t xml:space="preserve">Section E. </w:t>
      </w:r>
      <w:r w:rsidRPr="00F71A9A">
        <w:t xml:space="preserve">DEFORESTATION &amp; CLIMATE CHANGE </w:t>
      </w:r>
    </w:p>
    <w:tbl>
      <w:tblPr>
        <w:tblStyle w:val="TableGrid1"/>
        <w:tblW w:w="10800" w:type="dxa"/>
        <w:tblInd w:w="-725" w:type="dxa"/>
        <w:tblCellMar>
          <w:left w:w="72" w:type="dxa"/>
          <w:right w:w="72" w:type="dxa"/>
        </w:tblCellMar>
        <w:tblLook w:val="04A0" w:firstRow="1" w:lastRow="0" w:firstColumn="1" w:lastColumn="0" w:noHBand="0" w:noVBand="1"/>
      </w:tblPr>
      <w:tblGrid>
        <w:gridCol w:w="351"/>
        <w:gridCol w:w="5126"/>
        <w:gridCol w:w="4248"/>
        <w:gridCol w:w="1075"/>
      </w:tblGrid>
      <w:tr w:rsidR="00AF1BEF" w:rsidRPr="004B4B12" w14:paraId="32506029" w14:textId="77777777" w:rsidTr="00AF1BEF">
        <w:trPr>
          <w:ins w:id="378" w:author="Aleta Haflett" w:date="2015-01-23T21:51:00Z"/>
        </w:trPr>
        <w:tc>
          <w:tcPr>
            <w:tcW w:w="351" w:type="dxa"/>
          </w:tcPr>
          <w:p w14:paraId="4F7DDF69" w14:textId="77777777" w:rsidR="00AF1BEF" w:rsidRPr="004B4B12" w:rsidRDefault="00AF1BEF" w:rsidP="00AF1BEF">
            <w:pPr>
              <w:spacing w:line="240" w:lineRule="auto"/>
              <w:rPr>
                <w:ins w:id="379" w:author="Aleta Haflett" w:date="2015-01-23T21:51:00Z"/>
              </w:rPr>
            </w:pPr>
          </w:p>
        </w:tc>
        <w:tc>
          <w:tcPr>
            <w:tcW w:w="5126" w:type="dxa"/>
            <w:tcBorders>
              <w:right w:val="nil"/>
            </w:tcBorders>
          </w:tcPr>
          <w:p w14:paraId="2AF0905E" w14:textId="77777777" w:rsidR="00AF1BEF" w:rsidRPr="004B4B12" w:rsidRDefault="00AF1BEF" w:rsidP="00AF1BEF">
            <w:pPr>
              <w:spacing w:line="240" w:lineRule="auto"/>
              <w:rPr>
                <w:ins w:id="380" w:author="Aleta Haflett" w:date="2015-01-23T21:51:00Z"/>
              </w:rPr>
            </w:pPr>
            <w:ins w:id="381" w:author="Aleta Haflett" w:date="2015-01-23T21:51:00Z">
              <w:r>
                <w:t>D1. Do you believe that deforestation is a problem in your chiefdom?</w:t>
              </w:r>
            </w:ins>
          </w:p>
          <w:p w14:paraId="69DF3C17" w14:textId="77777777" w:rsidR="00AF1BEF" w:rsidRPr="004B4B12" w:rsidRDefault="00AF1BEF" w:rsidP="00AF1BEF">
            <w:pPr>
              <w:spacing w:line="240" w:lineRule="auto"/>
              <w:rPr>
                <w:ins w:id="382" w:author="Aleta Haflett" w:date="2015-01-23T21:51:00Z"/>
                <w:rFonts w:eastAsia="Calibri" w:cs="Times New Roman"/>
                <w:i/>
                <w:w w:val="105"/>
              </w:rPr>
            </w:pPr>
          </w:p>
        </w:tc>
        <w:tc>
          <w:tcPr>
            <w:tcW w:w="4248" w:type="dxa"/>
            <w:tcBorders>
              <w:left w:val="nil"/>
              <w:right w:val="single" w:sz="18" w:space="0" w:color="auto"/>
            </w:tcBorders>
          </w:tcPr>
          <w:p w14:paraId="3411254F" w14:textId="77777777" w:rsidR="00AF1BEF" w:rsidRDefault="00AF1BEF" w:rsidP="00AF1BEF">
            <w:pPr>
              <w:spacing w:line="240" w:lineRule="auto"/>
              <w:rPr>
                <w:ins w:id="383" w:author="Aleta Haflett" w:date="2015-01-23T21:51:00Z"/>
              </w:rPr>
            </w:pPr>
            <w:ins w:id="384" w:author="Aleta Haflett" w:date="2015-01-23T21:51:00Z">
              <w:r>
                <w:t>0=No</w:t>
              </w:r>
            </w:ins>
          </w:p>
          <w:p w14:paraId="10D11135" w14:textId="77777777" w:rsidR="00AF1BEF" w:rsidRDefault="00AF1BEF" w:rsidP="00AF1BEF">
            <w:pPr>
              <w:spacing w:line="240" w:lineRule="auto"/>
              <w:rPr>
                <w:ins w:id="385" w:author="Aleta Haflett" w:date="2015-01-23T21:51:00Z"/>
              </w:rPr>
            </w:pPr>
            <w:ins w:id="386" w:author="Aleta Haflett" w:date="2015-01-23T21:51:00Z">
              <w:r>
                <w:t xml:space="preserve">1=Yes </w:t>
              </w:r>
            </w:ins>
          </w:p>
          <w:p w14:paraId="3F8DD8FF" w14:textId="77777777" w:rsidR="00AF1BEF" w:rsidRDefault="00AF1BEF" w:rsidP="00AF1BEF">
            <w:pPr>
              <w:spacing w:line="240" w:lineRule="auto"/>
              <w:rPr>
                <w:ins w:id="387" w:author="Aleta Haflett" w:date="2015-01-23T21:51:00Z"/>
              </w:rPr>
            </w:pPr>
            <w:ins w:id="388" w:author="Aleta Haflett" w:date="2015-01-23T21:51:00Z">
              <w:r>
                <w:t>888=Don’t know</w:t>
              </w:r>
            </w:ins>
          </w:p>
          <w:p w14:paraId="3FCA9810" w14:textId="77777777" w:rsidR="00AF1BEF" w:rsidRPr="004B4B12" w:rsidRDefault="00AF1BEF" w:rsidP="00AF1BEF">
            <w:pPr>
              <w:spacing w:line="240" w:lineRule="auto"/>
              <w:rPr>
                <w:ins w:id="389" w:author="Aleta Haflett" w:date="2015-01-23T21:51:00Z"/>
              </w:rPr>
            </w:pPr>
            <w:ins w:id="390" w:author="Aleta Haflett" w:date="2015-01-23T21:51:00Z">
              <w:r>
                <w:t>999=Prefer not to respond</w:t>
              </w:r>
            </w:ins>
          </w:p>
          <w:p w14:paraId="5A386717" w14:textId="77777777" w:rsidR="00AF1BEF" w:rsidRPr="004B4B12" w:rsidRDefault="00AF1BEF" w:rsidP="00AF1BEF">
            <w:pPr>
              <w:spacing w:line="240" w:lineRule="auto"/>
              <w:rPr>
                <w:ins w:id="391" w:author="Aleta Haflett" w:date="2015-01-23T21:51:00Z"/>
              </w:rPr>
            </w:pPr>
          </w:p>
        </w:tc>
        <w:tc>
          <w:tcPr>
            <w:tcW w:w="1075" w:type="dxa"/>
            <w:tcBorders>
              <w:top w:val="single" w:sz="18" w:space="0" w:color="auto"/>
              <w:left w:val="single" w:sz="18" w:space="0" w:color="auto"/>
              <w:bottom w:val="single" w:sz="18" w:space="0" w:color="auto"/>
              <w:right w:val="single" w:sz="18" w:space="0" w:color="auto"/>
            </w:tcBorders>
          </w:tcPr>
          <w:p w14:paraId="40D7CFEC" w14:textId="77777777" w:rsidR="00AF1BEF" w:rsidRPr="004B4B12" w:rsidRDefault="00AF1BEF" w:rsidP="00AF1BEF">
            <w:pPr>
              <w:spacing w:line="240" w:lineRule="auto"/>
              <w:rPr>
                <w:ins w:id="392" w:author="Aleta Haflett" w:date="2015-01-23T21:51:00Z"/>
                <w:i/>
              </w:rPr>
            </w:pPr>
            <w:ins w:id="393" w:author="Aleta Haflett" w:date="2015-01-23T21:51:00Z">
              <w:r w:rsidRPr="004B4B12">
                <w:rPr>
                  <w:i/>
                </w:rPr>
                <w:t>(</w:t>
              </w:r>
              <w:proofErr w:type="gramStart"/>
              <w:r w:rsidRPr="004B4B12">
                <w:rPr>
                  <w:i/>
                </w:rPr>
                <w:t>code</w:t>
              </w:r>
              <w:proofErr w:type="gramEnd"/>
              <w:r w:rsidRPr="004B4B12">
                <w:rPr>
                  <w:i/>
                </w:rPr>
                <w:t>)</w:t>
              </w:r>
            </w:ins>
          </w:p>
        </w:tc>
      </w:tr>
      <w:tr w:rsidR="00BE6AF6" w:rsidRPr="004B4B12" w14:paraId="1A5F8B22" w14:textId="77777777" w:rsidTr="00BE6AF6">
        <w:trPr>
          <w:ins w:id="394" w:author="Aleta Haflett" w:date="2015-01-23T21:51:00Z"/>
        </w:trPr>
        <w:tc>
          <w:tcPr>
            <w:tcW w:w="351" w:type="dxa"/>
          </w:tcPr>
          <w:p w14:paraId="5085CD0D" w14:textId="77777777" w:rsidR="00BE6AF6" w:rsidRPr="004B4B12" w:rsidRDefault="00BE6AF6" w:rsidP="00AF1BEF">
            <w:pPr>
              <w:spacing w:line="240" w:lineRule="auto"/>
              <w:rPr>
                <w:ins w:id="395" w:author="Aleta Haflett" w:date="2015-01-23T21:51:00Z"/>
              </w:rPr>
            </w:pPr>
          </w:p>
        </w:tc>
        <w:tc>
          <w:tcPr>
            <w:tcW w:w="5126" w:type="dxa"/>
            <w:tcBorders>
              <w:right w:val="nil"/>
            </w:tcBorders>
          </w:tcPr>
          <w:p w14:paraId="3818427E" w14:textId="77777777" w:rsidR="00BE6AF6" w:rsidRDefault="00BE6AF6" w:rsidP="00AF1BEF">
            <w:pPr>
              <w:spacing w:line="240" w:lineRule="auto"/>
              <w:rPr>
                <w:ins w:id="396" w:author="Aleta Haflett" w:date="2015-01-23T21:51:00Z"/>
              </w:rPr>
            </w:pPr>
            <w:ins w:id="397" w:author="Aleta Haflett" w:date="2015-01-23T21:51:00Z">
              <w:r>
                <w:t>D2. Please describe the problems surrounding deforestation in your chiefdom.</w:t>
              </w:r>
            </w:ins>
          </w:p>
          <w:p w14:paraId="15BB9C4A" w14:textId="77777777" w:rsidR="00BE6AF6" w:rsidRPr="004B4B12" w:rsidRDefault="00BE6AF6" w:rsidP="00AF1BEF">
            <w:pPr>
              <w:spacing w:line="240" w:lineRule="auto"/>
              <w:rPr>
                <w:ins w:id="398" w:author="Aleta Haflett" w:date="2015-01-23T21:51:00Z"/>
              </w:rPr>
            </w:pPr>
            <w:ins w:id="399" w:author="Aleta Haflett" w:date="2015-01-23T21:51:00Z">
              <w:r w:rsidRPr="004B4B12">
                <w:rPr>
                  <w:i/>
                </w:rPr>
                <w:t>Probe and code. Select all that apply</w:t>
              </w:r>
            </w:ins>
          </w:p>
        </w:tc>
        <w:tc>
          <w:tcPr>
            <w:tcW w:w="5323" w:type="dxa"/>
            <w:gridSpan w:val="2"/>
            <w:tcBorders>
              <w:left w:val="nil"/>
              <w:right w:val="single" w:sz="18" w:space="0" w:color="auto"/>
            </w:tcBorders>
          </w:tcPr>
          <w:p w14:paraId="73763F19" w14:textId="0BA395B0" w:rsidR="00BE6AF6" w:rsidRPr="004B4B12" w:rsidRDefault="00BE6AF6" w:rsidP="00AF1BEF">
            <w:pPr>
              <w:spacing w:line="240" w:lineRule="auto"/>
              <w:rPr>
                <w:ins w:id="400" w:author="Aleta Haflett" w:date="2015-01-23T21:51:00Z"/>
                <w:i/>
              </w:rPr>
            </w:pPr>
            <w:ins w:id="401" w:author="Aleta Haflett" w:date="2015-01-23T22:01:00Z">
              <w:r>
                <w:rPr>
                  <w:i/>
                </w:rPr>
                <w:t>(</w:t>
              </w:r>
              <w:proofErr w:type="gramStart"/>
              <w:r>
                <w:rPr>
                  <w:i/>
                </w:rPr>
                <w:t>text</w:t>
              </w:r>
              <w:proofErr w:type="gramEnd"/>
              <w:r>
                <w:rPr>
                  <w:i/>
                </w:rPr>
                <w:t>)</w:t>
              </w:r>
            </w:ins>
          </w:p>
        </w:tc>
      </w:tr>
      <w:tr w:rsidR="00AF1BEF" w:rsidRPr="004B4B12" w14:paraId="710809D0" w14:textId="77777777" w:rsidTr="00AF1BEF">
        <w:trPr>
          <w:ins w:id="402" w:author="Aleta Haflett" w:date="2015-01-23T21:51:00Z"/>
        </w:trPr>
        <w:tc>
          <w:tcPr>
            <w:tcW w:w="351" w:type="dxa"/>
          </w:tcPr>
          <w:p w14:paraId="6FB2C788" w14:textId="24AEDE03" w:rsidR="00AF1BEF" w:rsidRPr="004B4B12" w:rsidRDefault="00AF1BEF" w:rsidP="00AF1BEF">
            <w:pPr>
              <w:spacing w:line="240" w:lineRule="auto"/>
              <w:rPr>
                <w:ins w:id="403" w:author="Aleta Haflett" w:date="2015-01-23T21:51:00Z"/>
              </w:rPr>
            </w:pPr>
          </w:p>
        </w:tc>
        <w:tc>
          <w:tcPr>
            <w:tcW w:w="5126" w:type="dxa"/>
            <w:tcBorders>
              <w:right w:val="nil"/>
            </w:tcBorders>
          </w:tcPr>
          <w:p w14:paraId="389DAB56" w14:textId="77777777" w:rsidR="00AF1BEF" w:rsidRPr="006C03FA" w:rsidRDefault="00AF1BEF" w:rsidP="00AF1BEF">
            <w:pPr>
              <w:spacing w:line="240" w:lineRule="auto"/>
              <w:rPr>
                <w:ins w:id="404" w:author="Aleta Haflett" w:date="2015-01-23T21:51:00Z"/>
              </w:rPr>
            </w:pPr>
            <w:ins w:id="405" w:author="Aleta Haflett" w:date="2015-01-23T21:51:00Z">
              <w:r w:rsidRPr="006C03FA">
                <w:t xml:space="preserve">D4. What are the main drivers of deforestation in your chiefdom? PROBE: </w:t>
              </w:r>
            </w:ins>
          </w:p>
        </w:tc>
        <w:tc>
          <w:tcPr>
            <w:tcW w:w="4248" w:type="dxa"/>
            <w:tcBorders>
              <w:left w:val="nil"/>
              <w:right w:val="single" w:sz="18" w:space="0" w:color="auto"/>
            </w:tcBorders>
          </w:tcPr>
          <w:p w14:paraId="13C2D0B2" w14:textId="77777777" w:rsidR="00AF1BEF" w:rsidRPr="006C03FA" w:rsidRDefault="00AF1BEF" w:rsidP="00AF1BEF">
            <w:pPr>
              <w:spacing w:line="240" w:lineRule="auto"/>
              <w:rPr>
                <w:ins w:id="406" w:author="Aleta Haflett" w:date="2015-01-23T21:51:00Z"/>
              </w:rPr>
            </w:pPr>
            <w:ins w:id="407" w:author="Aleta Haflett" w:date="2015-01-23T21:51:00Z">
              <w:r w:rsidRPr="006C03FA">
                <w:t>1=charcoal production</w:t>
              </w:r>
            </w:ins>
          </w:p>
          <w:p w14:paraId="33CCF6F6" w14:textId="77777777" w:rsidR="00AF1BEF" w:rsidRPr="006C03FA" w:rsidRDefault="00AF1BEF" w:rsidP="00AF1BEF">
            <w:pPr>
              <w:spacing w:line="240" w:lineRule="auto"/>
              <w:rPr>
                <w:ins w:id="408" w:author="Aleta Haflett" w:date="2015-01-23T21:51:00Z"/>
              </w:rPr>
            </w:pPr>
            <w:ins w:id="409" w:author="Aleta Haflett" w:date="2015-01-23T21:51:00Z">
              <w:r w:rsidRPr="006C03FA">
                <w:t>2=agricultural expansion</w:t>
              </w:r>
            </w:ins>
          </w:p>
          <w:p w14:paraId="592AFAFB" w14:textId="77777777" w:rsidR="00AF1BEF" w:rsidRPr="006C03FA" w:rsidRDefault="00AF1BEF" w:rsidP="00AF1BEF">
            <w:pPr>
              <w:spacing w:line="240" w:lineRule="auto"/>
              <w:rPr>
                <w:ins w:id="410" w:author="Aleta Haflett" w:date="2015-01-23T21:51:00Z"/>
              </w:rPr>
            </w:pPr>
            <w:ins w:id="411" w:author="Aleta Haflett" w:date="2015-01-23T21:51:00Z">
              <w:r w:rsidRPr="006C03FA">
                <w:t>3= wood extraction</w:t>
              </w:r>
            </w:ins>
          </w:p>
          <w:p w14:paraId="60EB5130" w14:textId="77777777" w:rsidR="00AF1BEF" w:rsidRPr="006C03FA" w:rsidRDefault="00AF1BEF" w:rsidP="00AF1BEF">
            <w:pPr>
              <w:spacing w:line="240" w:lineRule="auto"/>
              <w:rPr>
                <w:ins w:id="412" w:author="Aleta Haflett" w:date="2015-01-23T21:51:00Z"/>
              </w:rPr>
            </w:pPr>
            <w:ins w:id="413" w:author="Aleta Haflett" w:date="2015-01-23T21:51:00Z">
              <w:r w:rsidRPr="006C03FA">
                <w:t>4=burning</w:t>
              </w:r>
            </w:ins>
          </w:p>
          <w:p w14:paraId="3E968EC1" w14:textId="77777777" w:rsidR="00AF1BEF" w:rsidRPr="006C03FA" w:rsidRDefault="00AF1BEF" w:rsidP="00AF1BEF">
            <w:pPr>
              <w:spacing w:line="240" w:lineRule="auto"/>
              <w:rPr>
                <w:ins w:id="414" w:author="Aleta Haflett" w:date="2015-01-23T21:51:00Z"/>
              </w:rPr>
            </w:pPr>
            <w:ins w:id="415" w:author="Aleta Haflett" w:date="2015-01-23T21:51:00Z">
              <w:r w:rsidRPr="006C03FA">
                <w:t>5= infrastructure development</w:t>
              </w:r>
            </w:ins>
          </w:p>
          <w:p w14:paraId="30EF66AB" w14:textId="77777777" w:rsidR="00AF1BEF" w:rsidRPr="006C03FA" w:rsidRDefault="00AF1BEF" w:rsidP="00AF1BEF">
            <w:pPr>
              <w:spacing w:line="240" w:lineRule="auto"/>
              <w:rPr>
                <w:ins w:id="416" w:author="Aleta Haflett" w:date="2015-01-23T21:51:00Z"/>
              </w:rPr>
            </w:pPr>
            <w:ins w:id="417" w:author="Aleta Haflett" w:date="2015-01-23T21:51:00Z">
              <w:r w:rsidRPr="006C03FA">
                <w:t>97= Other, please specify</w:t>
              </w:r>
            </w:ins>
          </w:p>
        </w:tc>
        <w:tc>
          <w:tcPr>
            <w:tcW w:w="1075" w:type="dxa"/>
            <w:tcBorders>
              <w:top w:val="single" w:sz="18" w:space="0" w:color="auto"/>
              <w:left w:val="single" w:sz="18" w:space="0" w:color="auto"/>
              <w:bottom w:val="single" w:sz="18" w:space="0" w:color="auto"/>
              <w:right w:val="single" w:sz="18" w:space="0" w:color="auto"/>
            </w:tcBorders>
          </w:tcPr>
          <w:p w14:paraId="6B427ED1" w14:textId="77777777" w:rsidR="00AF1BEF" w:rsidRPr="004B4B12" w:rsidRDefault="00AF1BEF" w:rsidP="00AF1BEF">
            <w:pPr>
              <w:spacing w:line="240" w:lineRule="auto"/>
              <w:rPr>
                <w:ins w:id="418" w:author="Aleta Haflett" w:date="2015-01-23T21:51:00Z"/>
                <w:i/>
              </w:rPr>
            </w:pPr>
            <w:ins w:id="419" w:author="Aleta Haflett" w:date="2015-01-23T21:51:00Z">
              <w:r w:rsidRPr="007663A2">
                <w:rPr>
                  <w:i/>
                </w:rPr>
                <w:t>(</w:t>
              </w:r>
              <w:proofErr w:type="gramStart"/>
              <w:r w:rsidRPr="007663A2">
                <w:rPr>
                  <w:i/>
                </w:rPr>
                <w:t>code</w:t>
              </w:r>
              <w:proofErr w:type="gramEnd"/>
              <w:r w:rsidRPr="007663A2">
                <w:rPr>
                  <w:i/>
                </w:rPr>
                <w:t>)</w:t>
              </w:r>
            </w:ins>
          </w:p>
        </w:tc>
      </w:tr>
      <w:tr w:rsidR="00AF1BEF" w:rsidRPr="004B4B12" w14:paraId="655ECF82" w14:textId="77777777" w:rsidTr="00AF1BEF">
        <w:trPr>
          <w:ins w:id="420" w:author="Aleta Haflett" w:date="2015-01-23T21:51:00Z"/>
        </w:trPr>
        <w:tc>
          <w:tcPr>
            <w:tcW w:w="351" w:type="dxa"/>
          </w:tcPr>
          <w:p w14:paraId="5C6D745C" w14:textId="77777777" w:rsidR="00AF1BEF" w:rsidRPr="004B4B12" w:rsidRDefault="00AF1BEF" w:rsidP="00AF1BEF">
            <w:pPr>
              <w:spacing w:line="240" w:lineRule="auto"/>
              <w:rPr>
                <w:ins w:id="421" w:author="Aleta Haflett" w:date="2015-01-23T21:51:00Z"/>
              </w:rPr>
            </w:pPr>
          </w:p>
        </w:tc>
        <w:tc>
          <w:tcPr>
            <w:tcW w:w="5126" w:type="dxa"/>
            <w:tcBorders>
              <w:right w:val="nil"/>
            </w:tcBorders>
          </w:tcPr>
          <w:p w14:paraId="6E15DABD" w14:textId="77777777" w:rsidR="00AF1BEF" w:rsidRPr="006C03FA" w:rsidRDefault="00AF1BEF" w:rsidP="00AF1BEF">
            <w:pPr>
              <w:spacing w:line="240" w:lineRule="auto"/>
              <w:rPr>
                <w:ins w:id="422" w:author="Aleta Haflett" w:date="2015-01-23T21:51:00Z"/>
              </w:rPr>
            </w:pPr>
            <w:ins w:id="423" w:author="Aleta Haflett" w:date="2015-01-23T21:51:00Z">
              <w:r w:rsidRPr="006C03FA">
                <w:t>D5. How have these factors/drivers changed over the past 3 years?</w:t>
              </w:r>
            </w:ins>
          </w:p>
        </w:tc>
        <w:tc>
          <w:tcPr>
            <w:tcW w:w="4248" w:type="dxa"/>
            <w:tcBorders>
              <w:left w:val="nil"/>
              <w:right w:val="single" w:sz="18" w:space="0" w:color="auto"/>
            </w:tcBorders>
          </w:tcPr>
          <w:p w14:paraId="57758563" w14:textId="77777777" w:rsidR="00AF1BEF" w:rsidRPr="006C03FA" w:rsidRDefault="00AF1BEF" w:rsidP="00AF1BEF">
            <w:pPr>
              <w:spacing w:line="240" w:lineRule="auto"/>
              <w:rPr>
                <w:ins w:id="424" w:author="Aleta Haflett" w:date="2015-01-23T21:51:00Z"/>
              </w:rPr>
            </w:pPr>
            <w:ins w:id="425" w:author="Aleta Haflett" w:date="2015-01-23T21:51:00Z">
              <w:r w:rsidRPr="006C03FA">
                <w:t>1=Increased a lot</w:t>
              </w:r>
            </w:ins>
          </w:p>
          <w:p w14:paraId="528B0333" w14:textId="77777777" w:rsidR="00AF1BEF" w:rsidRPr="006C03FA" w:rsidRDefault="00AF1BEF" w:rsidP="00AF1BEF">
            <w:pPr>
              <w:spacing w:line="240" w:lineRule="auto"/>
              <w:rPr>
                <w:ins w:id="426" w:author="Aleta Haflett" w:date="2015-01-23T21:51:00Z"/>
              </w:rPr>
            </w:pPr>
            <w:ins w:id="427" w:author="Aleta Haflett" w:date="2015-01-23T21:51:00Z">
              <w:r w:rsidRPr="006C03FA">
                <w:t>2=Increased a little</w:t>
              </w:r>
            </w:ins>
          </w:p>
          <w:p w14:paraId="3A06AC5F" w14:textId="77777777" w:rsidR="00AF1BEF" w:rsidRPr="006C03FA" w:rsidRDefault="00AF1BEF" w:rsidP="00AF1BEF">
            <w:pPr>
              <w:spacing w:line="240" w:lineRule="auto"/>
              <w:rPr>
                <w:ins w:id="428" w:author="Aleta Haflett" w:date="2015-01-23T21:51:00Z"/>
              </w:rPr>
            </w:pPr>
            <w:ins w:id="429" w:author="Aleta Haflett" w:date="2015-01-23T21:51:00Z">
              <w:r w:rsidRPr="006C03FA">
                <w:t>3=Remained the same</w:t>
              </w:r>
            </w:ins>
          </w:p>
          <w:p w14:paraId="2D0F811E" w14:textId="77777777" w:rsidR="00AF1BEF" w:rsidRPr="006C03FA" w:rsidRDefault="00AF1BEF" w:rsidP="00AF1BEF">
            <w:pPr>
              <w:spacing w:line="240" w:lineRule="auto"/>
              <w:rPr>
                <w:ins w:id="430" w:author="Aleta Haflett" w:date="2015-01-23T21:51:00Z"/>
              </w:rPr>
            </w:pPr>
            <w:ins w:id="431" w:author="Aleta Haflett" w:date="2015-01-23T21:51:00Z">
              <w:r w:rsidRPr="006C03FA">
                <w:t>4=Decreased a little</w:t>
              </w:r>
            </w:ins>
          </w:p>
          <w:p w14:paraId="46D9361D" w14:textId="77777777" w:rsidR="00AF1BEF" w:rsidRPr="006C03FA" w:rsidRDefault="00AF1BEF" w:rsidP="00AF1BEF">
            <w:pPr>
              <w:spacing w:line="240" w:lineRule="auto"/>
              <w:rPr>
                <w:ins w:id="432" w:author="Aleta Haflett" w:date="2015-01-23T21:51:00Z"/>
              </w:rPr>
            </w:pPr>
            <w:ins w:id="433" w:author="Aleta Haflett" w:date="2015-01-23T21:51:00Z">
              <w:r w:rsidRPr="006C03FA">
                <w:t>5=Decreased a lot</w:t>
              </w:r>
            </w:ins>
          </w:p>
          <w:p w14:paraId="15FDC4B0" w14:textId="77777777" w:rsidR="00AF1BEF" w:rsidRPr="006C03FA" w:rsidRDefault="00AF1BEF" w:rsidP="00AF1BEF">
            <w:pPr>
              <w:spacing w:line="240" w:lineRule="auto"/>
              <w:rPr>
                <w:ins w:id="434" w:author="Aleta Haflett" w:date="2015-01-23T21:51:00Z"/>
              </w:rPr>
            </w:pPr>
            <w:ins w:id="435" w:author="Aleta Haflett" w:date="2015-01-23T21:51:00Z">
              <w:r w:rsidRPr="006C03FA">
                <w:t>97=Other, please specify</w:t>
              </w:r>
            </w:ins>
          </w:p>
          <w:p w14:paraId="436F58B9" w14:textId="77777777" w:rsidR="00AF1BEF" w:rsidRPr="006C03FA" w:rsidRDefault="00AF1BEF" w:rsidP="00AF1BEF">
            <w:pPr>
              <w:spacing w:line="240" w:lineRule="auto"/>
              <w:rPr>
                <w:ins w:id="436" w:author="Aleta Haflett" w:date="2015-01-23T21:51:00Z"/>
              </w:rPr>
            </w:pPr>
            <w:ins w:id="437" w:author="Aleta Haflett" w:date="2015-01-23T21:51:00Z">
              <w:r w:rsidRPr="006C03FA">
                <w:t>888=Don’t know</w:t>
              </w:r>
            </w:ins>
          </w:p>
          <w:p w14:paraId="21AB814F" w14:textId="77777777" w:rsidR="00AF1BEF" w:rsidRPr="006C03FA" w:rsidRDefault="00AF1BEF" w:rsidP="00AF1BEF">
            <w:pPr>
              <w:spacing w:line="240" w:lineRule="auto"/>
              <w:rPr>
                <w:ins w:id="438" w:author="Aleta Haflett" w:date="2015-01-23T21:51:00Z"/>
              </w:rPr>
            </w:pPr>
            <w:ins w:id="439" w:author="Aleta Haflett" w:date="2015-01-23T21:51:00Z">
              <w:r w:rsidRPr="006C03FA">
                <w:t>999=Prefer not to respond</w:t>
              </w:r>
            </w:ins>
          </w:p>
        </w:tc>
        <w:tc>
          <w:tcPr>
            <w:tcW w:w="1075" w:type="dxa"/>
            <w:tcBorders>
              <w:top w:val="single" w:sz="18" w:space="0" w:color="auto"/>
              <w:left w:val="single" w:sz="18" w:space="0" w:color="auto"/>
              <w:bottom w:val="single" w:sz="18" w:space="0" w:color="auto"/>
              <w:right w:val="single" w:sz="18" w:space="0" w:color="auto"/>
            </w:tcBorders>
          </w:tcPr>
          <w:p w14:paraId="4B8C6DD8" w14:textId="77777777" w:rsidR="00AF1BEF" w:rsidRPr="004B4B12" w:rsidRDefault="00AF1BEF" w:rsidP="00AF1BEF">
            <w:pPr>
              <w:spacing w:line="240" w:lineRule="auto"/>
              <w:rPr>
                <w:ins w:id="440" w:author="Aleta Haflett" w:date="2015-01-23T21:51:00Z"/>
                <w:i/>
              </w:rPr>
            </w:pPr>
            <w:ins w:id="441" w:author="Aleta Haflett" w:date="2015-01-23T21:51:00Z">
              <w:r w:rsidRPr="007663A2">
                <w:rPr>
                  <w:i/>
                </w:rPr>
                <w:t>(</w:t>
              </w:r>
              <w:proofErr w:type="gramStart"/>
              <w:r w:rsidRPr="007663A2">
                <w:rPr>
                  <w:i/>
                </w:rPr>
                <w:t>code</w:t>
              </w:r>
              <w:proofErr w:type="gramEnd"/>
              <w:r w:rsidRPr="007663A2">
                <w:rPr>
                  <w:i/>
                </w:rPr>
                <w:t>)</w:t>
              </w:r>
            </w:ins>
          </w:p>
        </w:tc>
      </w:tr>
      <w:tr w:rsidR="00AF1BEF" w:rsidRPr="007663A2" w14:paraId="6D29BA89" w14:textId="77777777" w:rsidTr="00AF1BEF">
        <w:trPr>
          <w:ins w:id="442" w:author="Aleta Haflett" w:date="2015-01-23T21:51:00Z"/>
        </w:trPr>
        <w:tc>
          <w:tcPr>
            <w:tcW w:w="351" w:type="dxa"/>
          </w:tcPr>
          <w:p w14:paraId="014B987B" w14:textId="77777777" w:rsidR="00AF1BEF" w:rsidRPr="004B4B12" w:rsidRDefault="00AF1BEF" w:rsidP="00AF1BEF">
            <w:pPr>
              <w:spacing w:line="240" w:lineRule="auto"/>
              <w:rPr>
                <w:ins w:id="443" w:author="Aleta Haflett" w:date="2015-01-23T21:51:00Z"/>
              </w:rPr>
            </w:pPr>
          </w:p>
        </w:tc>
        <w:tc>
          <w:tcPr>
            <w:tcW w:w="5126" w:type="dxa"/>
            <w:tcBorders>
              <w:right w:val="nil"/>
            </w:tcBorders>
          </w:tcPr>
          <w:p w14:paraId="4C254986" w14:textId="77777777" w:rsidR="00AF1BEF" w:rsidRPr="004B4B12" w:rsidRDefault="00AF1BEF" w:rsidP="00AF1BEF">
            <w:pPr>
              <w:spacing w:line="240" w:lineRule="auto"/>
              <w:rPr>
                <w:ins w:id="444" w:author="Aleta Haflett" w:date="2015-01-23T21:51:00Z"/>
              </w:rPr>
            </w:pPr>
            <w:ins w:id="445" w:author="Aleta Haflett" w:date="2015-01-23T21:51:00Z">
              <w:r>
                <w:t>D6</w:t>
              </w:r>
              <w:r w:rsidRPr="004B4B12">
                <w:t xml:space="preserve">. In the past 3 years, have you observed any of the following changes in your </w:t>
              </w:r>
              <w:r w:rsidRPr="00F15EC6">
                <w:t>chiefdom</w:t>
              </w:r>
              <w:r w:rsidRPr="004B4B12">
                <w:t xml:space="preserve">? </w:t>
              </w:r>
            </w:ins>
          </w:p>
          <w:p w14:paraId="4D828547" w14:textId="77777777" w:rsidR="00AF1BEF" w:rsidRPr="00E3227E" w:rsidRDefault="00AF1BEF" w:rsidP="00AF1BEF">
            <w:pPr>
              <w:pStyle w:val="CommentText"/>
              <w:spacing w:after="200"/>
              <w:rPr>
                <w:ins w:id="446" w:author="Aleta Haflett" w:date="2015-01-23T21:51:00Z"/>
                <w:sz w:val="22"/>
                <w:szCs w:val="22"/>
              </w:rPr>
            </w:pPr>
            <w:ins w:id="447" w:author="Aleta Haflett" w:date="2015-01-23T21:51:00Z">
              <w:r w:rsidRPr="004B4B12">
                <w:rPr>
                  <w:i/>
                </w:rPr>
                <w:t xml:space="preserve">Select all that apply </w:t>
              </w:r>
            </w:ins>
          </w:p>
        </w:tc>
        <w:tc>
          <w:tcPr>
            <w:tcW w:w="4248" w:type="dxa"/>
            <w:tcBorders>
              <w:left w:val="nil"/>
              <w:right w:val="single" w:sz="18" w:space="0" w:color="auto"/>
            </w:tcBorders>
          </w:tcPr>
          <w:p w14:paraId="233FD3CE" w14:textId="77777777" w:rsidR="00AF1BEF" w:rsidRPr="004B4B12" w:rsidRDefault="00AF1BEF" w:rsidP="00AF1BEF">
            <w:pPr>
              <w:spacing w:line="240" w:lineRule="auto"/>
              <w:rPr>
                <w:ins w:id="448" w:author="Aleta Haflett" w:date="2015-01-23T21:51:00Z"/>
              </w:rPr>
            </w:pPr>
            <w:ins w:id="449" w:author="Aleta Haflett" w:date="2015-01-23T21:51:00Z">
              <w:r w:rsidRPr="004B4B12">
                <w:t>1=Reduced rainfall</w:t>
              </w:r>
              <w:r w:rsidRPr="004B4B12">
                <w:rPr>
                  <w:rFonts w:ascii="MS Gothic" w:eastAsia="MS Gothic" w:hAnsi="MS Gothic" w:cs="MS Gothic" w:hint="eastAsia"/>
                </w:rPr>
                <w:t> </w:t>
              </w:r>
            </w:ins>
          </w:p>
          <w:p w14:paraId="62AD4599" w14:textId="77777777" w:rsidR="00AF1BEF" w:rsidRPr="004B4B12" w:rsidRDefault="00AF1BEF" w:rsidP="00AF1BEF">
            <w:pPr>
              <w:spacing w:line="240" w:lineRule="auto"/>
              <w:rPr>
                <w:ins w:id="450" w:author="Aleta Haflett" w:date="2015-01-23T21:51:00Z"/>
              </w:rPr>
            </w:pPr>
            <w:ins w:id="451" w:author="Aleta Haflett" w:date="2015-01-23T21:51:00Z">
              <w:r w:rsidRPr="004B4B12">
                <w:t>2=Increased rainfall</w:t>
              </w:r>
            </w:ins>
          </w:p>
          <w:p w14:paraId="2C53EE87" w14:textId="77777777" w:rsidR="00AF1BEF" w:rsidRPr="004B4B12" w:rsidRDefault="00AF1BEF" w:rsidP="00AF1BEF">
            <w:pPr>
              <w:spacing w:line="240" w:lineRule="auto"/>
              <w:rPr>
                <w:ins w:id="452" w:author="Aleta Haflett" w:date="2015-01-23T21:51:00Z"/>
              </w:rPr>
            </w:pPr>
            <w:ins w:id="453" w:author="Aleta Haflett" w:date="2015-01-23T21:51:00Z">
              <w:r w:rsidRPr="004B4B12">
                <w:t xml:space="preserve">3=Changes in seasonal patterns (when rainy and dry seasons occur) </w:t>
              </w:r>
            </w:ins>
          </w:p>
          <w:p w14:paraId="2AF272C2" w14:textId="77777777" w:rsidR="00AF1BEF" w:rsidRPr="004B4B12" w:rsidRDefault="00AF1BEF" w:rsidP="00AF1BEF">
            <w:pPr>
              <w:spacing w:line="240" w:lineRule="auto"/>
              <w:rPr>
                <w:ins w:id="454" w:author="Aleta Haflett" w:date="2015-01-23T21:51:00Z"/>
              </w:rPr>
            </w:pPr>
            <w:ins w:id="455" w:author="Aleta Haflett" w:date="2015-01-23T21:51:00Z">
              <w:r w:rsidRPr="004B4B12">
                <w:t>4=Drought</w:t>
              </w:r>
              <w:r w:rsidRPr="004B4B12">
                <w:rPr>
                  <w:rFonts w:ascii="MS Gothic" w:eastAsia="MS Gothic" w:hAnsi="MS Gothic" w:cs="MS Gothic" w:hint="eastAsia"/>
                </w:rPr>
                <w:t> </w:t>
              </w:r>
            </w:ins>
          </w:p>
          <w:p w14:paraId="32293B6B" w14:textId="77777777" w:rsidR="00AF1BEF" w:rsidRPr="004B4B12" w:rsidRDefault="00AF1BEF" w:rsidP="00AF1BEF">
            <w:pPr>
              <w:spacing w:line="240" w:lineRule="auto"/>
              <w:rPr>
                <w:ins w:id="456" w:author="Aleta Haflett" w:date="2015-01-23T21:51:00Z"/>
              </w:rPr>
            </w:pPr>
            <w:ins w:id="457" w:author="Aleta Haflett" w:date="2015-01-23T21:51:00Z">
              <w:r w:rsidRPr="004B4B12">
                <w:t>5=Flooding/landslides</w:t>
              </w:r>
              <w:r w:rsidRPr="004B4B12">
                <w:rPr>
                  <w:rFonts w:ascii="MS Gothic" w:eastAsia="MS Gothic" w:hAnsi="MS Gothic" w:cs="MS Gothic" w:hint="eastAsia"/>
                </w:rPr>
                <w:t> </w:t>
              </w:r>
            </w:ins>
          </w:p>
          <w:p w14:paraId="72D94186" w14:textId="77777777" w:rsidR="00AF1BEF" w:rsidRDefault="00AF1BEF" w:rsidP="00AF1BEF">
            <w:pPr>
              <w:spacing w:line="240" w:lineRule="auto"/>
              <w:rPr>
                <w:ins w:id="458" w:author="Aleta Haflett" w:date="2015-01-23T21:51:00Z"/>
              </w:rPr>
            </w:pPr>
            <w:ins w:id="459" w:author="Aleta Haflett" w:date="2015-01-23T21:51:00Z">
              <w:r w:rsidRPr="004B4B12">
                <w:t>97=Other, please specify</w:t>
              </w:r>
            </w:ins>
          </w:p>
        </w:tc>
        <w:tc>
          <w:tcPr>
            <w:tcW w:w="1075" w:type="dxa"/>
            <w:tcBorders>
              <w:top w:val="single" w:sz="18" w:space="0" w:color="auto"/>
              <w:left w:val="single" w:sz="18" w:space="0" w:color="auto"/>
              <w:bottom w:val="single" w:sz="18" w:space="0" w:color="auto"/>
              <w:right w:val="single" w:sz="18" w:space="0" w:color="auto"/>
            </w:tcBorders>
          </w:tcPr>
          <w:p w14:paraId="13B3A0BA" w14:textId="77777777" w:rsidR="00AF1BEF" w:rsidRPr="007663A2" w:rsidRDefault="00AF1BEF" w:rsidP="00AF1BEF">
            <w:pPr>
              <w:spacing w:line="240" w:lineRule="auto"/>
              <w:rPr>
                <w:ins w:id="460" w:author="Aleta Haflett" w:date="2015-01-23T21:51:00Z"/>
                <w:i/>
              </w:rPr>
            </w:pPr>
            <w:ins w:id="461" w:author="Aleta Haflett" w:date="2015-01-23T21:51:00Z">
              <w:r w:rsidRPr="004B4B12">
                <w:rPr>
                  <w:i/>
                </w:rPr>
                <w:t>(</w:t>
              </w:r>
              <w:proofErr w:type="gramStart"/>
              <w:r w:rsidRPr="004B4B12">
                <w:rPr>
                  <w:i/>
                </w:rPr>
                <w:t>code</w:t>
              </w:r>
              <w:proofErr w:type="gramEnd"/>
              <w:r w:rsidRPr="004B4B12">
                <w:rPr>
                  <w:i/>
                </w:rPr>
                <w:t>)</w:t>
              </w:r>
            </w:ins>
          </w:p>
        </w:tc>
      </w:tr>
      <w:tr w:rsidR="00AF1BEF" w:rsidRPr="007663A2" w14:paraId="23DC57D7" w14:textId="77777777" w:rsidTr="00AF1BEF">
        <w:trPr>
          <w:ins w:id="462" w:author="Aleta Haflett" w:date="2015-01-23T21:51:00Z"/>
        </w:trPr>
        <w:tc>
          <w:tcPr>
            <w:tcW w:w="351" w:type="dxa"/>
          </w:tcPr>
          <w:p w14:paraId="74E61819" w14:textId="77777777" w:rsidR="00AF1BEF" w:rsidRPr="004B4B12" w:rsidRDefault="00AF1BEF" w:rsidP="00AF1BEF">
            <w:pPr>
              <w:spacing w:line="240" w:lineRule="auto"/>
              <w:rPr>
                <w:ins w:id="463" w:author="Aleta Haflett" w:date="2015-01-23T21:51:00Z"/>
              </w:rPr>
            </w:pPr>
          </w:p>
        </w:tc>
        <w:tc>
          <w:tcPr>
            <w:tcW w:w="5126" w:type="dxa"/>
            <w:tcBorders>
              <w:right w:val="nil"/>
            </w:tcBorders>
          </w:tcPr>
          <w:p w14:paraId="3A375A83" w14:textId="77777777" w:rsidR="00AF1BEF" w:rsidRPr="004B4B12" w:rsidRDefault="00AF1BEF" w:rsidP="00AF1BEF">
            <w:pPr>
              <w:spacing w:line="240" w:lineRule="auto"/>
              <w:rPr>
                <w:ins w:id="464" w:author="Aleta Haflett" w:date="2015-01-23T21:51:00Z"/>
              </w:rPr>
            </w:pPr>
            <w:ins w:id="465" w:author="Aleta Haflett" w:date="2015-01-23T21:51:00Z">
              <w:r>
                <w:t>D7</w:t>
              </w:r>
              <w:r w:rsidRPr="004B4B12">
                <w:t xml:space="preserve">. In the past 3 years, have you observed any of the following changes in the forest area? </w:t>
              </w:r>
            </w:ins>
          </w:p>
          <w:p w14:paraId="78982EED" w14:textId="77777777" w:rsidR="00AF1BEF" w:rsidRPr="00E3227E" w:rsidRDefault="00AF1BEF" w:rsidP="00AF1BEF">
            <w:pPr>
              <w:pStyle w:val="CommentText"/>
              <w:spacing w:after="200"/>
              <w:rPr>
                <w:ins w:id="466" w:author="Aleta Haflett" w:date="2015-01-23T21:51:00Z"/>
                <w:sz w:val="22"/>
                <w:szCs w:val="22"/>
              </w:rPr>
            </w:pPr>
            <w:ins w:id="467" w:author="Aleta Haflett" w:date="2015-01-23T21:51:00Z">
              <w:r w:rsidRPr="004B4B12">
                <w:rPr>
                  <w:i/>
                </w:rPr>
                <w:t>Select all that apply</w:t>
              </w:r>
            </w:ins>
          </w:p>
        </w:tc>
        <w:tc>
          <w:tcPr>
            <w:tcW w:w="4248" w:type="dxa"/>
            <w:tcBorders>
              <w:left w:val="nil"/>
              <w:right w:val="single" w:sz="18" w:space="0" w:color="auto"/>
            </w:tcBorders>
          </w:tcPr>
          <w:p w14:paraId="014D240D" w14:textId="77777777" w:rsidR="00AF1BEF" w:rsidRPr="004B4B12" w:rsidRDefault="00AF1BEF" w:rsidP="00AF1BEF">
            <w:pPr>
              <w:spacing w:line="240" w:lineRule="auto"/>
              <w:rPr>
                <w:ins w:id="468" w:author="Aleta Haflett" w:date="2015-01-23T21:51:00Z"/>
              </w:rPr>
            </w:pPr>
            <w:ins w:id="469" w:author="Aleta Haflett" w:date="2015-01-23T21:51:00Z">
              <w:r w:rsidRPr="004B4B12">
                <w:t xml:space="preserve">1=Decline in abundance of game and non-timber forest products </w:t>
              </w:r>
            </w:ins>
          </w:p>
          <w:p w14:paraId="076CB435" w14:textId="77777777" w:rsidR="00AF1BEF" w:rsidRPr="004B4B12" w:rsidRDefault="00AF1BEF" w:rsidP="00AF1BEF">
            <w:pPr>
              <w:spacing w:line="240" w:lineRule="auto"/>
              <w:rPr>
                <w:ins w:id="470" w:author="Aleta Haflett" w:date="2015-01-23T21:51:00Z"/>
              </w:rPr>
            </w:pPr>
            <w:ins w:id="471" w:author="Aleta Haflett" w:date="2015-01-23T21:51:00Z">
              <w:r w:rsidRPr="004B4B12">
                <w:t>2=Decline in productivity or health of fisheries</w:t>
              </w:r>
              <w:r w:rsidRPr="004B4B12">
                <w:rPr>
                  <w:rFonts w:ascii="MS Gothic" w:eastAsia="MS Gothic" w:hAnsi="MS Gothic" w:cs="MS Gothic" w:hint="eastAsia"/>
                </w:rPr>
                <w:t> </w:t>
              </w:r>
              <w:r w:rsidRPr="004B4B12">
                <w:t>3=Change in seasons of flowering or fruiting</w:t>
              </w:r>
              <w:r w:rsidRPr="004B4B12">
                <w:rPr>
                  <w:rFonts w:ascii="MS Gothic" w:eastAsia="MS Gothic" w:hAnsi="MS Gothic" w:cs="MS Gothic" w:hint="eastAsia"/>
                </w:rPr>
                <w:t> </w:t>
              </w:r>
            </w:ins>
          </w:p>
          <w:p w14:paraId="704A128B" w14:textId="77777777" w:rsidR="00AF1BEF" w:rsidRPr="004B4B12" w:rsidRDefault="00AF1BEF" w:rsidP="00AF1BEF">
            <w:pPr>
              <w:spacing w:line="240" w:lineRule="auto"/>
              <w:rPr>
                <w:ins w:id="472" w:author="Aleta Haflett" w:date="2015-01-23T21:51:00Z"/>
              </w:rPr>
            </w:pPr>
            <w:ins w:id="473" w:author="Aleta Haflett" w:date="2015-01-23T21:51:00Z">
              <w:r w:rsidRPr="004B4B12">
                <w:t>4=Decline in crops/harvest cycles</w:t>
              </w:r>
            </w:ins>
          </w:p>
          <w:p w14:paraId="64B65A2A" w14:textId="77777777" w:rsidR="00AF1BEF" w:rsidRDefault="00AF1BEF" w:rsidP="00AF1BEF">
            <w:pPr>
              <w:spacing w:line="240" w:lineRule="auto"/>
              <w:rPr>
                <w:ins w:id="474" w:author="Aleta Haflett" w:date="2015-01-23T21:51:00Z"/>
              </w:rPr>
            </w:pPr>
            <w:ins w:id="475" w:author="Aleta Haflett" w:date="2015-01-23T21:51:00Z">
              <w:r w:rsidRPr="004B4B12">
                <w:t>97=Other, please specify</w:t>
              </w:r>
            </w:ins>
          </w:p>
        </w:tc>
        <w:tc>
          <w:tcPr>
            <w:tcW w:w="1075" w:type="dxa"/>
            <w:tcBorders>
              <w:top w:val="single" w:sz="18" w:space="0" w:color="auto"/>
              <w:left w:val="single" w:sz="18" w:space="0" w:color="auto"/>
              <w:bottom w:val="single" w:sz="18" w:space="0" w:color="auto"/>
              <w:right w:val="single" w:sz="18" w:space="0" w:color="auto"/>
            </w:tcBorders>
          </w:tcPr>
          <w:p w14:paraId="42ADE2A3" w14:textId="77777777" w:rsidR="00AF1BEF" w:rsidRPr="007663A2" w:rsidRDefault="00AF1BEF" w:rsidP="00AF1BEF">
            <w:pPr>
              <w:spacing w:line="240" w:lineRule="auto"/>
              <w:rPr>
                <w:ins w:id="476" w:author="Aleta Haflett" w:date="2015-01-23T21:51:00Z"/>
                <w:i/>
              </w:rPr>
            </w:pPr>
            <w:ins w:id="477" w:author="Aleta Haflett" w:date="2015-01-23T21:51:00Z">
              <w:r w:rsidRPr="007663A2">
                <w:rPr>
                  <w:i/>
                </w:rPr>
                <w:t>(</w:t>
              </w:r>
              <w:proofErr w:type="gramStart"/>
              <w:r w:rsidRPr="007663A2">
                <w:rPr>
                  <w:i/>
                </w:rPr>
                <w:t>code</w:t>
              </w:r>
              <w:proofErr w:type="gramEnd"/>
              <w:r w:rsidRPr="007663A2">
                <w:rPr>
                  <w:i/>
                </w:rPr>
                <w:t>)</w:t>
              </w:r>
            </w:ins>
          </w:p>
        </w:tc>
      </w:tr>
      <w:tr w:rsidR="00AF1BEF" w:rsidRPr="004B4B12" w14:paraId="28C33519" w14:textId="77777777" w:rsidTr="00AF1BEF">
        <w:trPr>
          <w:ins w:id="478" w:author="Aleta Haflett" w:date="2015-01-23T21:51:00Z"/>
        </w:trPr>
        <w:tc>
          <w:tcPr>
            <w:tcW w:w="351" w:type="dxa"/>
          </w:tcPr>
          <w:p w14:paraId="572297AA" w14:textId="77777777" w:rsidR="00AF1BEF" w:rsidRPr="004B4B12" w:rsidRDefault="00AF1BEF" w:rsidP="00AF1BEF">
            <w:pPr>
              <w:spacing w:line="240" w:lineRule="auto"/>
              <w:rPr>
                <w:ins w:id="479" w:author="Aleta Haflett" w:date="2015-01-23T21:51:00Z"/>
              </w:rPr>
            </w:pPr>
          </w:p>
        </w:tc>
        <w:tc>
          <w:tcPr>
            <w:tcW w:w="5126" w:type="dxa"/>
            <w:tcBorders>
              <w:right w:val="nil"/>
            </w:tcBorders>
          </w:tcPr>
          <w:p w14:paraId="65213650" w14:textId="77777777" w:rsidR="00AF1BEF" w:rsidRPr="00E3227E" w:rsidRDefault="00AF1BEF" w:rsidP="00AF1BEF">
            <w:pPr>
              <w:pStyle w:val="CommentText"/>
              <w:spacing w:after="200"/>
              <w:rPr>
                <w:ins w:id="480" w:author="Aleta Haflett" w:date="2015-01-23T21:51:00Z"/>
              </w:rPr>
            </w:pPr>
            <w:ins w:id="481" w:author="Aleta Haflett" w:date="2015-01-23T21:51:00Z">
              <w:r>
                <w:rPr>
                  <w:sz w:val="22"/>
                  <w:szCs w:val="22"/>
                </w:rPr>
                <w:t xml:space="preserve">D8. </w:t>
              </w:r>
              <w:r w:rsidRPr="00E3227E">
                <w:rPr>
                  <w:sz w:val="22"/>
                  <w:szCs w:val="22"/>
                </w:rPr>
                <w:t xml:space="preserve">Do you think that the state/provincial government supports sustainable forest management initiatives, including actions against deforestation? </w:t>
              </w:r>
            </w:ins>
          </w:p>
        </w:tc>
        <w:tc>
          <w:tcPr>
            <w:tcW w:w="4248" w:type="dxa"/>
            <w:tcBorders>
              <w:left w:val="nil"/>
              <w:bottom w:val="single" w:sz="4" w:space="0" w:color="auto"/>
              <w:right w:val="single" w:sz="18" w:space="0" w:color="auto"/>
            </w:tcBorders>
          </w:tcPr>
          <w:p w14:paraId="462D87EF" w14:textId="77777777" w:rsidR="00AF1BEF" w:rsidRDefault="00AF1BEF" w:rsidP="00AF1BEF">
            <w:pPr>
              <w:spacing w:line="240" w:lineRule="auto"/>
              <w:rPr>
                <w:ins w:id="482" w:author="Aleta Haflett" w:date="2015-01-23T21:51:00Z"/>
              </w:rPr>
            </w:pPr>
            <w:ins w:id="483" w:author="Aleta Haflett" w:date="2015-01-23T21:51:00Z">
              <w:r>
                <w:t>0=No</w:t>
              </w:r>
            </w:ins>
          </w:p>
          <w:p w14:paraId="5BC4B2BD" w14:textId="77777777" w:rsidR="00AF1BEF" w:rsidRDefault="00AF1BEF" w:rsidP="00AF1BEF">
            <w:pPr>
              <w:spacing w:line="240" w:lineRule="auto"/>
              <w:rPr>
                <w:ins w:id="484" w:author="Aleta Haflett" w:date="2015-01-23T21:51:00Z"/>
              </w:rPr>
            </w:pPr>
            <w:ins w:id="485" w:author="Aleta Haflett" w:date="2015-01-23T21:51:00Z">
              <w:r>
                <w:t xml:space="preserve">1=Yes </w:t>
              </w:r>
            </w:ins>
          </w:p>
          <w:p w14:paraId="2409F17A" w14:textId="77777777" w:rsidR="00AF1BEF" w:rsidRDefault="00AF1BEF" w:rsidP="00AF1BEF">
            <w:pPr>
              <w:spacing w:line="240" w:lineRule="auto"/>
              <w:rPr>
                <w:ins w:id="486" w:author="Aleta Haflett" w:date="2015-01-23T21:51:00Z"/>
              </w:rPr>
            </w:pPr>
            <w:ins w:id="487" w:author="Aleta Haflett" w:date="2015-01-23T21:51:00Z">
              <w:r>
                <w:t>888=Don’t know</w:t>
              </w:r>
            </w:ins>
          </w:p>
          <w:p w14:paraId="2C818F9E" w14:textId="77777777" w:rsidR="00AF1BEF" w:rsidRPr="004B4B12" w:rsidRDefault="00AF1BEF" w:rsidP="00AF1BEF">
            <w:pPr>
              <w:spacing w:line="240" w:lineRule="auto"/>
              <w:rPr>
                <w:ins w:id="488" w:author="Aleta Haflett" w:date="2015-01-23T21:51:00Z"/>
              </w:rPr>
            </w:pPr>
            <w:ins w:id="489" w:author="Aleta Haflett" w:date="2015-01-23T21:51:00Z">
              <w:r>
                <w:t>999=Prefer not to respond</w:t>
              </w:r>
            </w:ins>
          </w:p>
        </w:tc>
        <w:tc>
          <w:tcPr>
            <w:tcW w:w="1075" w:type="dxa"/>
            <w:tcBorders>
              <w:top w:val="single" w:sz="18" w:space="0" w:color="auto"/>
              <w:left w:val="single" w:sz="18" w:space="0" w:color="auto"/>
              <w:bottom w:val="single" w:sz="18" w:space="0" w:color="auto"/>
              <w:right w:val="single" w:sz="18" w:space="0" w:color="auto"/>
            </w:tcBorders>
          </w:tcPr>
          <w:p w14:paraId="016F6004" w14:textId="77777777" w:rsidR="00AF1BEF" w:rsidRPr="004B4B12" w:rsidRDefault="00AF1BEF" w:rsidP="00AF1BEF">
            <w:pPr>
              <w:spacing w:line="240" w:lineRule="auto"/>
              <w:rPr>
                <w:ins w:id="490" w:author="Aleta Haflett" w:date="2015-01-23T21:51:00Z"/>
                <w:i/>
              </w:rPr>
            </w:pPr>
            <w:ins w:id="491" w:author="Aleta Haflett" w:date="2015-01-23T21:51:00Z">
              <w:r w:rsidRPr="007663A2">
                <w:rPr>
                  <w:i/>
                </w:rPr>
                <w:t>(</w:t>
              </w:r>
              <w:proofErr w:type="gramStart"/>
              <w:r w:rsidRPr="007663A2">
                <w:rPr>
                  <w:i/>
                </w:rPr>
                <w:t>code</w:t>
              </w:r>
              <w:proofErr w:type="gramEnd"/>
              <w:r w:rsidRPr="007663A2">
                <w:rPr>
                  <w:i/>
                </w:rPr>
                <w:t>)</w:t>
              </w:r>
            </w:ins>
          </w:p>
        </w:tc>
      </w:tr>
    </w:tbl>
    <w:p w14:paraId="38911C90" w14:textId="77777777" w:rsidR="00DA3447" w:rsidRDefault="00DA3447" w:rsidP="00F854C6">
      <w:pPr>
        <w:rPr>
          <w:ins w:id="492" w:author="Aidan Boyd" w:date="2015-01-13T14:10:00Z"/>
        </w:rPr>
      </w:pPr>
    </w:p>
    <w:p w14:paraId="2FD925EF" w14:textId="77777777" w:rsidR="00DA3447" w:rsidRPr="00076BA4" w:rsidRDefault="00DA3447" w:rsidP="00F854C6"/>
    <w:tbl>
      <w:tblPr>
        <w:tblStyle w:val="TableGrid1"/>
        <w:tblW w:w="10800" w:type="dxa"/>
        <w:tblInd w:w="-725" w:type="dxa"/>
        <w:tblCellMar>
          <w:left w:w="72" w:type="dxa"/>
          <w:right w:w="72" w:type="dxa"/>
        </w:tblCellMar>
        <w:tblLook w:val="04A0" w:firstRow="1" w:lastRow="0" w:firstColumn="1" w:lastColumn="0" w:noHBand="0" w:noVBand="1"/>
      </w:tblPr>
      <w:tblGrid>
        <w:gridCol w:w="354"/>
        <w:gridCol w:w="5046"/>
        <w:gridCol w:w="4320"/>
        <w:gridCol w:w="1080"/>
      </w:tblGrid>
      <w:tr w:rsidR="00E57DEB" w:rsidRPr="008231A9" w14:paraId="6DAAD453" w14:textId="77777777" w:rsidTr="00AF1BEF">
        <w:tc>
          <w:tcPr>
            <w:tcW w:w="354" w:type="dxa"/>
          </w:tcPr>
          <w:p w14:paraId="7E517421" w14:textId="77777777" w:rsidR="00E57DEB" w:rsidRPr="008231A9" w:rsidRDefault="00E57DEB" w:rsidP="001A62FC">
            <w:pPr>
              <w:pStyle w:val="NoSpacing"/>
              <w:spacing w:line="240" w:lineRule="auto"/>
            </w:pPr>
          </w:p>
        </w:tc>
        <w:tc>
          <w:tcPr>
            <w:tcW w:w="5046" w:type="dxa"/>
            <w:tcBorders>
              <w:right w:val="nil"/>
            </w:tcBorders>
          </w:tcPr>
          <w:p w14:paraId="15E109FB" w14:textId="786A160A" w:rsidR="00E57DEB" w:rsidRDefault="00054DBA" w:rsidP="001A62FC">
            <w:pPr>
              <w:pStyle w:val="NoSpacing"/>
              <w:spacing w:line="240" w:lineRule="auto"/>
            </w:pPr>
            <w:r>
              <w:t xml:space="preserve">E1. </w:t>
            </w:r>
            <w:r w:rsidR="00E57DEB" w:rsidRPr="00F71A9A">
              <w:t xml:space="preserve">In the past </w:t>
            </w:r>
            <w:ins w:id="493" w:author="Stickler, Mercedes M. (E3/LTRM)" w:date="2015-01-06T18:30:00Z">
              <w:r w:rsidR="00FA3F3E">
                <w:t>3</w:t>
              </w:r>
            </w:ins>
            <w:r w:rsidR="00E57DEB" w:rsidRPr="00F71A9A">
              <w:t xml:space="preserve"> years, have you observed any of the following changes in your community? </w:t>
            </w:r>
          </w:p>
          <w:p w14:paraId="75489C8D" w14:textId="77777777" w:rsidR="00E57DEB" w:rsidRPr="00F71A9A" w:rsidRDefault="00E57DEB" w:rsidP="001A62FC">
            <w:pPr>
              <w:pStyle w:val="NoSpacing"/>
              <w:spacing w:line="240" w:lineRule="auto"/>
            </w:pPr>
            <w:r>
              <w:rPr>
                <w:i/>
              </w:rPr>
              <w:t xml:space="preserve">Select all that apply </w:t>
            </w:r>
          </w:p>
        </w:tc>
        <w:tc>
          <w:tcPr>
            <w:tcW w:w="4320" w:type="dxa"/>
            <w:tcBorders>
              <w:left w:val="nil"/>
              <w:right w:val="single" w:sz="18" w:space="0" w:color="auto"/>
            </w:tcBorders>
          </w:tcPr>
          <w:p w14:paraId="7DAABA2A" w14:textId="77777777" w:rsidR="00E57DEB" w:rsidRPr="00F71A9A" w:rsidRDefault="00E57DEB" w:rsidP="001A62FC">
            <w:pPr>
              <w:pStyle w:val="NoSpacing"/>
              <w:spacing w:line="240" w:lineRule="auto"/>
            </w:pPr>
            <w:r w:rsidRPr="00F71A9A">
              <w:t>1=Reduced rainfall</w:t>
            </w:r>
            <w:r w:rsidRPr="00F71A9A">
              <w:rPr>
                <w:rFonts w:ascii="MS Gothic" w:eastAsia="MS Gothic" w:hAnsi="MS Gothic" w:cs="MS Gothic" w:hint="eastAsia"/>
              </w:rPr>
              <w:t> </w:t>
            </w:r>
          </w:p>
          <w:p w14:paraId="19B4E1A9" w14:textId="77777777" w:rsidR="00E57DEB" w:rsidRPr="00F71A9A" w:rsidRDefault="00E57DEB" w:rsidP="001A62FC">
            <w:pPr>
              <w:pStyle w:val="NoSpacing"/>
              <w:spacing w:line="240" w:lineRule="auto"/>
            </w:pPr>
            <w:r w:rsidRPr="00F71A9A">
              <w:t>2=Increased rainfall</w:t>
            </w:r>
          </w:p>
          <w:p w14:paraId="4B41C25F" w14:textId="77777777" w:rsidR="00E57DEB" w:rsidRPr="00F71A9A" w:rsidRDefault="00E57DEB" w:rsidP="001A62FC">
            <w:pPr>
              <w:pStyle w:val="NoSpacing"/>
              <w:spacing w:line="240" w:lineRule="auto"/>
            </w:pPr>
            <w:r w:rsidRPr="00F71A9A">
              <w:t xml:space="preserve">3=Changes in seasonal patterns (when rainy </w:t>
            </w:r>
            <w:r w:rsidRPr="00F71A9A">
              <w:lastRenderedPageBreak/>
              <w:t xml:space="preserve">and dry seasons occur) </w:t>
            </w:r>
          </w:p>
          <w:p w14:paraId="34CA9645" w14:textId="77777777" w:rsidR="00E57DEB" w:rsidRPr="00F71A9A" w:rsidRDefault="00E57DEB" w:rsidP="001A62FC">
            <w:pPr>
              <w:pStyle w:val="NoSpacing"/>
              <w:spacing w:line="240" w:lineRule="auto"/>
            </w:pPr>
            <w:r w:rsidRPr="00F71A9A">
              <w:t>4=Drought</w:t>
            </w:r>
            <w:r w:rsidRPr="00F71A9A">
              <w:rPr>
                <w:rFonts w:ascii="MS Gothic" w:eastAsia="MS Gothic" w:hAnsi="MS Gothic" w:cs="MS Gothic" w:hint="eastAsia"/>
              </w:rPr>
              <w:t> </w:t>
            </w:r>
          </w:p>
          <w:p w14:paraId="5AF3B426" w14:textId="77777777" w:rsidR="00E57DEB" w:rsidRPr="00F71A9A" w:rsidRDefault="00E57DEB" w:rsidP="001A62FC">
            <w:pPr>
              <w:pStyle w:val="NoSpacing"/>
              <w:spacing w:line="240" w:lineRule="auto"/>
            </w:pPr>
            <w:r w:rsidRPr="00F71A9A">
              <w:t>5=Flooding/landslides</w:t>
            </w:r>
            <w:r w:rsidRPr="00F71A9A">
              <w:rPr>
                <w:rFonts w:ascii="MS Gothic" w:eastAsia="MS Gothic" w:hAnsi="MS Gothic" w:cs="MS Gothic" w:hint="eastAsia"/>
              </w:rPr>
              <w:t> </w:t>
            </w:r>
          </w:p>
          <w:p w14:paraId="525302E6" w14:textId="77777777" w:rsidR="00E57DEB" w:rsidRPr="00F71A9A" w:rsidRDefault="00AC0CBB" w:rsidP="001A62FC">
            <w:pPr>
              <w:pStyle w:val="NoSpacing"/>
              <w:spacing w:line="240" w:lineRule="auto"/>
            </w:pPr>
            <w:r w:rsidRPr="006B6D60">
              <w:t>97=Other, please specify</w:t>
            </w:r>
          </w:p>
        </w:tc>
        <w:tc>
          <w:tcPr>
            <w:tcW w:w="1080" w:type="dxa"/>
            <w:tcBorders>
              <w:top w:val="single" w:sz="18" w:space="0" w:color="auto"/>
              <w:left w:val="single" w:sz="18" w:space="0" w:color="auto"/>
              <w:bottom w:val="single" w:sz="18" w:space="0" w:color="auto"/>
              <w:right w:val="single" w:sz="18" w:space="0" w:color="auto"/>
            </w:tcBorders>
          </w:tcPr>
          <w:p w14:paraId="55A31D60" w14:textId="77777777" w:rsidR="00E57DEB" w:rsidRPr="008231A9" w:rsidRDefault="00E57DEB" w:rsidP="001A62FC">
            <w:pPr>
              <w:pStyle w:val="NoSpacing"/>
              <w:spacing w:line="240" w:lineRule="auto"/>
              <w:rPr>
                <w:i/>
              </w:rPr>
            </w:pPr>
            <w:r w:rsidRPr="008231A9">
              <w:rPr>
                <w:i/>
              </w:rPr>
              <w:lastRenderedPageBreak/>
              <w:t>(code)</w:t>
            </w:r>
          </w:p>
        </w:tc>
      </w:tr>
      <w:tr w:rsidR="00E57DEB" w:rsidRPr="008231A9" w14:paraId="4922ABE6" w14:textId="77777777" w:rsidTr="00AF1BEF">
        <w:tc>
          <w:tcPr>
            <w:tcW w:w="354" w:type="dxa"/>
          </w:tcPr>
          <w:p w14:paraId="4DA055EF" w14:textId="77777777" w:rsidR="00E57DEB" w:rsidRPr="008231A9" w:rsidRDefault="00E57DEB" w:rsidP="001A62FC">
            <w:pPr>
              <w:pStyle w:val="NoSpacing"/>
              <w:spacing w:line="240" w:lineRule="auto"/>
            </w:pPr>
          </w:p>
        </w:tc>
        <w:tc>
          <w:tcPr>
            <w:tcW w:w="5046" w:type="dxa"/>
            <w:tcBorders>
              <w:right w:val="nil"/>
            </w:tcBorders>
          </w:tcPr>
          <w:p w14:paraId="1B0D8D50" w14:textId="7422DC4B" w:rsidR="00E57DEB" w:rsidRDefault="00EA7A9B" w:rsidP="001A62FC">
            <w:pPr>
              <w:pStyle w:val="NoSpacing"/>
              <w:spacing w:line="240" w:lineRule="auto"/>
            </w:pPr>
            <w:r>
              <w:t xml:space="preserve">E2. </w:t>
            </w:r>
            <w:r w:rsidR="00E57DEB" w:rsidRPr="00F71A9A">
              <w:t xml:space="preserve">In the past </w:t>
            </w:r>
            <w:ins w:id="494" w:author="Stickler, Mercedes M. (E3/LTRM)" w:date="2015-01-06T18:30:00Z">
              <w:r w:rsidR="00FA3F3E">
                <w:t>3</w:t>
              </w:r>
            </w:ins>
            <w:r w:rsidR="00E57DEB" w:rsidRPr="00F71A9A">
              <w:t xml:space="preserve"> years, have you observed any of the following changes in the forest area? </w:t>
            </w:r>
          </w:p>
          <w:p w14:paraId="71F30795" w14:textId="77777777" w:rsidR="00E57DEB" w:rsidRPr="00F71A9A" w:rsidRDefault="00E57DEB" w:rsidP="001A62FC">
            <w:pPr>
              <w:pStyle w:val="NoSpacing"/>
              <w:spacing w:line="240" w:lineRule="auto"/>
            </w:pPr>
            <w:r>
              <w:rPr>
                <w:i/>
              </w:rPr>
              <w:t>Select all that apply</w:t>
            </w:r>
          </w:p>
        </w:tc>
        <w:tc>
          <w:tcPr>
            <w:tcW w:w="4320" w:type="dxa"/>
            <w:tcBorders>
              <w:left w:val="nil"/>
              <w:right w:val="single" w:sz="18" w:space="0" w:color="auto"/>
            </w:tcBorders>
          </w:tcPr>
          <w:p w14:paraId="1376D0F3" w14:textId="77777777" w:rsidR="00E57DEB" w:rsidRPr="00F71A9A" w:rsidRDefault="00E57DEB" w:rsidP="001A62FC">
            <w:pPr>
              <w:pStyle w:val="NoSpacing"/>
              <w:spacing w:line="240" w:lineRule="auto"/>
            </w:pPr>
            <w:r w:rsidRPr="00F71A9A">
              <w:t xml:space="preserve">1=Decline in abundance of game and non-timber forest products </w:t>
            </w:r>
          </w:p>
          <w:p w14:paraId="503AAA75" w14:textId="77777777" w:rsidR="00E57DEB" w:rsidRPr="00F71A9A" w:rsidRDefault="00E57DEB" w:rsidP="001A62FC">
            <w:pPr>
              <w:pStyle w:val="NoSpacing"/>
              <w:spacing w:line="240" w:lineRule="auto"/>
            </w:pPr>
            <w:r w:rsidRPr="00F71A9A">
              <w:t>2=Decline in productivity or health of fisheries</w:t>
            </w:r>
            <w:r w:rsidRPr="00F71A9A">
              <w:rPr>
                <w:rFonts w:ascii="MS Gothic" w:eastAsia="MS Gothic" w:hAnsi="MS Gothic" w:cs="MS Gothic" w:hint="eastAsia"/>
              </w:rPr>
              <w:t> </w:t>
            </w:r>
            <w:r w:rsidRPr="00F71A9A">
              <w:t>3=Change in seasons of flowering or fruiting</w:t>
            </w:r>
            <w:r w:rsidRPr="00F71A9A">
              <w:rPr>
                <w:rFonts w:ascii="MS Gothic" w:eastAsia="MS Gothic" w:hAnsi="MS Gothic" w:cs="MS Gothic" w:hint="eastAsia"/>
              </w:rPr>
              <w:t> </w:t>
            </w:r>
          </w:p>
          <w:p w14:paraId="75AA1C79" w14:textId="77777777" w:rsidR="00E57DEB" w:rsidRPr="00F71A9A" w:rsidRDefault="00E57DEB" w:rsidP="001A62FC">
            <w:pPr>
              <w:pStyle w:val="NoSpacing"/>
              <w:spacing w:line="240" w:lineRule="auto"/>
            </w:pPr>
            <w:r w:rsidRPr="00F71A9A">
              <w:t>4=Decline in crops/harvest cycles</w:t>
            </w:r>
          </w:p>
          <w:p w14:paraId="1A134339" w14:textId="77777777" w:rsidR="00E57DEB" w:rsidRPr="00F71A9A" w:rsidRDefault="00AC0CBB" w:rsidP="001A62FC">
            <w:pPr>
              <w:pStyle w:val="NoSpacing"/>
              <w:spacing w:line="240" w:lineRule="auto"/>
            </w:pPr>
            <w:r w:rsidRPr="006B6D60">
              <w:t>97=Other, please specify</w:t>
            </w:r>
          </w:p>
        </w:tc>
        <w:tc>
          <w:tcPr>
            <w:tcW w:w="1080" w:type="dxa"/>
            <w:tcBorders>
              <w:top w:val="single" w:sz="18" w:space="0" w:color="auto"/>
              <w:left w:val="single" w:sz="18" w:space="0" w:color="auto"/>
              <w:bottom w:val="single" w:sz="18" w:space="0" w:color="auto"/>
              <w:right w:val="single" w:sz="18" w:space="0" w:color="auto"/>
            </w:tcBorders>
          </w:tcPr>
          <w:p w14:paraId="70069F85" w14:textId="77777777" w:rsidR="00E57DEB" w:rsidRPr="008231A9" w:rsidRDefault="00E57DEB" w:rsidP="001A62FC">
            <w:pPr>
              <w:pStyle w:val="NoSpacing"/>
              <w:spacing w:line="240" w:lineRule="auto"/>
              <w:rPr>
                <w:i/>
              </w:rPr>
            </w:pPr>
            <w:r w:rsidRPr="008231A9">
              <w:rPr>
                <w:i/>
              </w:rPr>
              <w:t>(code)</w:t>
            </w:r>
          </w:p>
        </w:tc>
      </w:tr>
      <w:tr w:rsidR="00AF1BEF" w:rsidRPr="008231A9" w14:paraId="30C83B98" w14:textId="77777777" w:rsidTr="00AF1BEF">
        <w:trPr>
          <w:ins w:id="495" w:author="Aleta Haflett" w:date="2015-01-23T21:52:00Z"/>
        </w:trPr>
        <w:tc>
          <w:tcPr>
            <w:tcW w:w="354" w:type="dxa"/>
          </w:tcPr>
          <w:p w14:paraId="123711EA" w14:textId="77777777" w:rsidR="00AF1BEF" w:rsidRPr="008231A9" w:rsidRDefault="00AF1BEF" w:rsidP="001A62FC">
            <w:pPr>
              <w:pStyle w:val="NoSpacing"/>
              <w:spacing w:line="240" w:lineRule="auto"/>
              <w:rPr>
                <w:ins w:id="496" w:author="Aleta Haflett" w:date="2015-01-23T21:52:00Z"/>
              </w:rPr>
            </w:pPr>
          </w:p>
        </w:tc>
        <w:tc>
          <w:tcPr>
            <w:tcW w:w="5046" w:type="dxa"/>
            <w:tcBorders>
              <w:right w:val="nil"/>
            </w:tcBorders>
          </w:tcPr>
          <w:p w14:paraId="65B70663" w14:textId="489FBD1A" w:rsidR="00AF1BEF" w:rsidRDefault="00AF1BEF" w:rsidP="001A62FC">
            <w:pPr>
              <w:pStyle w:val="NoSpacing"/>
              <w:spacing w:line="240" w:lineRule="auto"/>
              <w:rPr>
                <w:ins w:id="497" w:author="Aleta Haflett" w:date="2015-01-23T21:52:00Z"/>
              </w:rPr>
            </w:pPr>
            <w:ins w:id="498" w:author="Aleta Haflett" w:date="2015-01-23T21:53:00Z">
              <w:r>
                <w:t xml:space="preserve">In the next 3 years, do you expect the condition of forest in your village to improve? </w:t>
              </w:r>
            </w:ins>
          </w:p>
        </w:tc>
        <w:tc>
          <w:tcPr>
            <w:tcW w:w="4320" w:type="dxa"/>
            <w:tcBorders>
              <w:left w:val="nil"/>
              <w:right w:val="single" w:sz="18" w:space="0" w:color="auto"/>
            </w:tcBorders>
          </w:tcPr>
          <w:p w14:paraId="32651C3F" w14:textId="77777777" w:rsidR="00AF1BEF" w:rsidRDefault="00AF1BEF" w:rsidP="001A62FC">
            <w:pPr>
              <w:pStyle w:val="NoSpacing"/>
              <w:spacing w:line="240" w:lineRule="auto"/>
              <w:rPr>
                <w:ins w:id="499" w:author="Aleta Haflett" w:date="2015-01-23T21:53:00Z"/>
              </w:rPr>
            </w:pPr>
            <w:ins w:id="500" w:author="Aleta Haflett" w:date="2015-01-23T21:53:00Z">
              <w:r>
                <w:t>0=No</w:t>
              </w:r>
            </w:ins>
          </w:p>
          <w:p w14:paraId="57E2E211" w14:textId="77777777" w:rsidR="00AF1BEF" w:rsidRDefault="00AF1BEF" w:rsidP="001A62FC">
            <w:pPr>
              <w:pStyle w:val="NoSpacing"/>
              <w:spacing w:line="240" w:lineRule="auto"/>
              <w:rPr>
                <w:ins w:id="501" w:author="Aleta Haflett" w:date="2015-01-23T21:53:00Z"/>
              </w:rPr>
            </w:pPr>
            <w:ins w:id="502" w:author="Aleta Haflett" w:date="2015-01-23T21:53:00Z">
              <w:r>
                <w:t>1=Yes</w:t>
              </w:r>
            </w:ins>
          </w:p>
          <w:p w14:paraId="620E9B13" w14:textId="77777777" w:rsidR="00AF1BEF" w:rsidRDefault="00AF1BEF" w:rsidP="001A62FC">
            <w:pPr>
              <w:pStyle w:val="NoSpacing"/>
              <w:spacing w:line="240" w:lineRule="auto"/>
              <w:rPr>
                <w:ins w:id="503" w:author="Aleta Haflett" w:date="2015-01-23T21:53:00Z"/>
              </w:rPr>
            </w:pPr>
            <w:ins w:id="504" w:author="Aleta Haflett" w:date="2015-01-23T21:53:00Z">
              <w:r>
                <w:t>888=Don’t know</w:t>
              </w:r>
            </w:ins>
          </w:p>
          <w:p w14:paraId="397CEFA3" w14:textId="333D5902" w:rsidR="00AF1BEF" w:rsidRPr="00F71A9A" w:rsidRDefault="00AF1BEF" w:rsidP="001A62FC">
            <w:pPr>
              <w:pStyle w:val="NoSpacing"/>
              <w:spacing w:line="240" w:lineRule="auto"/>
              <w:rPr>
                <w:ins w:id="505" w:author="Aleta Haflett" w:date="2015-01-23T21:52:00Z"/>
              </w:rPr>
            </w:pPr>
            <w:ins w:id="506" w:author="Aleta Haflett" w:date="2015-01-23T21:53:00Z">
              <w:r>
                <w:t xml:space="preserve">999=Prefer not to reply </w:t>
              </w:r>
            </w:ins>
          </w:p>
        </w:tc>
        <w:tc>
          <w:tcPr>
            <w:tcW w:w="1080" w:type="dxa"/>
            <w:tcBorders>
              <w:top w:val="single" w:sz="18" w:space="0" w:color="auto"/>
              <w:left w:val="single" w:sz="18" w:space="0" w:color="auto"/>
              <w:bottom w:val="single" w:sz="18" w:space="0" w:color="auto"/>
              <w:right w:val="single" w:sz="18" w:space="0" w:color="auto"/>
            </w:tcBorders>
          </w:tcPr>
          <w:p w14:paraId="09021ABB" w14:textId="77777777" w:rsidR="00AF1BEF" w:rsidRPr="008231A9" w:rsidRDefault="00AF1BEF" w:rsidP="001A62FC">
            <w:pPr>
              <w:pStyle w:val="NoSpacing"/>
              <w:spacing w:line="240" w:lineRule="auto"/>
              <w:rPr>
                <w:ins w:id="507" w:author="Aleta Haflett" w:date="2015-01-23T21:52:00Z"/>
                <w:i/>
              </w:rPr>
            </w:pPr>
          </w:p>
        </w:tc>
      </w:tr>
      <w:tr w:rsidR="00AF1BEF" w:rsidRPr="008231A9" w14:paraId="685965B5" w14:textId="77777777" w:rsidTr="00AF1BEF">
        <w:trPr>
          <w:ins w:id="508" w:author="Aleta Haflett" w:date="2015-01-23T21:52:00Z"/>
        </w:trPr>
        <w:tc>
          <w:tcPr>
            <w:tcW w:w="354" w:type="dxa"/>
          </w:tcPr>
          <w:p w14:paraId="4733B501" w14:textId="65601CCA" w:rsidR="00AF1BEF" w:rsidRPr="008231A9" w:rsidRDefault="00AF1BEF" w:rsidP="001A62FC">
            <w:pPr>
              <w:pStyle w:val="NoSpacing"/>
              <w:spacing w:line="240" w:lineRule="auto"/>
              <w:rPr>
                <w:ins w:id="509" w:author="Aleta Haflett" w:date="2015-01-23T21:52:00Z"/>
              </w:rPr>
            </w:pPr>
          </w:p>
        </w:tc>
        <w:tc>
          <w:tcPr>
            <w:tcW w:w="5046" w:type="dxa"/>
            <w:tcBorders>
              <w:right w:val="nil"/>
            </w:tcBorders>
          </w:tcPr>
          <w:p w14:paraId="25B3B6DD" w14:textId="6C8188EE" w:rsidR="00AF1BEF" w:rsidRDefault="00AF1BEF" w:rsidP="001A62FC">
            <w:pPr>
              <w:pStyle w:val="NoSpacing"/>
              <w:spacing w:line="240" w:lineRule="auto"/>
              <w:rPr>
                <w:ins w:id="510" w:author="Aleta Haflett" w:date="2015-01-23T21:52:00Z"/>
              </w:rPr>
            </w:pPr>
            <w:ins w:id="511" w:author="Aleta Haflett" w:date="2015-01-23T21:53:00Z">
              <w:r>
                <w:t xml:space="preserve">Why do you think they will improve? </w:t>
              </w:r>
            </w:ins>
          </w:p>
        </w:tc>
        <w:tc>
          <w:tcPr>
            <w:tcW w:w="4320" w:type="dxa"/>
            <w:tcBorders>
              <w:left w:val="nil"/>
              <w:right w:val="single" w:sz="18" w:space="0" w:color="auto"/>
            </w:tcBorders>
          </w:tcPr>
          <w:p w14:paraId="7A7B0B68" w14:textId="1D29A427" w:rsidR="00AF1BEF" w:rsidRPr="00F71A9A" w:rsidRDefault="00AF1BEF" w:rsidP="001A62FC">
            <w:pPr>
              <w:pStyle w:val="NoSpacing"/>
              <w:spacing w:line="240" w:lineRule="auto"/>
              <w:rPr>
                <w:ins w:id="512" w:author="Aleta Haflett" w:date="2015-01-23T21:52:00Z"/>
              </w:rPr>
            </w:pPr>
            <w:ins w:id="513" w:author="Aleta Haflett" w:date="2015-01-23T21:55:00Z">
              <w:r>
                <w:t>(</w:t>
              </w:r>
              <w:proofErr w:type="gramStart"/>
              <w:r>
                <w:t>text</w:t>
              </w:r>
              <w:proofErr w:type="gramEnd"/>
              <w:r>
                <w:t>)</w:t>
              </w:r>
            </w:ins>
          </w:p>
        </w:tc>
        <w:tc>
          <w:tcPr>
            <w:tcW w:w="1080" w:type="dxa"/>
            <w:tcBorders>
              <w:top w:val="single" w:sz="18" w:space="0" w:color="auto"/>
              <w:left w:val="single" w:sz="18" w:space="0" w:color="auto"/>
              <w:bottom w:val="single" w:sz="18" w:space="0" w:color="auto"/>
              <w:right w:val="single" w:sz="18" w:space="0" w:color="auto"/>
            </w:tcBorders>
          </w:tcPr>
          <w:p w14:paraId="5D718DCA" w14:textId="77777777" w:rsidR="00AF1BEF" w:rsidRPr="008231A9" w:rsidRDefault="00AF1BEF" w:rsidP="001A62FC">
            <w:pPr>
              <w:pStyle w:val="NoSpacing"/>
              <w:spacing w:line="240" w:lineRule="auto"/>
              <w:rPr>
                <w:ins w:id="514" w:author="Aleta Haflett" w:date="2015-01-23T21:52:00Z"/>
                <w:i/>
              </w:rPr>
            </w:pPr>
          </w:p>
        </w:tc>
      </w:tr>
      <w:tr w:rsidR="00AF1BEF" w:rsidRPr="008231A9" w14:paraId="4097D3FB" w14:textId="77777777" w:rsidTr="00AF1BEF">
        <w:trPr>
          <w:ins w:id="515" w:author="Aleta Haflett" w:date="2015-01-23T21:53:00Z"/>
        </w:trPr>
        <w:tc>
          <w:tcPr>
            <w:tcW w:w="354" w:type="dxa"/>
          </w:tcPr>
          <w:p w14:paraId="2C458859" w14:textId="77777777" w:rsidR="00AF1BEF" w:rsidRPr="008231A9" w:rsidRDefault="00AF1BEF" w:rsidP="001A62FC">
            <w:pPr>
              <w:pStyle w:val="NoSpacing"/>
              <w:spacing w:line="240" w:lineRule="auto"/>
              <w:rPr>
                <w:ins w:id="516" w:author="Aleta Haflett" w:date="2015-01-23T21:53:00Z"/>
              </w:rPr>
            </w:pPr>
          </w:p>
        </w:tc>
        <w:tc>
          <w:tcPr>
            <w:tcW w:w="5046" w:type="dxa"/>
            <w:tcBorders>
              <w:right w:val="nil"/>
            </w:tcBorders>
          </w:tcPr>
          <w:p w14:paraId="028C9B52" w14:textId="1BAC0C6B" w:rsidR="00AF1BEF" w:rsidRDefault="00AF1BEF" w:rsidP="001A62FC">
            <w:pPr>
              <w:pStyle w:val="NoSpacing"/>
              <w:spacing w:line="240" w:lineRule="auto"/>
              <w:rPr>
                <w:ins w:id="517" w:author="Aleta Haflett" w:date="2015-01-23T21:53:00Z"/>
              </w:rPr>
            </w:pPr>
            <w:ins w:id="518" w:author="Aleta Haflett" w:date="2015-01-23T21:53:00Z">
              <w:r>
                <w:t xml:space="preserve">Why do you not think they will improve? </w:t>
              </w:r>
            </w:ins>
          </w:p>
        </w:tc>
        <w:tc>
          <w:tcPr>
            <w:tcW w:w="4320" w:type="dxa"/>
            <w:tcBorders>
              <w:left w:val="nil"/>
              <w:right w:val="single" w:sz="18" w:space="0" w:color="auto"/>
            </w:tcBorders>
          </w:tcPr>
          <w:p w14:paraId="672F5C39" w14:textId="618B3DD7" w:rsidR="00AF1BEF" w:rsidRPr="00F71A9A" w:rsidRDefault="00AF1BEF" w:rsidP="001A62FC">
            <w:pPr>
              <w:pStyle w:val="NoSpacing"/>
              <w:spacing w:line="240" w:lineRule="auto"/>
              <w:rPr>
                <w:ins w:id="519" w:author="Aleta Haflett" w:date="2015-01-23T21:53:00Z"/>
              </w:rPr>
            </w:pPr>
            <w:ins w:id="520" w:author="Aleta Haflett" w:date="2015-01-23T21:55:00Z">
              <w:r>
                <w:t>(</w:t>
              </w:r>
              <w:proofErr w:type="gramStart"/>
              <w:r>
                <w:t>text</w:t>
              </w:r>
              <w:proofErr w:type="gramEnd"/>
              <w:r>
                <w:t>)</w:t>
              </w:r>
            </w:ins>
          </w:p>
        </w:tc>
        <w:tc>
          <w:tcPr>
            <w:tcW w:w="1080" w:type="dxa"/>
            <w:tcBorders>
              <w:top w:val="single" w:sz="18" w:space="0" w:color="auto"/>
              <w:left w:val="single" w:sz="18" w:space="0" w:color="auto"/>
              <w:bottom w:val="single" w:sz="18" w:space="0" w:color="auto"/>
              <w:right w:val="single" w:sz="18" w:space="0" w:color="auto"/>
            </w:tcBorders>
          </w:tcPr>
          <w:p w14:paraId="1EF1E2D5" w14:textId="77777777" w:rsidR="00AF1BEF" w:rsidRPr="008231A9" w:rsidRDefault="00AF1BEF" w:rsidP="001A62FC">
            <w:pPr>
              <w:pStyle w:val="NoSpacing"/>
              <w:spacing w:line="240" w:lineRule="auto"/>
              <w:rPr>
                <w:ins w:id="521" w:author="Aleta Haflett" w:date="2015-01-23T21:53:00Z"/>
                <w:i/>
              </w:rPr>
            </w:pPr>
          </w:p>
        </w:tc>
      </w:tr>
      <w:tr w:rsidR="00AF1BEF" w:rsidRPr="008231A9" w14:paraId="700CF47F" w14:textId="77777777" w:rsidTr="00AF1BEF">
        <w:tblPrEx>
          <w:tblCellMar>
            <w:left w:w="108" w:type="dxa"/>
            <w:right w:w="108" w:type="dxa"/>
          </w:tblCellMar>
        </w:tblPrEx>
        <w:trPr>
          <w:ins w:id="522" w:author="Aleta Haflett" w:date="2015-01-23T21:54:00Z"/>
        </w:trPr>
        <w:tc>
          <w:tcPr>
            <w:tcW w:w="354" w:type="dxa"/>
          </w:tcPr>
          <w:p w14:paraId="57EF1BAA" w14:textId="77777777" w:rsidR="00AF1BEF" w:rsidRPr="008231A9" w:rsidRDefault="00AF1BEF" w:rsidP="00AF1BEF">
            <w:pPr>
              <w:pStyle w:val="NoSpacing"/>
              <w:spacing w:line="240" w:lineRule="auto"/>
              <w:rPr>
                <w:ins w:id="523" w:author="Aleta Haflett" w:date="2015-01-23T21:54:00Z"/>
              </w:rPr>
            </w:pPr>
          </w:p>
        </w:tc>
        <w:tc>
          <w:tcPr>
            <w:tcW w:w="5046" w:type="dxa"/>
          </w:tcPr>
          <w:p w14:paraId="0B053F5F" w14:textId="25CDAA90" w:rsidR="00AF1BEF" w:rsidRDefault="00AF1BEF" w:rsidP="00AF1BEF">
            <w:pPr>
              <w:pStyle w:val="NoSpacing"/>
              <w:spacing w:line="240" w:lineRule="auto"/>
              <w:rPr>
                <w:ins w:id="524" w:author="Aleta Haflett" w:date="2015-01-23T21:54:00Z"/>
              </w:rPr>
            </w:pPr>
            <w:ins w:id="525" w:author="Aleta Haflett" w:date="2015-01-23T21:54:00Z">
              <w:r>
                <w:t xml:space="preserve">In the next 3 years, do you expect the quantity and availability of forest resources available will improve?   </w:t>
              </w:r>
            </w:ins>
          </w:p>
        </w:tc>
        <w:tc>
          <w:tcPr>
            <w:tcW w:w="4320" w:type="dxa"/>
          </w:tcPr>
          <w:p w14:paraId="635CE797" w14:textId="77777777" w:rsidR="00AF1BEF" w:rsidRDefault="00AF1BEF" w:rsidP="00AF1BEF">
            <w:pPr>
              <w:pStyle w:val="NoSpacing"/>
              <w:spacing w:line="240" w:lineRule="auto"/>
              <w:rPr>
                <w:ins w:id="526" w:author="Aleta Haflett" w:date="2015-01-23T21:54:00Z"/>
              </w:rPr>
            </w:pPr>
            <w:ins w:id="527" w:author="Aleta Haflett" w:date="2015-01-23T21:54:00Z">
              <w:r>
                <w:t>0=No</w:t>
              </w:r>
            </w:ins>
          </w:p>
          <w:p w14:paraId="7E2D8204" w14:textId="77777777" w:rsidR="00AF1BEF" w:rsidRDefault="00AF1BEF" w:rsidP="00AF1BEF">
            <w:pPr>
              <w:pStyle w:val="NoSpacing"/>
              <w:spacing w:line="240" w:lineRule="auto"/>
              <w:rPr>
                <w:ins w:id="528" w:author="Aleta Haflett" w:date="2015-01-23T21:54:00Z"/>
              </w:rPr>
            </w:pPr>
            <w:ins w:id="529" w:author="Aleta Haflett" w:date="2015-01-23T21:54:00Z">
              <w:r>
                <w:t>1=Yes</w:t>
              </w:r>
            </w:ins>
          </w:p>
          <w:p w14:paraId="32E1BE74" w14:textId="77777777" w:rsidR="00AF1BEF" w:rsidRDefault="00AF1BEF" w:rsidP="00AF1BEF">
            <w:pPr>
              <w:pStyle w:val="NoSpacing"/>
              <w:spacing w:line="240" w:lineRule="auto"/>
              <w:rPr>
                <w:ins w:id="530" w:author="Aleta Haflett" w:date="2015-01-23T21:54:00Z"/>
              </w:rPr>
            </w:pPr>
            <w:ins w:id="531" w:author="Aleta Haflett" w:date="2015-01-23T21:54:00Z">
              <w:r>
                <w:t>888=Don’t know</w:t>
              </w:r>
            </w:ins>
          </w:p>
          <w:p w14:paraId="19542A4E" w14:textId="77777777" w:rsidR="00AF1BEF" w:rsidRPr="00F71A9A" w:rsidRDefault="00AF1BEF" w:rsidP="00AF1BEF">
            <w:pPr>
              <w:pStyle w:val="NoSpacing"/>
              <w:spacing w:line="240" w:lineRule="auto"/>
              <w:rPr>
                <w:ins w:id="532" w:author="Aleta Haflett" w:date="2015-01-23T21:54:00Z"/>
              </w:rPr>
            </w:pPr>
            <w:ins w:id="533" w:author="Aleta Haflett" w:date="2015-01-23T21:54:00Z">
              <w:r>
                <w:t xml:space="preserve">999=Prefer not to reply </w:t>
              </w:r>
            </w:ins>
          </w:p>
        </w:tc>
        <w:tc>
          <w:tcPr>
            <w:tcW w:w="1080" w:type="dxa"/>
          </w:tcPr>
          <w:p w14:paraId="4CE7B4B9" w14:textId="77777777" w:rsidR="00AF1BEF" w:rsidRPr="008231A9" w:rsidRDefault="00AF1BEF" w:rsidP="00AF1BEF">
            <w:pPr>
              <w:pStyle w:val="NoSpacing"/>
              <w:spacing w:line="240" w:lineRule="auto"/>
              <w:rPr>
                <w:ins w:id="534" w:author="Aleta Haflett" w:date="2015-01-23T21:54:00Z"/>
                <w:i/>
              </w:rPr>
            </w:pPr>
          </w:p>
        </w:tc>
      </w:tr>
      <w:tr w:rsidR="00AF1BEF" w:rsidRPr="008231A9" w14:paraId="775C984B" w14:textId="77777777" w:rsidTr="00AF1BEF">
        <w:tblPrEx>
          <w:tblCellMar>
            <w:left w:w="108" w:type="dxa"/>
            <w:right w:w="108" w:type="dxa"/>
          </w:tblCellMar>
        </w:tblPrEx>
        <w:trPr>
          <w:ins w:id="535" w:author="Aleta Haflett" w:date="2015-01-23T21:54:00Z"/>
        </w:trPr>
        <w:tc>
          <w:tcPr>
            <w:tcW w:w="354" w:type="dxa"/>
          </w:tcPr>
          <w:p w14:paraId="3C0C9D6E" w14:textId="77777777" w:rsidR="00AF1BEF" w:rsidRPr="008231A9" w:rsidRDefault="00AF1BEF" w:rsidP="00AF1BEF">
            <w:pPr>
              <w:pStyle w:val="NoSpacing"/>
              <w:spacing w:line="240" w:lineRule="auto"/>
              <w:rPr>
                <w:ins w:id="536" w:author="Aleta Haflett" w:date="2015-01-23T21:54:00Z"/>
              </w:rPr>
            </w:pPr>
          </w:p>
        </w:tc>
        <w:tc>
          <w:tcPr>
            <w:tcW w:w="5046" w:type="dxa"/>
          </w:tcPr>
          <w:p w14:paraId="4B005103" w14:textId="77777777" w:rsidR="00AF1BEF" w:rsidRDefault="00AF1BEF" w:rsidP="00AF1BEF">
            <w:pPr>
              <w:pStyle w:val="NoSpacing"/>
              <w:spacing w:line="240" w:lineRule="auto"/>
              <w:rPr>
                <w:ins w:id="537" w:author="Aleta Haflett" w:date="2015-01-23T21:54:00Z"/>
              </w:rPr>
            </w:pPr>
            <w:ins w:id="538" w:author="Aleta Haflett" w:date="2015-01-23T21:54:00Z">
              <w:r>
                <w:t xml:space="preserve">Why do you think they will improve? </w:t>
              </w:r>
            </w:ins>
          </w:p>
        </w:tc>
        <w:tc>
          <w:tcPr>
            <w:tcW w:w="4320" w:type="dxa"/>
          </w:tcPr>
          <w:p w14:paraId="6630C7F0" w14:textId="35D03A7F" w:rsidR="00AF1BEF" w:rsidRPr="00F71A9A" w:rsidRDefault="00AF1BEF" w:rsidP="00AF1BEF">
            <w:pPr>
              <w:pStyle w:val="NoSpacing"/>
              <w:spacing w:line="240" w:lineRule="auto"/>
              <w:rPr>
                <w:ins w:id="539" w:author="Aleta Haflett" w:date="2015-01-23T21:54:00Z"/>
              </w:rPr>
            </w:pPr>
            <w:ins w:id="540" w:author="Aleta Haflett" w:date="2015-01-23T21:55:00Z">
              <w:r>
                <w:t>(</w:t>
              </w:r>
              <w:proofErr w:type="gramStart"/>
              <w:r>
                <w:t>text</w:t>
              </w:r>
              <w:proofErr w:type="gramEnd"/>
              <w:r>
                <w:t>)</w:t>
              </w:r>
            </w:ins>
          </w:p>
        </w:tc>
        <w:tc>
          <w:tcPr>
            <w:tcW w:w="1080" w:type="dxa"/>
          </w:tcPr>
          <w:p w14:paraId="787338F2" w14:textId="77777777" w:rsidR="00AF1BEF" w:rsidRPr="008231A9" w:rsidRDefault="00AF1BEF" w:rsidP="00AF1BEF">
            <w:pPr>
              <w:pStyle w:val="NoSpacing"/>
              <w:spacing w:line="240" w:lineRule="auto"/>
              <w:rPr>
                <w:ins w:id="541" w:author="Aleta Haflett" w:date="2015-01-23T21:54:00Z"/>
                <w:i/>
              </w:rPr>
            </w:pPr>
          </w:p>
        </w:tc>
      </w:tr>
      <w:tr w:rsidR="00AF1BEF" w:rsidRPr="008231A9" w14:paraId="320F80D4" w14:textId="77777777" w:rsidTr="00AF1BEF">
        <w:tblPrEx>
          <w:tblCellMar>
            <w:left w:w="108" w:type="dxa"/>
            <w:right w:w="108" w:type="dxa"/>
          </w:tblCellMar>
        </w:tblPrEx>
        <w:trPr>
          <w:ins w:id="542" w:author="Aleta Haflett" w:date="2015-01-23T21:54:00Z"/>
        </w:trPr>
        <w:tc>
          <w:tcPr>
            <w:tcW w:w="354" w:type="dxa"/>
          </w:tcPr>
          <w:p w14:paraId="364B632B" w14:textId="77777777" w:rsidR="00AF1BEF" w:rsidRPr="008231A9" w:rsidRDefault="00AF1BEF" w:rsidP="00AF1BEF">
            <w:pPr>
              <w:pStyle w:val="NoSpacing"/>
              <w:spacing w:line="240" w:lineRule="auto"/>
              <w:rPr>
                <w:ins w:id="543" w:author="Aleta Haflett" w:date="2015-01-23T21:54:00Z"/>
              </w:rPr>
            </w:pPr>
          </w:p>
        </w:tc>
        <w:tc>
          <w:tcPr>
            <w:tcW w:w="5046" w:type="dxa"/>
          </w:tcPr>
          <w:p w14:paraId="05282E15" w14:textId="77777777" w:rsidR="00AF1BEF" w:rsidRDefault="00AF1BEF" w:rsidP="00AF1BEF">
            <w:pPr>
              <w:pStyle w:val="NoSpacing"/>
              <w:spacing w:line="240" w:lineRule="auto"/>
              <w:rPr>
                <w:ins w:id="544" w:author="Aleta Haflett" w:date="2015-01-23T21:54:00Z"/>
              </w:rPr>
            </w:pPr>
            <w:ins w:id="545" w:author="Aleta Haflett" w:date="2015-01-23T21:54:00Z">
              <w:r>
                <w:t xml:space="preserve">Why do you not think they will improve? </w:t>
              </w:r>
            </w:ins>
          </w:p>
        </w:tc>
        <w:tc>
          <w:tcPr>
            <w:tcW w:w="4320" w:type="dxa"/>
          </w:tcPr>
          <w:p w14:paraId="717C9DB7" w14:textId="1060E85D" w:rsidR="00AF1BEF" w:rsidRPr="00F71A9A" w:rsidRDefault="00AF1BEF" w:rsidP="00AF1BEF">
            <w:pPr>
              <w:pStyle w:val="NoSpacing"/>
              <w:spacing w:line="240" w:lineRule="auto"/>
              <w:rPr>
                <w:ins w:id="546" w:author="Aleta Haflett" w:date="2015-01-23T21:54:00Z"/>
              </w:rPr>
            </w:pPr>
            <w:ins w:id="547" w:author="Aleta Haflett" w:date="2015-01-23T21:55:00Z">
              <w:r>
                <w:t>(</w:t>
              </w:r>
              <w:proofErr w:type="gramStart"/>
              <w:r>
                <w:t>text</w:t>
              </w:r>
              <w:proofErr w:type="gramEnd"/>
              <w:r>
                <w:t>)</w:t>
              </w:r>
            </w:ins>
          </w:p>
        </w:tc>
        <w:tc>
          <w:tcPr>
            <w:tcW w:w="1080" w:type="dxa"/>
          </w:tcPr>
          <w:p w14:paraId="54BB5743" w14:textId="77777777" w:rsidR="00AF1BEF" w:rsidRPr="008231A9" w:rsidRDefault="00AF1BEF" w:rsidP="00AF1BEF">
            <w:pPr>
              <w:pStyle w:val="NoSpacing"/>
              <w:spacing w:line="240" w:lineRule="auto"/>
              <w:rPr>
                <w:ins w:id="548" w:author="Aleta Haflett" w:date="2015-01-23T21:54:00Z"/>
                <w:i/>
              </w:rPr>
            </w:pPr>
          </w:p>
        </w:tc>
      </w:tr>
    </w:tbl>
    <w:p w14:paraId="522976B0" w14:textId="77777777" w:rsidR="006B6D60" w:rsidRDefault="006B6D60" w:rsidP="001A62FC">
      <w:pPr>
        <w:pStyle w:val="NoSpacing"/>
        <w:spacing w:line="240" w:lineRule="auto"/>
      </w:pPr>
    </w:p>
    <w:tbl>
      <w:tblPr>
        <w:tblW w:w="10800" w:type="dxa"/>
        <w:tblInd w:w="-725" w:type="dxa"/>
        <w:tblLayout w:type="fixed"/>
        <w:tblCellMar>
          <w:left w:w="72" w:type="dxa"/>
          <w:right w:w="72" w:type="dxa"/>
        </w:tblCellMar>
        <w:tblLook w:val="0000" w:firstRow="0" w:lastRow="0" w:firstColumn="0" w:lastColumn="0" w:noHBand="0" w:noVBand="0"/>
      </w:tblPr>
      <w:tblGrid>
        <w:gridCol w:w="360"/>
        <w:gridCol w:w="4680"/>
        <w:gridCol w:w="2505"/>
        <w:gridCol w:w="3255"/>
      </w:tblGrid>
      <w:tr w:rsidR="0089222B" w:rsidRPr="0089222B" w14:paraId="14E7A77B" w14:textId="77777777">
        <w:trPr>
          <w:trHeight w:val="20"/>
        </w:trPr>
        <w:tc>
          <w:tcPr>
            <w:tcW w:w="360" w:type="dxa"/>
            <w:tcBorders>
              <w:top w:val="single" w:sz="4" w:space="0" w:color="000000"/>
              <w:left w:val="single" w:sz="4" w:space="0" w:color="000000"/>
              <w:bottom w:val="single" w:sz="4" w:space="0" w:color="000000"/>
              <w:right w:val="single" w:sz="4" w:space="0" w:color="auto"/>
            </w:tcBorders>
          </w:tcPr>
          <w:p w14:paraId="1BBB1981" w14:textId="77777777" w:rsidR="0089222B" w:rsidRPr="0089222B" w:rsidRDefault="0089222B" w:rsidP="001A62FC">
            <w:pPr>
              <w:pStyle w:val="NoSpacing"/>
              <w:spacing w:line="240" w:lineRule="auto"/>
            </w:pPr>
          </w:p>
        </w:tc>
        <w:tc>
          <w:tcPr>
            <w:tcW w:w="4680" w:type="dxa"/>
            <w:tcBorders>
              <w:top w:val="single" w:sz="4" w:space="0" w:color="auto"/>
              <w:left w:val="single" w:sz="4" w:space="0" w:color="auto"/>
              <w:bottom w:val="single" w:sz="4" w:space="0" w:color="auto"/>
            </w:tcBorders>
          </w:tcPr>
          <w:p w14:paraId="73CE1BFD" w14:textId="77777777" w:rsidR="0089222B" w:rsidRPr="0089222B" w:rsidRDefault="0089222B" w:rsidP="001A62FC">
            <w:pPr>
              <w:pStyle w:val="NoSpacing"/>
              <w:spacing w:line="240" w:lineRule="auto"/>
              <w:rPr>
                <w:i/>
              </w:rPr>
            </w:pPr>
            <w:r w:rsidRPr="0089222B">
              <w:t xml:space="preserve">In your opinion, what other benefits does the nearby forest, wooded area, or trees provide, apart from products that are harvested?  </w:t>
            </w:r>
            <w:r w:rsidRPr="0089222B">
              <w:rPr>
                <w:i/>
              </w:rPr>
              <w:t>Please rank the top three</w:t>
            </w:r>
          </w:p>
        </w:tc>
        <w:tc>
          <w:tcPr>
            <w:tcW w:w="2505" w:type="dxa"/>
            <w:tcBorders>
              <w:top w:val="single" w:sz="4" w:space="0" w:color="auto"/>
              <w:bottom w:val="single" w:sz="4" w:space="0" w:color="auto"/>
            </w:tcBorders>
          </w:tcPr>
          <w:p w14:paraId="4514A69B" w14:textId="77777777" w:rsidR="0089222B" w:rsidRPr="0089222B" w:rsidRDefault="0089222B" w:rsidP="001A62FC">
            <w:pPr>
              <w:pStyle w:val="NoSpacing"/>
              <w:spacing w:line="240" w:lineRule="auto"/>
            </w:pPr>
            <w:r w:rsidRPr="0089222B">
              <w:t>1=None</w:t>
            </w:r>
          </w:p>
          <w:p w14:paraId="44485F27" w14:textId="77777777" w:rsidR="0089222B" w:rsidRPr="0089222B" w:rsidRDefault="0089222B" w:rsidP="001A62FC">
            <w:pPr>
              <w:pStyle w:val="NoSpacing"/>
              <w:spacing w:line="240" w:lineRule="auto"/>
            </w:pPr>
            <w:r w:rsidRPr="0089222B">
              <w:t>2=Soil protected</w:t>
            </w:r>
          </w:p>
          <w:p w14:paraId="277722A7" w14:textId="77777777" w:rsidR="0089222B" w:rsidRPr="0089222B" w:rsidRDefault="0089222B" w:rsidP="001A62FC">
            <w:pPr>
              <w:pStyle w:val="NoSpacing"/>
              <w:spacing w:line="240" w:lineRule="auto"/>
            </w:pPr>
            <w:r w:rsidRPr="0089222B">
              <w:t>3=Soil fertility</w:t>
            </w:r>
          </w:p>
          <w:p w14:paraId="20791F16" w14:textId="77777777" w:rsidR="0089222B" w:rsidRPr="0089222B" w:rsidRDefault="0089222B" w:rsidP="001A62FC">
            <w:pPr>
              <w:pStyle w:val="NoSpacing"/>
              <w:spacing w:line="240" w:lineRule="auto"/>
            </w:pPr>
            <w:r w:rsidRPr="0089222B">
              <w:t>4=Area for grazing areas</w:t>
            </w:r>
          </w:p>
          <w:p w14:paraId="61AA4E3B" w14:textId="77777777" w:rsidR="0089222B" w:rsidRPr="0089222B" w:rsidRDefault="0089222B" w:rsidP="001A62FC">
            <w:pPr>
              <w:pStyle w:val="NoSpacing"/>
              <w:spacing w:line="240" w:lineRule="auto"/>
            </w:pPr>
            <w:r w:rsidRPr="0089222B">
              <w:t xml:space="preserve">5=Water conservation </w:t>
            </w:r>
          </w:p>
          <w:p w14:paraId="5D8812F6" w14:textId="77777777" w:rsidR="0089222B" w:rsidRPr="0089222B" w:rsidRDefault="0089222B" w:rsidP="001A62FC">
            <w:pPr>
              <w:pStyle w:val="NoSpacing"/>
              <w:spacing w:line="240" w:lineRule="auto"/>
            </w:pPr>
            <w:r w:rsidRPr="0089222B">
              <w:t>6=Water purification</w:t>
            </w:r>
          </w:p>
          <w:p w14:paraId="484C45ED" w14:textId="77777777" w:rsidR="0089222B" w:rsidRPr="0089222B" w:rsidRDefault="0089222B" w:rsidP="001A62FC">
            <w:pPr>
              <w:pStyle w:val="NoSpacing"/>
              <w:spacing w:line="240" w:lineRule="auto"/>
            </w:pPr>
            <w:r w:rsidRPr="0089222B">
              <w:t>7=Climate regulation</w:t>
            </w:r>
          </w:p>
          <w:p w14:paraId="312377C8" w14:textId="77777777" w:rsidR="0089222B" w:rsidRPr="0089222B" w:rsidRDefault="0089222B" w:rsidP="001A62FC">
            <w:pPr>
              <w:pStyle w:val="NoSpacing"/>
              <w:spacing w:line="240" w:lineRule="auto"/>
            </w:pPr>
            <w:r w:rsidRPr="0089222B">
              <w:t xml:space="preserve">8=Disease control </w:t>
            </w:r>
          </w:p>
          <w:p w14:paraId="38B6EF9A" w14:textId="77777777" w:rsidR="0089222B" w:rsidRPr="0089222B" w:rsidRDefault="0089222B" w:rsidP="001A62FC">
            <w:pPr>
              <w:pStyle w:val="NoSpacing"/>
              <w:spacing w:line="240" w:lineRule="auto"/>
            </w:pPr>
            <w:r w:rsidRPr="0089222B">
              <w:t>9=Windbreak</w:t>
            </w:r>
          </w:p>
        </w:tc>
        <w:tc>
          <w:tcPr>
            <w:tcW w:w="3255" w:type="dxa"/>
            <w:tcBorders>
              <w:top w:val="single" w:sz="4" w:space="0" w:color="auto"/>
              <w:bottom w:val="single" w:sz="18" w:space="0" w:color="000000"/>
              <w:right w:val="single" w:sz="4" w:space="0" w:color="auto"/>
            </w:tcBorders>
          </w:tcPr>
          <w:p w14:paraId="5D12A668" w14:textId="77777777" w:rsidR="00141AD2" w:rsidRDefault="00141AD2" w:rsidP="001A62FC">
            <w:pPr>
              <w:pStyle w:val="NoSpacing"/>
              <w:spacing w:line="240" w:lineRule="auto"/>
            </w:pPr>
            <w:r w:rsidRPr="0089222B">
              <w:t xml:space="preserve">10=Shade </w:t>
            </w:r>
          </w:p>
          <w:p w14:paraId="2F86DE37" w14:textId="77777777" w:rsidR="0089222B" w:rsidRPr="0089222B" w:rsidRDefault="0089222B" w:rsidP="001A62FC">
            <w:pPr>
              <w:pStyle w:val="NoSpacing"/>
              <w:spacing w:line="240" w:lineRule="auto"/>
            </w:pPr>
            <w:r w:rsidRPr="0089222B">
              <w:t>11=Religious/spiritual</w:t>
            </w:r>
          </w:p>
          <w:p w14:paraId="6407B62D" w14:textId="77777777" w:rsidR="0089222B" w:rsidRPr="0089222B" w:rsidRDefault="0089222B" w:rsidP="001A62FC">
            <w:pPr>
              <w:pStyle w:val="NoSpacing"/>
              <w:spacing w:line="240" w:lineRule="auto"/>
            </w:pPr>
            <w:r w:rsidRPr="0089222B">
              <w:t>12=Cultural heritage</w:t>
            </w:r>
          </w:p>
          <w:p w14:paraId="16E4C028" w14:textId="77777777" w:rsidR="0089222B" w:rsidRPr="0089222B" w:rsidRDefault="0089222B" w:rsidP="001A62FC">
            <w:pPr>
              <w:pStyle w:val="NoSpacing"/>
              <w:spacing w:line="240" w:lineRule="auto"/>
            </w:pPr>
            <w:r w:rsidRPr="0089222B">
              <w:t>13=Recreation/tourism</w:t>
            </w:r>
          </w:p>
          <w:p w14:paraId="60AC6FE8" w14:textId="77777777" w:rsidR="0089222B" w:rsidRPr="0089222B" w:rsidRDefault="0089222B" w:rsidP="001A62FC">
            <w:pPr>
              <w:pStyle w:val="NoSpacing"/>
              <w:spacing w:line="240" w:lineRule="auto"/>
            </w:pPr>
            <w:r w:rsidRPr="0089222B">
              <w:t>14=Aesthetic</w:t>
            </w:r>
          </w:p>
          <w:p w14:paraId="524E0C05" w14:textId="77777777" w:rsidR="0089222B" w:rsidRPr="0089222B" w:rsidRDefault="0089222B" w:rsidP="001A62FC">
            <w:pPr>
              <w:pStyle w:val="NoSpacing"/>
              <w:spacing w:line="240" w:lineRule="auto"/>
            </w:pPr>
            <w:r w:rsidRPr="0089222B">
              <w:t>15=Education/scientific studies</w:t>
            </w:r>
          </w:p>
          <w:p w14:paraId="172FF582" w14:textId="77777777" w:rsidR="0089222B" w:rsidRPr="0089222B" w:rsidRDefault="0089222B" w:rsidP="001A62FC">
            <w:pPr>
              <w:pStyle w:val="NoSpacing"/>
              <w:spacing w:line="240" w:lineRule="auto"/>
            </w:pPr>
            <w:r w:rsidRPr="0089222B">
              <w:t>16=Employment</w:t>
            </w:r>
          </w:p>
          <w:p w14:paraId="25EA3FF7" w14:textId="77777777" w:rsidR="00AC0CBB" w:rsidRDefault="00AC0CBB" w:rsidP="001A62FC">
            <w:pPr>
              <w:pStyle w:val="NoSpacing"/>
              <w:spacing w:line="240" w:lineRule="auto"/>
            </w:pPr>
            <w:r w:rsidRPr="006B6D60">
              <w:t>97=Other, please specify</w:t>
            </w:r>
            <w:r w:rsidRPr="0089222B">
              <w:t xml:space="preserve"> </w:t>
            </w:r>
          </w:p>
          <w:p w14:paraId="26A4A200" w14:textId="77777777" w:rsidR="0089222B" w:rsidRPr="0089222B" w:rsidRDefault="0089222B" w:rsidP="001A62FC">
            <w:pPr>
              <w:pStyle w:val="NoSpacing"/>
              <w:spacing w:line="240" w:lineRule="auto"/>
            </w:pPr>
            <w:r w:rsidRPr="0089222B">
              <w:t>999=Not applicable</w:t>
            </w:r>
          </w:p>
        </w:tc>
      </w:tr>
      <w:tr w:rsidR="00060E5A" w:rsidRPr="0089222B" w14:paraId="338ED258" w14:textId="77777777">
        <w:trPr>
          <w:trHeight w:val="20"/>
        </w:trPr>
        <w:tc>
          <w:tcPr>
            <w:tcW w:w="360" w:type="dxa"/>
            <w:tcBorders>
              <w:top w:val="single" w:sz="4" w:space="0" w:color="000000"/>
              <w:left w:val="single" w:sz="4" w:space="0" w:color="000000"/>
              <w:bottom w:val="single" w:sz="4" w:space="0" w:color="000000"/>
              <w:right w:val="single" w:sz="4" w:space="0" w:color="auto"/>
            </w:tcBorders>
          </w:tcPr>
          <w:p w14:paraId="1610C61E" w14:textId="77777777" w:rsidR="00060E5A" w:rsidRPr="0089222B" w:rsidRDefault="00060E5A" w:rsidP="001A62FC">
            <w:pPr>
              <w:pStyle w:val="NoSpacing"/>
              <w:spacing w:line="240" w:lineRule="auto"/>
            </w:pPr>
          </w:p>
        </w:tc>
        <w:tc>
          <w:tcPr>
            <w:tcW w:w="7185" w:type="dxa"/>
            <w:gridSpan w:val="2"/>
            <w:tcBorders>
              <w:top w:val="single" w:sz="4" w:space="0" w:color="auto"/>
              <w:left w:val="single" w:sz="4" w:space="0" w:color="auto"/>
              <w:bottom w:val="single" w:sz="4" w:space="0" w:color="000000"/>
              <w:right w:val="single" w:sz="18" w:space="0" w:color="000000"/>
            </w:tcBorders>
          </w:tcPr>
          <w:p w14:paraId="1C8D3BBA" w14:textId="77777777" w:rsidR="00060E5A" w:rsidRPr="0089222B" w:rsidRDefault="00EA7A9B" w:rsidP="001A62FC">
            <w:pPr>
              <w:pStyle w:val="NoSpacing"/>
              <w:spacing w:line="240" w:lineRule="auto"/>
            </w:pPr>
            <w:r>
              <w:t xml:space="preserve">E3a. </w:t>
            </w:r>
            <w:r w:rsidR="00060E5A" w:rsidRPr="0089222B">
              <w:t>1st</w:t>
            </w:r>
          </w:p>
        </w:tc>
        <w:tc>
          <w:tcPr>
            <w:tcW w:w="3255" w:type="dxa"/>
            <w:tcBorders>
              <w:top w:val="single" w:sz="18" w:space="0" w:color="000000"/>
              <w:left w:val="single" w:sz="18" w:space="0" w:color="000000"/>
              <w:bottom w:val="single" w:sz="18" w:space="0" w:color="000000"/>
              <w:right w:val="single" w:sz="18" w:space="0" w:color="000000"/>
            </w:tcBorders>
          </w:tcPr>
          <w:p w14:paraId="71390557" w14:textId="77777777" w:rsidR="00060E5A" w:rsidRPr="008231A9" w:rsidRDefault="00060E5A" w:rsidP="001A62FC">
            <w:pPr>
              <w:pStyle w:val="NoSpacing"/>
              <w:spacing w:line="240" w:lineRule="auto"/>
              <w:rPr>
                <w:i/>
              </w:rPr>
            </w:pPr>
            <w:r w:rsidRPr="008231A9">
              <w:rPr>
                <w:i/>
              </w:rPr>
              <w:t>(code)</w:t>
            </w:r>
          </w:p>
        </w:tc>
      </w:tr>
      <w:tr w:rsidR="00060E5A" w:rsidRPr="0089222B" w14:paraId="74F7CA66" w14:textId="77777777">
        <w:trPr>
          <w:trHeight w:val="20"/>
        </w:trPr>
        <w:tc>
          <w:tcPr>
            <w:tcW w:w="360" w:type="dxa"/>
            <w:tcBorders>
              <w:top w:val="single" w:sz="4" w:space="0" w:color="000000"/>
              <w:left w:val="single" w:sz="4" w:space="0" w:color="000000"/>
              <w:bottom w:val="single" w:sz="4" w:space="0" w:color="000000"/>
              <w:right w:val="single" w:sz="4" w:space="0" w:color="auto"/>
            </w:tcBorders>
          </w:tcPr>
          <w:p w14:paraId="092837A3" w14:textId="77777777" w:rsidR="00060E5A" w:rsidRPr="0089222B" w:rsidRDefault="00060E5A" w:rsidP="001A62FC">
            <w:pPr>
              <w:pStyle w:val="NoSpacing"/>
              <w:spacing w:line="240" w:lineRule="auto"/>
            </w:pPr>
          </w:p>
        </w:tc>
        <w:tc>
          <w:tcPr>
            <w:tcW w:w="7185" w:type="dxa"/>
            <w:gridSpan w:val="2"/>
            <w:tcBorders>
              <w:top w:val="single" w:sz="4" w:space="0" w:color="000000"/>
              <w:left w:val="single" w:sz="4" w:space="0" w:color="auto"/>
              <w:bottom w:val="single" w:sz="4" w:space="0" w:color="000000"/>
              <w:right w:val="single" w:sz="18" w:space="0" w:color="000000"/>
            </w:tcBorders>
          </w:tcPr>
          <w:p w14:paraId="66EB2E7F" w14:textId="77777777" w:rsidR="00060E5A" w:rsidRPr="0089222B" w:rsidRDefault="00EA7A9B" w:rsidP="001A62FC">
            <w:pPr>
              <w:pStyle w:val="NoSpacing"/>
              <w:spacing w:line="240" w:lineRule="auto"/>
            </w:pPr>
            <w:r>
              <w:t xml:space="preserve">E3b. </w:t>
            </w:r>
            <w:r w:rsidR="00060E5A" w:rsidRPr="0089222B">
              <w:t>2nd</w:t>
            </w:r>
          </w:p>
        </w:tc>
        <w:tc>
          <w:tcPr>
            <w:tcW w:w="3255" w:type="dxa"/>
            <w:tcBorders>
              <w:top w:val="single" w:sz="18" w:space="0" w:color="000000"/>
              <w:left w:val="single" w:sz="18" w:space="0" w:color="000000"/>
              <w:bottom w:val="single" w:sz="18" w:space="0" w:color="000000"/>
              <w:right w:val="single" w:sz="18" w:space="0" w:color="000000"/>
            </w:tcBorders>
          </w:tcPr>
          <w:p w14:paraId="6763A682" w14:textId="77777777" w:rsidR="00060E5A" w:rsidRPr="008231A9" w:rsidRDefault="00060E5A" w:rsidP="001A62FC">
            <w:pPr>
              <w:pStyle w:val="NoSpacing"/>
              <w:spacing w:line="240" w:lineRule="auto"/>
              <w:rPr>
                <w:i/>
              </w:rPr>
            </w:pPr>
            <w:r w:rsidRPr="008231A9">
              <w:rPr>
                <w:i/>
              </w:rPr>
              <w:t>(code)</w:t>
            </w:r>
          </w:p>
        </w:tc>
      </w:tr>
      <w:tr w:rsidR="00060E5A" w:rsidRPr="0089222B" w14:paraId="49DC5D31" w14:textId="77777777">
        <w:trPr>
          <w:trHeight w:val="20"/>
        </w:trPr>
        <w:tc>
          <w:tcPr>
            <w:tcW w:w="360" w:type="dxa"/>
            <w:tcBorders>
              <w:top w:val="single" w:sz="4" w:space="0" w:color="000000"/>
              <w:left w:val="single" w:sz="4" w:space="0" w:color="000000"/>
              <w:bottom w:val="single" w:sz="4" w:space="0" w:color="000000"/>
              <w:right w:val="single" w:sz="4" w:space="0" w:color="auto"/>
            </w:tcBorders>
          </w:tcPr>
          <w:p w14:paraId="611CB0F3" w14:textId="77777777" w:rsidR="00060E5A" w:rsidRPr="0089222B" w:rsidRDefault="00060E5A" w:rsidP="001A62FC">
            <w:pPr>
              <w:pStyle w:val="NoSpacing"/>
              <w:spacing w:line="240" w:lineRule="auto"/>
            </w:pPr>
          </w:p>
        </w:tc>
        <w:tc>
          <w:tcPr>
            <w:tcW w:w="7185" w:type="dxa"/>
            <w:gridSpan w:val="2"/>
            <w:tcBorders>
              <w:top w:val="single" w:sz="4" w:space="0" w:color="000000"/>
              <w:left w:val="single" w:sz="4" w:space="0" w:color="auto"/>
              <w:bottom w:val="single" w:sz="4" w:space="0" w:color="000000"/>
              <w:right w:val="single" w:sz="18" w:space="0" w:color="000000"/>
            </w:tcBorders>
          </w:tcPr>
          <w:p w14:paraId="24BD4AE6" w14:textId="77777777" w:rsidR="00060E5A" w:rsidRPr="0089222B" w:rsidRDefault="00EA7A9B" w:rsidP="001A62FC">
            <w:pPr>
              <w:pStyle w:val="NoSpacing"/>
              <w:spacing w:line="240" w:lineRule="auto"/>
            </w:pPr>
            <w:r>
              <w:t xml:space="preserve">E3c. </w:t>
            </w:r>
            <w:r w:rsidR="00060E5A" w:rsidRPr="0089222B">
              <w:t>3rd</w:t>
            </w:r>
          </w:p>
        </w:tc>
        <w:tc>
          <w:tcPr>
            <w:tcW w:w="3255" w:type="dxa"/>
            <w:tcBorders>
              <w:top w:val="single" w:sz="18" w:space="0" w:color="000000"/>
              <w:left w:val="single" w:sz="18" w:space="0" w:color="000000"/>
              <w:bottom w:val="single" w:sz="18" w:space="0" w:color="000000"/>
              <w:right w:val="single" w:sz="18" w:space="0" w:color="000000"/>
            </w:tcBorders>
          </w:tcPr>
          <w:p w14:paraId="0CEF0D42" w14:textId="77777777" w:rsidR="00060E5A" w:rsidRPr="008231A9" w:rsidRDefault="00060E5A" w:rsidP="001A62FC">
            <w:pPr>
              <w:pStyle w:val="NoSpacing"/>
              <w:spacing w:line="240" w:lineRule="auto"/>
              <w:rPr>
                <w:i/>
              </w:rPr>
            </w:pPr>
            <w:r w:rsidRPr="008231A9">
              <w:rPr>
                <w:i/>
              </w:rPr>
              <w:t>(code)</w:t>
            </w:r>
          </w:p>
        </w:tc>
      </w:tr>
    </w:tbl>
    <w:p w14:paraId="25EFEDD4" w14:textId="77777777" w:rsidR="008217D2" w:rsidRDefault="008217D2" w:rsidP="001A62FC">
      <w:pPr>
        <w:pStyle w:val="NoSpacing"/>
        <w:spacing w:line="240" w:lineRule="auto"/>
      </w:pPr>
    </w:p>
    <w:p w14:paraId="0083AD5E" w14:textId="77777777" w:rsidR="00141AD2" w:rsidRDefault="00141AD2" w:rsidP="001A62FC">
      <w:pPr>
        <w:pStyle w:val="NoSpacing"/>
        <w:spacing w:line="240" w:lineRule="auto"/>
      </w:pPr>
      <w:r w:rsidRPr="00141AD2">
        <w:t xml:space="preserve">Now I am going to read you a series of statements. Please tell me how much you agree </w:t>
      </w:r>
      <w:r>
        <w:t>or disagree with the following.</w:t>
      </w:r>
    </w:p>
    <w:tbl>
      <w:tblPr>
        <w:tblStyle w:val="TableGrid1"/>
        <w:tblW w:w="10800" w:type="dxa"/>
        <w:tblInd w:w="-725" w:type="dxa"/>
        <w:tblCellMar>
          <w:left w:w="72" w:type="dxa"/>
          <w:right w:w="72" w:type="dxa"/>
        </w:tblCellMar>
        <w:tblLook w:val="04A0" w:firstRow="1" w:lastRow="0" w:firstColumn="1" w:lastColumn="0" w:noHBand="0" w:noVBand="1"/>
      </w:tblPr>
      <w:tblGrid>
        <w:gridCol w:w="354"/>
        <w:gridCol w:w="5046"/>
        <w:gridCol w:w="4320"/>
        <w:gridCol w:w="1080"/>
      </w:tblGrid>
      <w:tr w:rsidR="00060E5A" w:rsidRPr="008231A9" w14:paraId="7B203E7C" w14:textId="77777777">
        <w:tc>
          <w:tcPr>
            <w:tcW w:w="354" w:type="dxa"/>
          </w:tcPr>
          <w:p w14:paraId="569EB056" w14:textId="77777777" w:rsidR="00060E5A" w:rsidRPr="008231A9" w:rsidRDefault="00060E5A" w:rsidP="001A62FC">
            <w:pPr>
              <w:pStyle w:val="NoSpacing"/>
              <w:spacing w:line="240" w:lineRule="auto"/>
            </w:pPr>
          </w:p>
        </w:tc>
        <w:tc>
          <w:tcPr>
            <w:tcW w:w="5046" w:type="dxa"/>
            <w:tcBorders>
              <w:right w:val="nil"/>
            </w:tcBorders>
          </w:tcPr>
          <w:p w14:paraId="20DFAE22" w14:textId="77777777" w:rsidR="00060E5A" w:rsidRPr="00060E5A" w:rsidRDefault="00BB29A8" w:rsidP="001A62FC">
            <w:pPr>
              <w:pStyle w:val="NoSpacing"/>
              <w:spacing w:line="240" w:lineRule="auto"/>
            </w:pPr>
            <w:r>
              <w:t xml:space="preserve">E4. </w:t>
            </w:r>
            <w:r w:rsidR="00060E5A" w:rsidRPr="00060E5A">
              <w:t xml:space="preserve">Damage to the forest (wildlife, wood, etc.) is a big problem facing this community. </w:t>
            </w:r>
          </w:p>
        </w:tc>
        <w:tc>
          <w:tcPr>
            <w:tcW w:w="4320" w:type="dxa"/>
            <w:tcBorders>
              <w:left w:val="nil"/>
              <w:right w:val="single" w:sz="18" w:space="0" w:color="auto"/>
            </w:tcBorders>
          </w:tcPr>
          <w:p w14:paraId="402819F4" w14:textId="77777777" w:rsidR="00060E5A" w:rsidRPr="00060E5A" w:rsidRDefault="00060E5A" w:rsidP="001A62FC">
            <w:pPr>
              <w:pStyle w:val="NoSpacing"/>
              <w:spacing w:line="240" w:lineRule="auto"/>
            </w:pPr>
            <w:r w:rsidRPr="00060E5A">
              <w:t>1=Strongly agree</w:t>
            </w:r>
          </w:p>
          <w:p w14:paraId="5D788A0B" w14:textId="77777777" w:rsidR="00060E5A" w:rsidRPr="00060E5A" w:rsidRDefault="00060E5A" w:rsidP="001A62FC">
            <w:pPr>
              <w:pStyle w:val="NoSpacing"/>
              <w:spacing w:line="240" w:lineRule="auto"/>
            </w:pPr>
            <w:r w:rsidRPr="00060E5A">
              <w:t>2=Agree</w:t>
            </w:r>
          </w:p>
          <w:p w14:paraId="7454B11E" w14:textId="77777777" w:rsidR="00060E5A" w:rsidRPr="00060E5A" w:rsidRDefault="00060E5A" w:rsidP="001A62FC">
            <w:pPr>
              <w:pStyle w:val="NoSpacing"/>
              <w:spacing w:line="240" w:lineRule="auto"/>
            </w:pPr>
            <w:r w:rsidRPr="00060E5A">
              <w:t>3=Neither agree nor disagree</w:t>
            </w:r>
          </w:p>
          <w:p w14:paraId="701BC607" w14:textId="77777777" w:rsidR="00060E5A" w:rsidRPr="00060E5A" w:rsidRDefault="00060E5A" w:rsidP="001A62FC">
            <w:pPr>
              <w:pStyle w:val="NoSpacing"/>
              <w:spacing w:line="240" w:lineRule="auto"/>
            </w:pPr>
            <w:r>
              <w:t>4=Disagree</w:t>
            </w:r>
          </w:p>
          <w:p w14:paraId="7488FDBD" w14:textId="77777777" w:rsidR="00060E5A" w:rsidRPr="00060E5A" w:rsidRDefault="00060E5A" w:rsidP="001A62FC">
            <w:pPr>
              <w:pStyle w:val="NoSpacing"/>
              <w:spacing w:line="240" w:lineRule="auto"/>
            </w:pPr>
            <w:r w:rsidRPr="00060E5A">
              <w:t>5=Strongly disagree</w:t>
            </w:r>
          </w:p>
          <w:p w14:paraId="467B3DF6" w14:textId="77777777" w:rsidR="00060E5A" w:rsidRPr="00060E5A" w:rsidRDefault="00060E5A" w:rsidP="001A62FC">
            <w:pPr>
              <w:pStyle w:val="NoSpacing"/>
              <w:spacing w:line="240" w:lineRule="auto"/>
            </w:pPr>
            <w:r w:rsidRPr="00060E5A">
              <w:t>888=Don't know</w:t>
            </w:r>
          </w:p>
          <w:p w14:paraId="0104DB6A" w14:textId="77777777" w:rsidR="00060E5A" w:rsidRPr="00060E5A" w:rsidRDefault="00060E5A" w:rsidP="001A62FC">
            <w:pPr>
              <w:pStyle w:val="NoSpacing"/>
              <w:spacing w:line="240" w:lineRule="auto"/>
            </w:pPr>
            <w:r w:rsidRPr="00060E5A">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32622B34" w14:textId="77777777" w:rsidR="00060E5A" w:rsidRPr="008231A9" w:rsidRDefault="00060E5A" w:rsidP="001A62FC">
            <w:pPr>
              <w:pStyle w:val="NoSpacing"/>
              <w:spacing w:line="240" w:lineRule="auto"/>
              <w:rPr>
                <w:i/>
              </w:rPr>
            </w:pPr>
            <w:r w:rsidRPr="008231A9">
              <w:rPr>
                <w:i/>
              </w:rPr>
              <w:t>(code)</w:t>
            </w:r>
          </w:p>
        </w:tc>
      </w:tr>
      <w:tr w:rsidR="00060E5A" w:rsidRPr="008231A9" w14:paraId="3B38AE38" w14:textId="77777777">
        <w:tc>
          <w:tcPr>
            <w:tcW w:w="354" w:type="dxa"/>
          </w:tcPr>
          <w:p w14:paraId="1F0A0329" w14:textId="77777777" w:rsidR="00060E5A" w:rsidRPr="008231A9" w:rsidRDefault="00060E5A" w:rsidP="001A62FC">
            <w:pPr>
              <w:pStyle w:val="NoSpacing"/>
              <w:spacing w:line="240" w:lineRule="auto"/>
            </w:pPr>
          </w:p>
        </w:tc>
        <w:tc>
          <w:tcPr>
            <w:tcW w:w="5046" w:type="dxa"/>
            <w:tcBorders>
              <w:right w:val="nil"/>
            </w:tcBorders>
          </w:tcPr>
          <w:p w14:paraId="5E281189" w14:textId="77777777" w:rsidR="00060E5A" w:rsidRPr="00060E5A" w:rsidRDefault="00BB29A8" w:rsidP="001A62FC">
            <w:pPr>
              <w:pStyle w:val="NoSpacing"/>
              <w:spacing w:line="240" w:lineRule="auto"/>
            </w:pPr>
            <w:r>
              <w:t xml:space="preserve">E5. </w:t>
            </w:r>
            <w:r w:rsidR="00060E5A" w:rsidRPr="00060E5A">
              <w:t>It is important to take steps reduce deforestation and the degradation of forest resources.</w:t>
            </w:r>
          </w:p>
        </w:tc>
        <w:tc>
          <w:tcPr>
            <w:tcW w:w="4320" w:type="dxa"/>
            <w:tcBorders>
              <w:left w:val="nil"/>
              <w:right w:val="single" w:sz="18" w:space="0" w:color="auto"/>
            </w:tcBorders>
          </w:tcPr>
          <w:p w14:paraId="4235A636" w14:textId="77777777" w:rsidR="00060E5A" w:rsidRPr="00060E5A" w:rsidRDefault="00060E5A" w:rsidP="001A62FC">
            <w:pPr>
              <w:pStyle w:val="NoSpacing"/>
              <w:spacing w:line="240" w:lineRule="auto"/>
            </w:pPr>
            <w:r w:rsidRPr="00060E5A">
              <w:t>1=Strongly agree</w:t>
            </w:r>
          </w:p>
          <w:p w14:paraId="1F363F9C" w14:textId="77777777" w:rsidR="00060E5A" w:rsidRPr="00060E5A" w:rsidRDefault="00060E5A" w:rsidP="001A62FC">
            <w:pPr>
              <w:pStyle w:val="NoSpacing"/>
              <w:spacing w:line="240" w:lineRule="auto"/>
            </w:pPr>
            <w:r w:rsidRPr="00060E5A">
              <w:t>2=Agree</w:t>
            </w:r>
          </w:p>
          <w:p w14:paraId="7F32FCEA" w14:textId="77777777" w:rsidR="00060E5A" w:rsidRPr="00060E5A" w:rsidRDefault="00060E5A" w:rsidP="001A62FC">
            <w:pPr>
              <w:pStyle w:val="NoSpacing"/>
              <w:spacing w:line="240" w:lineRule="auto"/>
            </w:pPr>
            <w:r w:rsidRPr="00060E5A">
              <w:lastRenderedPageBreak/>
              <w:t>3=Neither agree nor disagree</w:t>
            </w:r>
          </w:p>
          <w:p w14:paraId="621D9484" w14:textId="77777777" w:rsidR="00060E5A" w:rsidRPr="00060E5A" w:rsidRDefault="00060E5A" w:rsidP="001A62FC">
            <w:pPr>
              <w:pStyle w:val="NoSpacing"/>
              <w:spacing w:line="240" w:lineRule="auto"/>
            </w:pPr>
            <w:r>
              <w:t>4=Disagree</w:t>
            </w:r>
          </w:p>
          <w:p w14:paraId="23D7815E" w14:textId="77777777" w:rsidR="00060E5A" w:rsidRPr="00060E5A" w:rsidRDefault="00060E5A" w:rsidP="001A62FC">
            <w:pPr>
              <w:pStyle w:val="NoSpacing"/>
              <w:spacing w:line="240" w:lineRule="auto"/>
            </w:pPr>
            <w:r w:rsidRPr="00060E5A">
              <w:t>5=Strongly disagree</w:t>
            </w:r>
          </w:p>
          <w:p w14:paraId="1D8ABED4" w14:textId="77777777" w:rsidR="00060E5A" w:rsidRPr="00060E5A" w:rsidRDefault="00060E5A" w:rsidP="001A62FC">
            <w:pPr>
              <w:pStyle w:val="NoSpacing"/>
              <w:spacing w:line="240" w:lineRule="auto"/>
            </w:pPr>
            <w:r w:rsidRPr="00060E5A">
              <w:t>888=Don't know</w:t>
            </w:r>
          </w:p>
          <w:p w14:paraId="6EC79006" w14:textId="77777777" w:rsidR="00060E5A" w:rsidRPr="00060E5A" w:rsidRDefault="00060E5A" w:rsidP="001A62FC">
            <w:pPr>
              <w:pStyle w:val="NoSpacing"/>
              <w:spacing w:line="240" w:lineRule="auto"/>
            </w:pPr>
            <w:r w:rsidRPr="00060E5A">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8ED1B2E" w14:textId="77777777" w:rsidR="00060E5A" w:rsidRPr="008231A9" w:rsidRDefault="00060E5A" w:rsidP="001A62FC">
            <w:pPr>
              <w:pStyle w:val="NoSpacing"/>
              <w:spacing w:line="240" w:lineRule="auto"/>
              <w:rPr>
                <w:i/>
              </w:rPr>
            </w:pPr>
            <w:r w:rsidRPr="008231A9">
              <w:rPr>
                <w:i/>
              </w:rPr>
              <w:lastRenderedPageBreak/>
              <w:t>(code)</w:t>
            </w:r>
          </w:p>
        </w:tc>
      </w:tr>
      <w:tr w:rsidR="00060E5A" w:rsidRPr="008231A9" w14:paraId="6F9AF540" w14:textId="77777777">
        <w:tc>
          <w:tcPr>
            <w:tcW w:w="354" w:type="dxa"/>
          </w:tcPr>
          <w:p w14:paraId="08807396" w14:textId="77777777" w:rsidR="00060E5A" w:rsidRPr="008231A9" w:rsidRDefault="00060E5A" w:rsidP="001A62FC">
            <w:pPr>
              <w:pStyle w:val="NoSpacing"/>
              <w:spacing w:line="240" w:lineRule="auto"/>
            </w:pPr>
          </w:p>
        </w:tc>
        <w:tc>
          <w:tcPr>
            <w:tcW w:w="5046" w:type="dxa"/>
            <w:tcBorders>
              <w:right w:val="nil"/>
            </w:tcBorders>
          </w:tcPr>
          <w:p w14:paraId="42DF01C8" w14:textId="77777777" w:rsidR="00060E5A" w:rsidRPr="00060E5A" w:rsidRDefault="00BB29A8" w:rsidP="001A62FC">
            <w:pPr>
              <w:pStyle w:val="NoSpacing"/>
              <w:spacing w:line="240" w:lineRule="auto"/>
            </w:pPr>
            <w:r>
              <w:t xml:space="preserve">E6. </w:t>
            </w:r>
            <w:r w:rsidR="00060E5A" w:rsidRPr="00060E5A">
              <w:t>Changes in temperature and rainfall patterns are a big problem facing this community.</w:t>
            </w:r>
          </w:p>
        </w:tc>
        <w:tc>
          <w:tcPr>
            <w:tcW w:w="4320" w:type="dxa"/>
            <w:tcBorders>
              <w:left w:val="nil"/>
              <w:right w:val="single" w:sz="18" w:space="0" w:color="auto"/>
            </w:tcBorders>
          </w:tcPr>
          <w:p w14:paraId="005429A8" w14:textId="77777777" w:rsidR="00060E5A" w:rsidRPr="00060E5A" w:rsidRDefault="00060E5A" w:rsidP="001A62FC">
            <w:pPr>
              <w:pStyle w:val="NoSpacing"/>
              <w:spacing w:line="240" w:lineRule="auto"/>
            </w:pPr>
            <w:r w:rsidRPr="00060E5A">
              <w:t>1=Strongly agree</w:t>
            </w:r>
          </w:p>
          <w:p w14:paraId="37CEB6E6" w14:textId="77777777" w:rsidR="00060E5A" w:rsidRPr="00060E5A" w:rsidRDefault="00060E5A" w:rsidP="001A62FC">
            <w:pPr>
              <w:pStyle w:val="NoSpacing"/>
              <w:spacing w:line="240" w:lineRule="auto"/>
            </w:pPr>
            <w:r w:rsidRPr="00060E5A">
              <w:t>2=Agree</w:t>
            </w:r>
          </w:p>
          <w:p w14:paraId="104B571F" w14:textId="77777777" w:rsidR="00060E5A" w:rsidRPr="00060E5A" w:rsidRDefault="00060E5A" w:rsidP="001A62FC">
            <w:pPr>
              <w:pStyle w:val="NoSpacing"/>
              <w:spacing w:line="240" w:lineRule="auto"/>
            </w:pPr>
            <w:r w:rsidRPr="00060E5A">
              <w:t>3=Neither agree nor disagree</w:t>
            </w:r>
          </w:p>
          <w:p w14:paraId="3559FFA7" w14:textId="77777777" w:rsidR="00060E5A" w:rsidRPr="00060E5A" w:rsidRDefault="00060E5A" w:rsidP="001A62FC">
            <w:pPr>
              <w:pStyle w:val="NoSpacing"/>
              <w:spacing w:line="240" w:lineRule="auto"/>
            </w:pPr>
            <w:r>
              <w:t>4=Disagree</w:t>
            </w:r>
          </w:p>
          <w:p w14:paraId="58B176C5" w14:textId="77777777" w:rsidR="00060E5A" w:rsidRPr="00060E5A" w:rsidRDefault="00060E5A" w:rsidP="001A62FC">
            <w:pPr>
              <w:pStyle w:val="NoSpacing"/>
              <w:spacing w:line="240" w:lineRule="auto"/>
            </w:pPr>
            <w:r w:rsidRPr="00060E5A">
              <w:t>5=Strongly disagree</w:t>
            </w:r>
          </w:p>
          <w:p w14:paraId="2B2639E3" w14:textId="77777777" w:rsidR="00060E5A" w:rsidRPr="00060E5A" w:rsidRDefault="00060E5A" w:rsidP="001A62FC">
            <w:pPr>
              <w:pStyle w:val="NoSpacing"/>
              <w:spacing w:line="240" w:lineRule="auto"/>
            </w:pPr>
            <w:r w:rsidRPr="00060E5A">
              <w:t>888=Don't know</w:t>
            </w:r>
          </w:p>
          <w:p w14:paraId="74877687" w14:textId="77777777" w:rsidR="00060E5A" w:rsidRPr="00060E5A" w:rsidRDefault="00060E5A" w:rsidP="001A62FC">
            <w:pPr>
              <w:pStyle w:val="NoSpacing"/>
              <w:spacing w:line="240" w:lineRule="auto"/>
            </w:pPr>
            <w:r w:rsidRPr="00060E5A">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0BDB1AAC" w14:textId="77777777" w:rsidR="00060E5A" w:rsidRPr="008231A9" w:rsidRDefault="00060E5A" w:rsidP="001A62FC">
            <w:pPr>
              <w:pStyle w:val="NoSpacing"/>
              <w:spacing w:line="240" w:lineRule="auto"/>
              <w:rPr>
                <w:i/>
              </w:rPr>
            </w:pPr>
            <w:r w:rsidRPr="008231A9">
              <w:rPr>
                <w:i/>
              </w:rPr>
              <w:t>(code)</w:t>
            </w:r>
          </w:p>
        </w:tc>
      </w:tr>
      <w:tr w:rsidR="00060E5A" w:rsidRPr="008231A9" w14:paraId="49B8CC46" w14:textId="77777777">
        <w:tc>
          <w:tcPr>
            <w:tcW w:w="354" w:type="dxa"/>
          </w:tcPr>
          <w:p w14:paraId="26BF7E01" w14:textId="77777777" w:rsidR="00060E5A" w:rsidRPr="008231A9" w:rsidRDefault="00060E5A" w:rsidP="001A62FC">
            <w:pPr>
              <w:pStyle w:val="NoSpacing"/>
              <w:spacing w:line="240" w:lineRule="auto"/>
            </w:pPr>
          </w:p>
        </w:tc>
        <w:tc>
          <w:tcPr>
            <w:tcW w:w="5046" w:type="dxa"/>
            <w:tcBorders>
              <w:right w:val="nil"/>
            </w:tcBorders>
          </w:tcPr>
          <w:p w14:paraId="1B51B99E" w14:textId="77777777" w:rsidR="00060E5A" w:rsidRPr="00060E5A" w:rsidRDefault="00BB29A8" w:rsidP="001A62FC">
            <w:pPr>
              <w:pStyle w:val="NoSpacing"/>
              <w:spacing w:line="240" w:lineRule="auto"/>
            </w:pPr>
            <w:r>
              <w:t xml:space="preserve">E7. </w:t>
            </w:r>
            <w:r w:rsidR="00060E5A" w:rsidRPr="00060E5A">
              <w:t xml:space="preserve">It is important for the community to take steps to protect themselves from these changes in temperature and rainfall patterns. </w:t>
            </w:r>
          </w:p>
        </w:tc>
        <w:tc>
          <w:tcPr>
            <w:tcW w:w="4320" w:type="dxa"/>
            <w:tcBorders>
              <w:left w:val="nil"/>
              <w:right w:val="single" w:sz="18" w:space="0" w:color="auto"/>
            </w:tcBorders>
          </w:tcPr>
          <w:p w14:paraId="294AA04A" w14:textId="77777777" w:rsidR="00060E5A" w:rsidRPr="00060E5A" w:rsidRDefault="00060E5A" w:rsidP="001A62FC">
            <w:pPr>
              <w:pStyle w:val="NoSpacing"/>
              <w:spacing w:line="240" w:lineRule="auto"/>
            </w:pPr>
            <w:r w:rsidRPr="00060E5A">
              <w:t>1=Strongly agree</w:t>
            </w:r>
          </w:p>
          <w:p w14:paraId="2EF41212" w14:textId="77777777" w:rsidR="00060E5A" w:rsidRPr="00060E5A" w:rsidRDefault="00060E5A" w:rsidP="001A62FC">
            <w:pPr>
              <w:pStyle w:val="NoSpacing"/>
              <w:spacing w:line="240" w:lineRule="auto"/>
            </w:pPr>
            <w:r w:rsidRPr="00060E5A">
              <w:t>2=Agree</w:t>
            </w:r>
          </w:p>
          <w:p w14:paraId="6466188D" w14:textId="77777777" w:rsidR="00060E5A" w:rsidRPr="00060E5A" w:rsidRDefault="00060E5A" w:rsidP="001A62FC">
            <w:pPr>
              <w:pStyle w:val="NoSpacing"/>
              <w:spacing w:line="240" w:lineRule="auto"/>
            </w:pPr>
            <w:r w:rsidRPr="00060E5A">
              <w:t>3=Neither agree nor disagree</w:t>
            </w:r>
          </w:p>
          <w:p w14:paraId="3BC8B529" w14:textId="77777777" w:rsidR="00060E5A" w:rsidRPr="00060E5A" w:rsidRDefault="00060E5A" w:rsidP="001A62FC">
            <w:pPr>
              <w:pStyle w:val="NoSpacing"/>
              <w:spacing w:line="240" w:lineRule="auto"/>
            </w:pPr>
            <w:r>
              <w:t>4=Disagree</w:t>
            </w:r>
          </w:p>
          <w:p w14:paraId="1DDABADE" w14:textId="77777777" w:rsidR="00060E5A" w:rsidRPr="00060E5A" w:rsidRDefault="00060E5A" w:rsidP="001A62FC">
            <w:pPr>
              <w:pStyle w:val="NoSpacing"/>
              <w:spacing w:line="240" w:lineRule="auto"/>
            </w:pPr>
            <w:r w:rsidRPr="00060E5A">
              <w:t>5=Strongly disagree</w:t>
            </w:r>
          </w:p>
          <w:p w14:paraId="6B3F895F" w14:textId="77777777" w:rsidR="00060E5A" w:rsidRPr="00060E5A" w:rsidRDefault="00060E5A" w:rsidP="001A62FC">
            <w:pPr>
              <w:pStyle w:val="NoSpacing"/>
              <w:spacing w:line="240" w:lineRule="auto"/>
            </w:pPr>
            <w:r w:rsidRPr="00060E5A">
              <w:t>888=Don't know</w:t>
            </w:r>
          </w:p>
          <w:p w14:paraId="7F860096" w14:textId="77777777" w:rsidR="00060E5A" w:rsidRPr="00060E5A" w:rsidRDefault="00060E5A" w:rsidP="001A62FC">
            <w:pPr>
              <w:pStyle w:val="NoSpacing"/>
              <w:spacing w:line="240" w:lineRule="auto"/>
            </w:pPr>
            <w:r w:rsidRPr="00060E5A">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2D17D17" w14:textId="77777777" w:rsidR="00060E5A" w:rsidRPr="008231A9" w:rsidRDefault="00060E5A" w:rsidP="001A62FC">
            <w:pPr>
              <w:pStyle w:val="NoSpacing"/>
              <w:spacing w:line="240" w:lineRule="auto"/>
              <w:rPr>
                <w:i/>
              </w:rPr>
            </w:pPr>
            <w:r w:rsidRPr="008231A9">
              <w:rPr>
                <w:i/>
              </w:rPr>
              <w:t>(code)</w:t>
            </w:r>
          </w:p>
        </w:tc>
      </w:tr>
      <w:tr w:rsidR="00060E5A" w:rsidRPr="008231A9" w14:paraId="33147A1E" w14:textId="77777777">
        <w:tc>
          <w:tcPr>
            <w:tcW w:w="354" w:type="dxa"/>
          </w:tcPr>
          <w:p w14:paraId="51816901" w14:textId="77777777" w:rsidR="00060E5A" w:rsidRPr="008231A9" w:rsidRDefault="00060E5A" w:rsidP="001A62FC">
            <w:pPr>
              <w:pStyle w:val="NoSpacing"/>
              <w:spacing w:line="240" w:lineRule="auto"/>
            </w:pPr>
          </w:p>
        </w:tc>
        <w:tc>
          <w:tcPr>
            <w:tcW w:w="5046" w:type="dxa"/>
            <w:tcBorders>
              <w:right w:val="nil"/>
            </w:tcBorders>
          </w:tcPr>
          <w:p w14:paraId="6CA62174" w14:textId="77777777" w:rsidR="00060E5A" w:rsidRPr="00060E5A" w:rsidRDefault="00BB29A8" w:rsidP="001A62FC">
            <w:pPr>
              <w:pStyle w:val="NoSpacing"/>
              <w:spacing w:line="240" w:lineRule="auto"/>
            </w:pPr>
            <w:r>
              <w:t xml:space="preserve">E8. </w:t>
            </w:r>
            <w:r w:rsidR="00060E5A" w:rsidRPr="00060E5A">
              <w:t>I believe it is important to protect the forests in my community.</w:t>
            </w:r>
          </w:p>
        </w:tc>
        <w:tc>
          <w:tcPr>
            <w:tcW w:w="4320" w:type="dxa"/>
            <w:tcBorders>
              <w:left w:val="nil"/>
              <w:right w:val="single" w:sz="18" w:space="0" w:color="auto"/>
            </w:tcBorders>
          </w:tcPr>
          <w:p w14:paraId="3C5E5408" w14:textId="77777777" w:rsidR="00060E5A" w:rsidRPr="00060E5A" w:rsidRDefault="00060E5A" w:rsidP="001A62FC">
            <w:pPr>
              <w:pStyle w:val="NoSpacing"/>
              <w:spacing w:line="240" w:lineRule="auto"/>
            </w:pPr>
            <w:r w:rsidRPr="00060E5A">
              <w:t>1=Strongly agree</w:t>
            </w:r>
          </w:p>
          <w:p w14:paraId="09CA782C" w14:textId="77777777" w:rsidR="00060E5A" w:rsidRPr="00060E5A" w:rsidRDefault="00060E5A" w:rsidP="001A62FC">
            <w:pPr>
              <w:pStyle w:val="NoSpacing"/>
              <w:spacing w:line="240" w:lineRule="auto"/>
            </w:pPr>
            <w:r w:rsidRPr="00060E5A">
              <w:t>2=Agree</w:t>
            </w:r>
          </w:p>
          <w:p w14:paraId="3770EB7A" w14:textId="77777777" w:rsidR="00060E5A" w:rsidRPr="00060E5A" w:rsidRDefault="00060E5A" w:rsidP="001A62FC">
            <w:pPr>
              <w:pStyle w:val="NoSpacing"/>
              <w:spacing w:line="240" w:lineRule="auto"/>
            </w:pPr>
            <w:r w:rsidRPr="00060E5A">
              <w:t>3=Neither agree nor disagree</w:t>
            </w:r>
          </w:p>
          <w:p w14:paraId="020689B5" w14:textId="77777777" w:rsidR="00060E5A" w:rsidRPr="00060E5A" w:rsidRDefault="00060E5A" w:rsidP="001A62FC">
            <w:pPr>
              <w:pStyle w:val="NoSpacing"/>
              <w:spacing w:line="240" w:lineRule="auto"/>
            </w:pPr>
            <w:r>
              <w:t>4=Disagree</w:t>
            </w:r>
          </w:p>
          <w:p w14:paraId="4FDD84D3" w14:textId="77777777" w:rsidR="00060E5A" w:rsidRPr="00060E5A" w:rsidRDefault="00060E5A" w:rsidP="001A62FC">
            <w:pPr>
              <w:pStyle w:val="NoSpacing"/>
              <w:spacing w:line="240" w:lineRule="auto"/>
            </w:pPr>
            <w:r w:rsidRPr="00060E5A">
              <w:t>5=Strongly disagree</w:t>
            </w:r>
          </w:p>
          <w:p w14:paraId="003D629B" w14:textId="77777777" w:rsidR="00060E5A" w:rsidRPr="00060E5A" w:rsidRDefault="00060E5A" w:rsidP="001A62FC">
            <w:pPr>
              <w:pStyle w:val="NoSpacing"/>
              <w:spacing w:line="240" w:lineRule="auto"/>
            </w:pPr>
            <w:r w:rsidRPr="00060E5A">
              <w:t>888=Don't know</w:t>
            </w:r>
          </w:p>
          <w:p w14:paraId="4DFC9785" w14:textId="77777777" w:rsidR="00060E5A" w:rsidRPr="00060E5A" w:rsidRDefault="00060E5A" w:rsidP="001A62FC">
            <w:pPr>
              <w:pStyle w:val="NoSpacing"/>
              <w:spacing w:line="240" w:lineRule="auto"/>
            </w:pPr>
            <w:r w:rsidRPr="00060E5A">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6E4DA088" w14:textId="77777777" w:rsidR="00060E5A" w:rsidRPr="008231A9" w:rsidRDefault="00060E5A" w:rsidP="001A62FC">
            <w:pPr>
              <w:pStyle w:val="NoSpacing"/>
              <w:spacing w:line="240" w:lineRule="auto"/>
              <w:rPr>
                <w:i/>
              </w:rPr>
            </w:pPr>
            <w:r w:rsidRPr="008231A9">
              <w:rPr>
                <w:i/>
              </w:rPr>
              <w:t>(code)</w:t>
            </w:r>
          </w:p>
        </w:tc>
      </w:tr>
    </w:tbl>
    <w:p w14:paraId="339D9C5A" w14:textId="77777777" w:rsidR="00D02F49" w:rsidRDefault="00D02F49" w:rsidP="001A62FC">
      <w:pPr>
        <w:pStyle w:val="NoSpacing"/>
        <w:spacing w:line="240" w:lineRule="auto"/>
        <w:sectPr w:rsidR="00D02F49">
          <w:pgSz w:w="12240" w:h="15840"/>
          <w:pgMar w:top="1440" w:right="1440" w:bottom="1440" w:left="1440" w:header="720" w:footer="720" w:gutter="0"/>
          <w:cols w:space="720"/>
          <w:docGrid w:linePitch="360"/>
        </w:sectPr>
      </w:pPr>
    </w:p>
    <w:p w14:paraId="4083FF2A" w14:textId="77777777" w:rsidR="008217D2" w:rsidRDefault="00060E5A" w:rsidP="001A62FC">
      <w:pPr>
        <w:pStyle w:val="Heading3"/>
        <w:spacing w:before="0" w:line="240" w:lineRule="auto"/>
        <w:rPr>
          <w:ins w:id="549" w:author="Aidan Boyd" w:date="2015-01-13T14:13:00Z"/>
        </w:rPr>
      </w:pPr>
      <w:r>
        <w:lastRenderedPageBreak/>
        <w:t>Section F. Benefits from Forest Services</w:t>
      </w:r>
    </w:p>
    <w:p w14:paraId="58C98C15" w14:textId="77777777" w:rsidR="008403A3" w:rsidRPr="00076BA4" w:rsidRDefault="008403A3" w:rsidP="00AF1BEF"/>
    <w:tbl>
      <w:tblPr>
        <w:tblStyle w:val="TableGrid1"/>
        <w:tblW w:w="14400" w:type="dxa"/>
        <w:tblInd w:w="-725" w:type="dxa"/>
        <w:tblCellMar>
          <w:left w:w="72" w:type="dxa"/>
          <w:right w:w="72" w:type="dxa"/>
        </w:tblCellMar>
        <w:tblLook w:val="04A0" w:firstRow="1" w:lastRow="0" w:firstColumn="1" w:lastColumn="0" w:noHBand="0" w:noVBand="1"/>
      </w:tblPr>
      <w:tblGrid>
        <w:gridCol w:w="354"/>
        <w:gridCol w:w="4686"/>
        <w:gridCol w:w="3960"/>
        <w:gridCol w:w="4320"/>
        <w:gridCol w:w="1080"/>
      </w:tblGrid>
      <w:tr w:rsidR="00E75FA2" w:rsidRPr="008231A9" w14:paraId="55997DCB" w14:textId="77777777">
        <w:tc>
          <w:tcPr>
            <w:tcW w:w="354" w:type="dxa"/>
          </w:tcPr>
          <w:p w14:paraId="22E0B943" w14:textId="77777777" w:rsidR="00E75FA2" w:rsidRPr="008231A9" w:rsidRDefault="00E75FA2" w:rsidP="001A62FC">
            <w:pPr>
              <w:pStyle w:val="NoSpacing"/>
              <w:spacing w:line="240" w:lineRule="auto"/>
            </w:pPr>
          </w:p>
        </w:tc>
        <w:tc>
          <w:tcPr>
            <w:tcW w:w="4686" w:type="dxa"/>
            <w:tcBorders>
              <w:right w:val="nil"/>
            </w:tcBorders>
          </w:tcPr>
          <w:p w14:paraId="2230125D" w14:textId="77777777" w:rsidR="00E75FA2" w:rsidRPr="00D02F49" w:rsidRDefault="00BB29A8" w:rsidP="001A62FC">
            <w:pPr>
              <w:pStyle w:val="NoSpacing"/>
              <w:spacing w:line="240" w:lineRule="auto"/>
            </w:pPr>
            <w:r>
              <w:t xml:space="preserve">F1. </w:t>
            </w:r>
            <w:r w:rsidR="00E75FA2" w:rsidRPr="00D02F49">
              <w:t xml:space="preserve">Has the community received any direct benefits (in kind or in cash) related to the following forest services over the past 12 months? </w:t>
            </w:r>
          </w:p>
          <w:p w14:paraId="293D3727" w14:textId="77777777" w:rsidR="00E75FA2" w:rsidRPr="00D02F49" w:rsidRDefault="00E75FA2" w:rsidP="001A62FC">
            <w:pPr>
              <w:pStyle w:val="NoSpacing"/>
              <w:spacing w:line="240" w:lineRule="auto"/>
            </w:pPr>
          </w:p>
          <w:p w14:paraId="2C79A3F1" w14:textId="77777777" w:rsidR="00E75FA2" w:rsidRPr="00D02F49" w:rsidRDefault="00E75FA2" w:rsidP="001A62FC">
            <w:pPr>
              <w:pStyle w:val="NoSpacing"/>
              <w:spacing w:line="240" w:lineRule="auto"/>
            </w:pPr>
            <w:r w:rsidRPr="00D02F49">
              <w:t xml:space="preserve">Select all that apply. </w:t>
            </w:r>
          </w:p>
        </w:tc>
        <w:tc>
          <w:tcPr>
            <w:tcW w:w="3960" w:type="dxa"/>
            <w:tcBorders>
              <w:left w:val="nil"/>
              <w:right w:val="nil"/>
            </w:tcBorders>
          </w:tcPr>
          <w:p w14:paraId="5193270C" w14:textId="77777777" w:rsidR="00E75FA2" w:rsidRPr="00E75FA2" w:rsidRDefault="00E75FA2" w:rsidP="001A62FC">
            <w:pPr>
              <w:pStyle w:val="NoSpacing"/>
              <w:spacing w:line="240" w:lineRule="auto"/>
              <w:rPr>
                <w:sz w:val="20"/>
              </w:rPr>
            </w:pPr>
            <w:r w:rsidRPr="00E75FA2">
              <w:rPr>
                <w:sz w:val="20"/>
              </w:rPr>
              <w:t>1=Tourism</w:t>
            </w:r>
          </w:p>
          <w:p w14:paraId="154DD0AD" w14:textId="77777777" w:rsidR="00E75FA2" w:rsidRPr="00E75FA2" w:rsidRDefault="00E75FA2" w:rsidP="001A62FC">
            <w:pPr>
              <w:pStyle w:val="NoSpacing"/>
              <w:spacing w:line="240" w:lineRule="auto"/>
              <w:rPr>
                <w:sz w:val="20"/>
              </w:rPr>
            </w:pPr>
            <w:r w:rsidRPr="00E75FA2">
              <w:rPr>
                <w:sz w:val="20"/>
              </w:rPr>
              <w:t xml:space="preserve">2=Carbon sequestration </w:t>
            </w:r>
          </w:p>
          <w:p w14:paraId="654B441A" w14:textId="77777777" w:rsidR="00E75FA2" w:rsidRPr="00E75FA2" w:rsidRDefault="00E75FA2" w:rsidP="001A62FC">
            <w:pPr>
              <w:pStyle w:val="NoSpacing"/>
              <w:spacing w:line="240" w:lineRule="auto"/>
              <w:rPr>
                <w:sz w:val="20"/>
              </w:rPr>
            </w:pPr>
            <w:r w:rsidRPr="00E75FA2">
              <w:rPr>
                <w:sz w:val="20"/>
              </w:rPr>
              <w:t>3=Water catchment</w:t>
            </w:r>
          </w:p>
          <w:p w14:paraId="13808FAF" w14:textId="77777777" w:rsidR="00E75FA2" w:rsidRPr="00E75FA2" w:rsidRDefault="00E75FA2" w:rsidP="001A62FC">
            <w:pPr>
              <w:pStyle w:val="NoSpacing"/>
              <w:spacing w:line="240" w:lineRule="auto"/>
              <w:rPr>
                <w:sz w:val="20"/>
              </w:rPr>
            </w:pPr>
            <w:r w:rsidRPr="00E75FA2">
              <w:rPr>
                <w:sz w:val="20"/>
              </w:rPr>
              <w:t>4=Biodiversity conservation</w:t>
            </w:r>
          </w:p>
          <w:p w14:paraId="4614F82D" w14:textId="77777777" w:rsidR="00E75FA2" w:rsidRPr="00E75FA2" w:rsidRDefault="00E75FA2" w:rsidP="001A62FC">
            <w:pPr>
              <w:pStyle w:val="NoSpacing"/>
              <w:spacing w:line="240" w:lineRule="auto"/>
              <w:rPr>
                <w:sz w:val="20"/>
              </w:rPr>
            </w:pPr>
            <w:r w:rsidRPr="00E75FA2">
              <w:rPr>
                <w:sz w:val="20"/>
              </w:rPr>
              <w:t xml:space="preserve">5=Compensation from timber company </w:t>
            </w:r>
          </w:p>
          <w:p w14:paraId="2D81BAC1" w14:textId="77777777" w:rsidR="00E75FA2" w:rsidRPr="00E75FA2" w:rsidRDefault="00E75FA2" w:rsidP="001A62FC">
            <w:pPr>
              <w:pStyle w:val="NoSpacing"/>
              <w:spacing w:line="240" w:lineRule="auto"/>
              <w:rPr>
                <w:sz w:val="20"/>
              </w:rPr>
            </w:pPr>
            <w:r w:rsidRPr="00E75FA2">
              <w:rPr>
                <w:sz w:val="20"/>
              </w:rPr>
              <w:t xml:space="preserve">6=Compensation from mining company </w:t>
            </w:r>
          </w:p>
          <w:p w14:paraId="64E640DF" w14:textId="77777777" w:rsidR="00E75FA2" w:rsidRPr="00E75FA2" w:rsidRDefault="00E75FA2" w:rsidP="001A62FC">
            <w:pPr>
              <w:pStyle w:val="NoSpacing"/>
              <w:spacing w:line="240" w:lineRule="auto"/>
              <w:rPr>
                <w:sz w:val="20"/>
              </w:rPr>
            </w:pPr>
            <w:r w:rsidRPr="00E75FA2">
              <w:rPr>
                <w:sz w:val="20"/>
              </w:rPr>
              <w:t xml:space="preserve">7=Tree planting/afforestation </w:t>
            </w:r>
          </w:p>
        </w:tc>
        <w:tc>
          <w:tcPr>
            <w:tcW w:w="4320" w:type="dxa"/>
            <w:tcBorders>
              <w:left w:val="nil"/>
              <w:right w:val="single" w:sz="18" w:space="0" w:color="auto"/>
            </w:tcBorders>
          </w:tcPr>
          <w:p w14:paraId="7053A524" w14:textId="77777777" w:rsidR="00E75FA2" w:rsidRPr="00E75FA2" w:rsidRDefault="00E75FA2" w:rsidP="001A62FC">
            <w:pPr>
              <w:pStyle w:val="NoSpacing"/>
              <w:spacing w:line="240" w:lineRule="auto"/>
              <w:rPr>
                <w:sz w:val="20"/>
              </w:rPr>
            </w:pPr>
            <w:r w:rsidRPr="00E75FA2">
              <w:rPr>
                <w:sz w:val="20"/>
              </w:rPr>
              <w:t xml:space="preserve">8=Charcoaling </w:t>
            </w:r>
          </w:p>
          <w:p w14:paraId="53F35920" w14:textId="77777777" w:rsidR="00E75FA2" w:rsidRPr="00E75FA2" w:rsidRDefault="00E75FA2" w:rsidP="001A62FC">
            <w:pPr>
              <w:pStyle w:val="NoSpacing"/>
              <w:spacing w:line="240" w:lineRule="auto"/>
              <w:rPr>
                <w:sz w:val="20"/>
              </w:rPr>
            </w:pPr>
            <w:r w:rsidRPr="00E75FA2">
              <w:rPr>
                <w:sz w:val="20"/>
              </w:rPr>
              <w:t xml:space="preserve">9=Eco-Charcoaling </w:t>
            </w:r>
          </w:p>
          <w:p w14:paraId="39AF14FD" w14:textId="77777777" w:rsidR="00E75FA2" w:rsidRPr="00E75FA2" w:rsidRDefault="00E75FA2" w:rsidP="001A62FC">
            <w:pPr>
              <w:pStyle w:val="NoSpacing"/>
              <w:spacing w:line="240" w:lineRule="auto"/>
              <w:rPr>
                <w:sz w:val="20"/>
              </w:rPr>
            </w:pPr>
            <w:r w:rsidRPr="00E75FA2">
              <w:rPr>
                <w:sz w:val="20"/>
              </w:rPr>
              <w:t>10</w:t>
            </w:r>
            <w:r w:rsidR="00597904">
              <w:rPr>
                <w:sz w:val="20"/>
              </w:rPr>
              <w:t>=</w:t>
            </w:r>
            <w:r w:rsidRPr="00E75FA2">
              <w:rPr>
                <w:sz w:val="20"/>
              </w:rPr>
              <w:t xml:space="preserve">New farming or agriculture techniques (conservation farming, fruit orchards, honey, crop diversification, woodlots, </w:t>
            </w:r>
            <w:proofErr w:type="spellStart"/>
            <w:r w:rsidRPr="00E75FA2">
              <w:rPr>
                <w:sz w:val="20"/>
              </w:rPr>
              <w:t>etc</w:t>
            </w:r>
            <w:proofErr w:type="spellEnd"/>
            <w:r w:rsidRPr="00E75FA2">
              <w:rPr>
                <w:sz w:val="20"/>
              </w:rPr>
              <w:t>)</w:t>
            </w:r>
          </w:p>
          <w:p w14:paraId="0CC50B20" w14:textId="77777777" w:rsidR="00AC0CBB" w:rsidRDefault="00AC0CBB" w:rsidP="001A62FC">
            <w:pPr>
              <w:pStyle w:val="NoSpacing"/>
              <w:spacing w:line="240" w:lineRule="auto"/>
              <w:rPr>
                <w:sz w:val="20"/>
              </w:rPr>
            </w:pPr>
            <w:r w:rsidRPr="006B6D60">
              <w:t>97=Other, please specify</w:t>
            </w:r>
            <w:r w:rsidRPr="00E75FA2">
              <w:rPr>
                <w:sz w:val="20"/>
              </w:rPr>
              <w:t xml:space="preserve"> </w:t>
            </w:r>
          </w:p>
          <w:p w14:paraId="7E487C99" w14:textId="77777777" w:rsidR="00E75FA2" w:rsidRPr="00E75FA2" w:rsidRDefault="00E75FA2" w:rsidP="001A62FC">
            <w:pPr>
              <w:pStyle w:val="NoSpacing"/>
              <w:spacing w:line="240" w:lineRule="auto"/>
              <w:rPr>
                <w:sz w:val="20"/>
              </w:rPr>
            </w:pPr>
            <w:r w:rsidRPr="00E75FA2">
              <w:rPr>
                <w:sz w:val="20"/>
              </w:rPr>
              <w:t>888=Don’t know</w:t>
            </w:r>
          </w:p>
          <w:p w14:paraId="3DE0FFB4" w14:textId="77777777" w:rsidR="00E75FA2" w:rsidRPr="00E75FA2" w:rsidRDefault="00E75FA2" w:rsidP="001A62FC">
            <w:pPr>
              <w:pStyle w:val="NoSpacing"/>
              <w:spacing w:line="240" w:lineRule="auto"/>
              <w:rPr>
                <w:sz w:val="20"/>
              </w:rPr>
            </w:pPr>
            <w:r w:rsidRPr="00E75FA2">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BBE7B9F" w14:textId="77777777" w:rsidR="00E75FA2" w:rsidRPr="008231A9" w:rsidRDefault="00E75FA2" w:rsidP="001A62FC">
            <w:pPr>
              <w:pStyle w:val="NoSpacing"/>
              <w:spacing w:line="240" w:lineRule="auto"/>
              <w:rPr>
                <w:i/>
              </w:rPr>
            </w:pPr>
            <w:r w:rsidRPr="008231A9">
              <w:rPr>
                <w:i/>
              </w:rPr>
              <w:t>(code)</w:t>
            </w:r>
          </w:p>
        </w:tc>
      </w:tr>
    </w:tbl>
    <w:p w14:paraId="7C7BB879" w14:textId="77777777" w:rsidR="00E75FA2" w:rsidRDefault="00E75FA2" w:rsidP="001A62FC">
      <w:pPr>
        <w:pStyle w:val="NoSpacing"/>
        <w:spacing w:line="240" w:lineRule="auto"/>
      </w:pPr>
    </w:p>
    <w:p w14:paraId="3160F118" w14:textId="77777777" w:rsidR="0089222B" w:rsidRDefault="00E75FA2" w:rsidP="001A62FC">
      <w:pPr>
        <w:pStyle w:val="NoSpacing"/>
        <w:spacing w:line="240" w:lineRule="auto"/>
      </w:pPr>
      <w:r w:rsidRPr="00E75FA2">
        <w:t>For each benefit received, please fill in the following information.</w:t>
      </w:r>
    </w:p>
    <w:tbl>
      <w:tblPr>
        <w:tblW w:w="147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890"/>
        <w:gridCol w:w="2070"/>
        <w:gridCol w:w="2250"/>
        <w:gridCol w:w="3240"/>
        <w:gridCol w:w="2610"/>
        <w:gridCol w:w="1260"/>
        <w:gridCol w:w="1440"/>
      </w:tblGrid>
      <w:tr w:rsidR="003C373F" w:rsidRPr="0058655B" w14:paraId="34D3D328" w14:textId="77777777">
        <w:trPr>
          <w:trHeight w:val="20"/>
          <w:jc w:val="center"/>
        </w:trPr>
        <w:tc>
          <w:tcPr>
            <w:tcW w:w="1890" w:type="dxa"/>
            <w:vMerge w:val="restart"/>
          </w:tcPr>
          <w:p w14:paraId="6F0DF85D" w14:textId="77777777" w:rsidR="003C373F" w:rsidRPr="0058655B" w:rsidRDefault="003C373F" w:rsidP="001A62FC">
            <w:pPr>
              <w:pStyle w:val="NoSpacing"/>
              <w:spacing w:line="240" w:lineRule="auto"/>
            </w:pPr>
          </w:p>
        </w:tc>
        <w:tc>
          <w:tcPr>
            <w:tcW w:w="2070" w:type="dxa"/>
            <w:vMerge w:val="restart"/>
          </w:tcPr>
          <w:p w14:paraId="05FDEF0A" w14:textId="77777777" w:rsidR="003C373F" w:rsidRPr="0058655B" w:rsidRDefault="00BB29A8" w:rsidP="001A62FC">
            <w:pPr>
              <w:pStyle w:val="NoSpacing"/>
              <w:spacing w:line="240" w:lineRule="auto"/>
            </w:pPr>
            <w:r>
              <w:t xml:space="preserve">F2. </w:t>
            </w:r>
            <w:r w:rsidR="003C373F" w:rsidRPr="0058655B">
              <w:t xml:space="preserve">Type of payment: </w:t>
            </w:r>
          </w:p>
          <w:p w14:paraId="79C811CB" w14:textId="77777777" w:rsidR="003C373F" w:rsidRPr="0058655B" w:rsidRDefault="003C373F" w:rsidP="001A62FC">
            <w:pPr>
              <w:pStyle w:val="NoSpacing"/>
              <w:spacing w:line="240" w:lineRule="auto"/>
            </w:pPr>
            <w:r w:rsidRPr="0058655B">
              <w:t>1=compensation;</w:t>
            </w:r>
          </w:p>
          <w:p w14:paraId="0B5F9DAC" w14:textId="77777777" w:rsidR="003C373F" w:rsidRPr="0058655B" w:rsidRDefault="003C373F" w:rsidP="001A62FC">
            <w:pPr>
              <w:pStyle w:val="NoSpacing"/>
              <w:spacing w:line="240" w:lineRule="auto"/>
            </w:pPr>
            <w:r w:rsidRPr="0058655B">
              <w:t xml:space="preserve"> 2=tax;</w:t>
            </w:r>
          </w:p>
          <w:p w14:paraId="6E308BF3" w14:textId="77777777" w:rsidR="003C373F" w:rsidRPr="0058655B" w:rsidRDefault="003C373F" w:rsidP="001A62FC">
            <w:pPr>
              <w:pStyle w:val="NoSpacing"/>
              <w:spacing w:line="240" w:lineRule="auto"/>
            </w:pPr>
            <w:r w:rsidRPr="0058655B">
              <w:t xml:space="preserve"> 3=permit fee; </w:t>
            </w:r>
          </w:p>
          <w:p w14:paraId="5775D985" w14:textId="77777777" w:rsidR="003C373F" w:rsidRPr="0058655B" w:rsidRDefault="003C373F" w:rsidP="001A62FC">
            <w:pPr>
              <w:pStyle w:val="NoSpacing"/>
              <w:spacing w:line="240" w:lineRule="auto"/>
            </w:pPr>
            <w:r w:rsidRPr="0058655B">
              <w:t>4=royalty;</w:t>
            </w:r>
          </w:p>
          <w:p w14:paraId="5F26A10D" w14:textId="77777777" w:rsidR="003C373F" w:rsidRPr="0058655B" w:rsidRDefault="003C373F" w:rsidP="001A62FC">
            <w:pPr>
              <w:pStyle w:val="NoSpacing"/>
              <w:spacing w:line="240" w:lineRule="auto"/>
            </w:pPr>
            <w:r w:rsidRPr="0058655B">
              <w:t xml:space="preserve"> 5=concession fee;</w:t>
            </w:r>
          </w:p>
          <w:p w14:paraId="67FD527A" w14:textId="77777777" w:rsidR="003C373F" w:rsidRPr="0058655B" w:rsidRDefault="003C373F" w:rsidP="001A62FC">
            <w:pPr>
              <w:pStyle w:val="NoSpacing"/>
              <w:spacing w:line="240" w:lineRule="auto"/>
            </w:pPr>
            <w:r w:rsidRPr="0058655B">
              <w:t xml:space="preserve"> 6=loans; </w:t>
            </w:r>
          </w:p>
          <w:p w14:paraId="7C51FB97" w14:textId="77777777" w:rsidR="00AC0CBB" w:rsidRDefault="003C373F" w:rsidP="001A62FC">
            <w:pPr>
              <w:pStyle w:val="NoSpacing"/>
              <w:spacing w:line="240" w:lineRule="auto"/>
            </w:pPr>
            <w:r w:rsidRPr="0058655B">
              <w:t>7=technica</w:t>
            </w:r>
            <w:r w:rsidR="00AC0CBB">
              <w:t>l assistance;</w:t>
            </w:r>
          </w:p>
          <w:p w14:paraId="702DD7EC" w14:textId="77777777" w:rsidR="003C373F" w:rsidRPr="0058655B" w:rsidRDefault="00AC0CBB" w:rsidP="001A62FC">
            <w:pPr>
              <w:pStyle w:val="NoSpacing"/>
              <w:spacing w:line="240" w:lineRule="auto"/>
            </w:pPr>
            <w:r w:rsidRPr="006B6D60">
              <w:t>97=Other, please specify</w:t>
            </w:r>
          </w:p>
        </w:tc>
        <w:tc>
          <w:tcPr>
            <w:tcW w:w="5490" w:type="dxa"/>
            <w:gridSpan w:val="2"/>
            <w:tcBorders>
              <w:bottom w:val="nil"/>
            </w:tcBorders>
          </w:tcPr>
          <w:p w14:paraId="29C1738B" w14:textId="77777777" w:rsidR="003C373F" w:rsidRPr="0058655B" w:rsidRDefault="00BB29A8" w:rsidP="001A62FC">
            <w:pPr>
              <w:pStyle w:val="NoSpacing"/>
              <w:spacing w:line="240" w:lineRule="auto"/>
            </w:pPr>
            <w:r>
              <w:t xml:space="preserve">F3. </w:t>
            </w:r>
            <w:r w:rsidR="003C373F" w:rsidRPr="0058655B">
              <w:t>From whom:</w:t>
            </w:r>
          </w:p>
        </w:tc>
        <w:tc>
          <w:tcPr>
            <w:tcW w:w="2610" w:type="dxa"/>
            <w:vMerge w:val="restart"/>
          </w:tcPr>
          <w:p w14:paraId="7D7A6A3E" w14:textId="77777777" w:rsidR="003C373F" w:rsidRPr="0058655B" w:rsidRDefault="00BB29A8" w:rsidP="001A62FC">
            <w:pPr>
              <w:pStyle w:val="NoSpacing"/>
              <w:spacing w:line="240" w:lineRule="auto"/>
            </w:pPr>
            <w:r>
              <w:t xml:space="preserve">F4. </w:t>
            </w:r>
            <w:r w:rsidR="003C373F" w:rsidRPr="0058655B">
              <w:t>To whom:</w:t>
            </w:r>
          </w:p>
          <w:p w14:paraId="5C4AC90E" w14:textId="77777777" w:rsidR="003C373F" w:rsidRPr="0058655B" w:rsidRDefault="003C373F" w:rsidP="001A62FC">
            <w:pPr>
              <w:pStyle w:val="NoSpacing"/>
              <w:spacing w:line="240" w:lineRule="auto"/>
            </w:pPr>
            <w:r w:rsidRPr="0058655B">
              <w:t>1</w:t>
            </w:r>
            <w:r w:rsidR="00597904">
              <w:t>=</w:t>
            </w:r>
            <w:r w:rsidRPr="0058655B">
              <w:t>village administration;</w:t>
            </w:r>
          </w:p>
          <w:p w14:paraId="3C0FF3BB" w14:textId="77777777" w:rsidR="003C373F" w:rsidRPr="0058655B" w:rsidRDefault="003C373F" w:rsidP="001A62FC">
            <w:pPr>
              <w:pStyle w:val="NoSpacing"/>
              <w:spacing w:line="240" w:lineRule="auto"/>
            </w:pPr>
            <w:r w:rsidRPr="0058655B">
              <w:t xml:space="preserve"> 2</w:t>
            </w:r>
            <w:r w:rsidR="00597904">
              <w:t>=</w:t>
            </w:r>
            <w:r w:rsidRPr="0058655B">
              <w:t xml:space="preserve">village user group; </w:t>
            </w:r>
          </w:p>
          <w:p w14:paraId="4B061803" w14:textId="77777777" w:rsidR="003C373F" w:rsidRPr="0058655B" w:rsidRDefault="003C373F" w:rsidP="001A62FC">
            <w:pPr>
              <w:pStyle w:val="NoSpacing"/>
              <w:spacing w:line="240" w:lineRule="auto"/>
            </w:pPr>
            <w:r w:rsidRPr="0058655B">
              <w:t>3=all individual households;</w:t>
            </w:r>
          </w:p>
          <w:p w14:paraId="43D40514" w14:textId="77777777" w:rsidR="003C373F" w:rsidRPr="0058655B" w:rsidRDefault="003C373F" w:rsidP="001A62FC">
            <w:pPr>
              <w:pStyle w:val="NoSpacing"/>
              <w:spacing w:line="240" w:lineRule="auto"/>
            </w:pPr>
            <w:r w:rsidRPr="0058655B">
              <w:t xml:space="preserve"> 4=a portion of households in the village;</w:t>
            </w:r>
          </w:p>
          <w:p w14:paraId="37D3AFE0" w14:textId="77777777" w:rsidR="003C373F" w:rsidRPr="0058655B" w:rsidRDefault="003C373F" w:rsidP="001A62FC">
            <w:pPr>
              <w:pStyle w:val="NoSpacing"/>
              <w:spacing w:line="240" w:lineRule="auto"/>
            </w:pPr>
            <w:r w:rsidRPr="0058655B">
              <w:t xml:space="preserve"> 5=a local NGO;</w:t>
            </w:r>
          </w:p>
          <w:p w14:paraId="4F0EF586" w14:textId="77777777" w:rsidR="003C373F" w:rsidRPr="0058655B" w:rsidRDefault="003C373F" w:rsidP="001A62FC">
            <w:pPr>
              <w:pStyle w:val="NoSpacing"/>
              <w:spacing w:line="240" w:lineRule="auto"/>
            </w:pPr>
            <w:r w:rsidRPr="0058655B">
              <w:t xml:space="preserve"> </w:t>
            </w:r>
            <w:r w:rsidR="00AC0CBB" w:rsidRPr="006B6D60">
              <w:t>97=Other, please specify</w:t>
            </w:r>
          </w:p>
        </w:tc>
        <w:tc>
          <w:tcPr>
            <w:tcW w:w="1260" w:type="dxa"/>
            <w:vMerge w:val="restart"/>
          </w:tcPr>
          <w:p w14:paraId="0BEDE4A8" w14:textId="77777777" w:rsidR="003C373F" w:rsidRPr="0058655B" w:rsidRDefault="00BB29A8" w:rsidP="00BB29A8">
            <w:pPr>
              <w:pStyle w:val="NoSpacing"/>
              <w:spacing w:line="240" w:lineRule="auto"/>
            </w:pPr>
            <w:r>
              <w:t xml:space="preserve">F5. </w:t>
            </w:r>
            <w:r w:rsidR="003C373F" w:rsidRPr="0058655B">
              <w:t>Amount in</w:t>
            </w:r>
            <w:r>
              <w:t xml:space="preserve"> </w:t>
            </w:r>
            <w:r w:rsidR="003C373F" w:rsidRPr="0058655B">
              <w:t xml:space="preserve">Cash over the last 12 months </w:t>
            </w:r>
          </w:p>
        </w:tc>
        <w:tc>
          <w:tcPr>
            <w:tcW w:w="1440" w:type="dxa"/>
            <w:vMerge w:val="restart"/>
          </w:tcPr>
          <w:p w14:paraId="4069C5BE" w14:textId="77777777" w:rsidR="003C373F" w:rsidRPr="0058655B" w:rsidRDefault="00BB29A8" w:rsidP="001A62FC">
            <w:pPr>
              <w:pStyle w:val="NoSpacing"/>
              <w:spacing w:line="240" w:lineRule="auto"/>
            </w:pPr>
            <w:r>
              <w:t xml:space="preserve">F6. </w:t>
            </w:r>
            <w:r w:rsidR="003C373F" w:rsidRPr="0058655B">
              <w:t xml:space="preserve">Amount in Kind over the last 12 months </w:t>
            </w:r>
          </w:p>
        </w:tc>
      </w:tr>
      <w:tr w:rsidR="003C373F" w:rsidRPr="0058655B" w14:paraId="09548B27" w14:textId="77777777">
        <w:trPr>
          <w:trHeight w:val="20"/>
          <w:jc w:val="center"/>
        </w:trPr>
        <w:tc>
          <w:tcPr>
            <w:tcW w:w="1890" w:type="dxa"/>
            <w:vMerge/>
          </w:tcPr>
          <w:p w14:paraId="3D5863CC" w14:textId="77777777" w:rsidR="003C373F" w:rsidRPr="0058655B" w:rsidRDefault="003C373F" w:rsidP="001A62FC">
            <w:pPr>
              <w:pStyle w:val="NoSpacing"/>
              <w:spacing w:line="240" w:lineRule="auto"/>
            </w:pPr>
          </w:p>
        </w:tc>
        <w:tc>
          <w:tcPr>
            <w:tcW w:w="2070" w:type="dxa"/>
            <w:vMerge/>
          </w:tcPr>
          <w:p w14:paraId="02F960C8" w14:textId="77777777" w:rsidR="003C373F" w:rsidRPr="0058655B" w:rsidRDefault="003C373F" w:rsidP="001A62FC">
            <w:pPr>
              <w:pStyle w:val="NoSpacing"/>
              <w:spacing w:line="240" w:lineRule="auto"/>
            </w:pPr>
          </w:p>
        </w:tc>
        <w:tc>
          <w:tcPr>
            <w:tcW w:w="2250" w:type="dxa"/>
            <w:tcBorders>
              <w:top w:val="nil"/>
              <w:right w:val="nil"/>
            </w:tcBorders>
          </w:tcPr>
          <w:p w14:paraId="340279B3" w14:textId="77777777" w:rsidR="003C373F" w:rsidRPr="003C373F" w:rsidRDefault="003C373F" w:rsidP="001A62FC">
            <w:pPr>
              <w:pStyle w:val="NoSpacing"/>
              <w:spacing w:line="240" w:lineRule="auto"/>
              <w:rPr>
                <w:sz w:val="20"/>
              </w:rPr>
            </w:pPr>
            <w:r w:rsidRPr="003C373F">
              <w:rPr>
                <w:sz w:val="20"/>
              </w:rPr>
              <w:t xml:space="preserve">1=international NGO; </w:t>
            </w:r>
          </w:p>
          <w:p w14:paraId="5E03A5D7" w14:textId="77777777" w:rsidR="003C373F" w:rsidRPr="003C373F" w:rsidRDefault="003C373F" w:rsidP="001A62FC">
            <w:pPr>
              <w:pStyle w:val="NoSpacing"/>
              <w:spacing w:line="240" w:lineRule="auto"/>
              <w:rPr>
                <w:sz w:val="20"/>
              </w:rPr>
            </w:pPr>
            <w:r w:rsidRPr="003C373F">
              <w:rPr>
                <w:sz w:val="20"/>
              </w:rPr>
              <w:t>2=national NGO;</w:t>
            </w:r>
          </w:p>
          <w:p w14:paraId="4CFE0378" w14:textId="77777777" w:rsidR="003C373F" w:rsidRPr="003C373F" w:rsidRDefault="003C373F" w:rsidP="001A62FC">
            <w:pPr>
              <w:pStyle w:val="NoSpacing"/>
              <w:spacing w:line="240" w:lineRule="auto"/>
              <w:rPr>
                <w:sz w:val="20"/>
              </w:rPr>
            </w:pPr>
            <w:r w:rsidRPr="003C373F">
              <w:rPr>
                <w:sz w:val="20"/>
              </w:rPr>
              <w:t xml:space="preserve">3=local NGO; </w:t>
            </w:r>
          </w:p>
          <w:p w14:paraId="47D7EEAE" w14:textId="77777777" w:rsidR="003C373F" w:rsidRPr="003C373F" w:rsidRDefault="003C373F" w:rsidP="001A62FC">
            <w:pPr>
              <w:pStyle w:val="NoSpacing"/>
              <w:spacing w:line="240" w:lineRule="auto"/>
              <w:rPr>
                <w:sz w:val="20"/>
              </w:rPr>
            </w:pPr>
            <w:r w:rsidRPr="003C373F">
              <w:rPr>
                <w:sz w:val="20"/>
              </w:rPr>
              <w:t>4=international government;</w:t>
            </w:r>
          </w:p>
          <w:p w14:paraId="41EC6C1E" w14:textId="77777777" w:rsidR="003C373F" w:rsidRPr="003C373F" w:rsidRDefault="003C373F" w:rsidP="001A62FC">
            <w:pPr>
              <w:pStyle w:val="NoSpacing"/>
              <w:spacing w:line="240" w:lineRule="auto"/>
              <w:rPr>
                <w:sz w:val="20"/>
              </w:rPr>
            </w:pPr>
            <w:r w:rsidRPr="003C373F">
              <w:rPr>
                <w:sz w:val="20"/>
              </w:rPr>
              <w:t>5=national government;</w:t>
            </w:r>
          </w:p>
          <w:p w14:paraId="25FC8BBF" w14:textId="77777777" w:rsidR="003C373F" w:rsidRPr="003C373F" w:rsidRDefault="003C373F" w:rsidP="001A62FC">
            <w:pPr>
              <w:pStyle w:val="NoSpacing"/>
              <w:spacing w:line="240" w:lineRule="auto"/>
              <w:rPr>
                <w:sz w:val="20"/>
              </w:rPr>
            </w:pPr>
            <w:r w:rsidRPr="003C373F">
              <w:rPr>
                <w:sz w:val="20"/>
              </w:rPr>
              <w:t>6=provincial/state government;</w:t>
            </w:r>
          </w:p>
          <w:p w14:paraId="6489F7D9" w14:textId="2A985CFB" w:rsidR="003C373F" w:rsidRPr="003C373F" w:rsidRDefault="003C373F" w:rsidP="001A62FC">
            <w:pPr>
              <w:pStyle w:val="NoSpacing"/>
              <w:spacing w:line="240" w:lineRule="auto"/>
              <w:rPr>
                <w:sz w:val="20"/>
              </w:rPr>
            </w:pPr>
            <w:r w:rsidRPr="003C373F">
              <w:rPr>
                <w:sz w:val="20"/>
              </w:rPr>
              <w:t>7=district/municipal government;</w:t>
            </w:r>
          </w:p>
        </w:tc>
        <w:tc>
          <w:tcPr>
            <w:tcW w:w="3240" w:type="dxa"/>
            <w:tcBorders>
              <w:top w:val="nil"/>
              <w:left w:val="nil"/>
            </w:tcBorders>
          </w:tcPr>
          <w:p w14:paraId="1BF63B64" w14:textId="77777777" w:rsidR="003C373F" w:rsidRPr="003C373F" w:rsidRDefault="003C373F" w:rsidP="001A62FC">
            <w:pPr>
              <w:pStyle w:val="NoSpacing"/>
              <w:spacing w:line="240" w:lineRule="auto"/>
              <w:rPr>
                <w:sz w:val="20"/>
              </w:rPr>
            </w:pPr>
            <w:r w:rsidRPr="003C373F">
              <w:rPr>
                <w:sz w:val="20"/>
              </w:rPr>
              <w:t xml:space="preserve">8=international company; </w:t>
            </w:r>
          </w:p>
          <w:p w14:paraId="505132F5" w14:textId="77777777" w:rsidR="003C373F" w:rsidRPr="003C373F" w:rsidRDefault="003C373F" w:rsidP="001A62FC">
            <w:pPr>
              <w:pStyle w:val="NoSpacing"/>
              <w:spacing w:line="240" w:lineRule="auto"/>
              <w:rPr>
                <w:sz w:val="20"/>
              </w:rPr>
            </w:pPr>
            <w:r w:rsidRPr="003C373F">
              <w:rPr>
                <w:sz w:val="20"/>
              </w:rPr>
              <w:t>9=national company;</w:t>
            </w:r>
          </w:p>
          <w:p w14:paraId="561CD3B8" w14:textId="77777777" w:rsidR="003C373F" w:rsidRPr="003C373F" w:rsidRDefault="003C373F" w:rsidP="001A62FC">
            <w:pPr>
              <w:pStyle w:val="NoSpacing"/>
              <w:spacing w:line="240" w:lineRule="auto"/>
              <w:rPr>
                <w:sz w:val="20"/>
              </w:rPr>
            </w:pPr>
            <w:r w:rsidRPr="003C373F">
              <w:rPr>
                <w:sz w:val="20"/>
              </w:rPr>
              <w:t xml:space="preserve">10=local company (outside village); </w:t>
            </w:r>
          </w:p>
          <w:p w14:paraId="2AF31735" w14:textId="77777777" w:rsidR="003C373F" w:rsidRPr="003C373F" w:rsidRDefault="003C373F" w:rsidP="001A62FC">
            <w:pPr>
              <w:pStyle w:val="NoSpacing"/>
              <w:spacing w:line="240" w:lineRule="auto"/>
              <w:rPr>
                <w:sz w:val="20"/>
              </w:rPr>
            </w:pPr>
            <w:r w:rsidRPr="003C373F">
              <w:rPr>
                <w:sz w:val="20"/>
              </w:rPr>
              <w:t xml:space="preserve">11=local company (inside village); </w:t>
            </w:r>
          </w:p>
          <w:p w14:paraId="4ACE0C2B" w14:textId="77777777" w:rsidR="003C373F" w:rsidRPr="003C373F" w:rsidRDefault="003C373F" w:rsidP="001A62FC">
            <w:pPr>
              <w:pStyle w:val="NoSpacing"/>
              <w:spacing w:line="240" w:lineRule="auto"/>
              <w:rPr>
                <w:sz w:val="20"/>
              </w:rPr>
            </w:pPr>
            <w:r w:rsidRPr="003C373F">
              <w:rPr>
                <w:sz w:val="20"/>
              </w:rPr>
              <w:t>12=individual users (outside village);</w:t>
            </w:r>
          </w:p>
          <w:p w14:paraId="5DB5A523" w14:textId="77777777" w:rsidR="003C373F" w:rsidRPr="003C373F" w:rsidRDefault="003C373F" w:rsidP="001A62FC">
            <w:pPr>
              <w:pStyle w:val="NoSpacing"/>
              <w:spacing w:line="240" w:lineRule="auto"/>
              <w:rPr>
                <w:sz w:val="20"/>
              </w:rPr>
            </w:pPr>
            <w:r w:rsidRPr="003C373F">
              <w:rPr>
                <w:sz w:val="20"/>
              </w:rPr>
              <w:t xml:space="preserve">13=individual users (from village); </w:t>
            </w:r>
          </w:p>
          <w:p w14:paraId="1C8D0F8D" w14:textId="77777777" w:rsidR="003C373F" w:rsidRPr="003C373F" w:rsidRDefault="00AC0CBB" w:rsidP="001A62FC">
            <w:pPr>
              <w:pStyle w:val="NoSpacing"/>
              <w:spacing w:line="240" w:lineRule="auto"/>
              <w:rPr>
                <w:sz w:val="20"/>
              </w:rPr>
            </w:pPr>
            <w:r w:rsidRPr="006B6D60">
              <w:t>97=Other, please specify</w:t>
            </w:r>
          </w:p>
        </w:tc>
        <w:tc>
          <w:tcPr>
            <w:tcW w:w="2610" w:type="dxa"/>
            <w:vMerge/>
          </w:tcPr>
          <w:p w14:paraId="6A9A53E9" w14:textId="77777777" w:rsidR="003C373F" w:rsidRPr="0058655B" w:rsidRDefault="003C373F" w:rsidP="001A62FC">
            <w:pPr>
              <w:pStyle w:val="NoSpacing"/>
              <w:spacing w:line="240" w:lineRule="auto"/>
            </w:pPr>
          </w:p>
        </w:tc>
        <w:tc>
          <w:tcPr>
            <w:tcW w:w="1260" w:type="dxa"/>
            <w:vMerge/>
          </w:tcPr>
          <w:p w14:paraId="3D91FA9F" w14:textId="77777777" w:rsidR="003C373F" w:rsidRPr="0058655B" w:rsidRDefault="003C373F" w:rsidP="001A62FC">
            <w:pPr>
              <w:pStyle w:val="NoSpacing"/>
              <w:spacing w:line="240" w:lineRule="auto"/>
            </w:pPr>
          </w:p>
        </w:tc>
        <w:tc>
          <w:tcPr>
            <w:tcW w:w="1440" w:type="dxa"/>
            <w:vMerge/>
          </w:tcPr>
          <w:p w14:paraId="24486B99" w14:textId="77777777" w:rsidR="003C373F" w:rsidRPr="0058655B" w:rsidRDefault="003C373F" w:rsidP="001A62FC">
            <w:pPr>
              <w:pStyle w:val="NoSpacing"/>
              <w:spacing w:line="240" w:lineRule="auto"/>
            </w:pPr>
          </w:p>
        </w:tc>
      </w:tr>
      <w:tr w:rsidR="0058655B" w:rsidRPr="0058655B" w14:paraId="04F34842" w14:textId="77777777">
        <w:trPr>
          <w:trHeight w:val="20"/>
          <w:jc w:val="center"/>
        </w:trPr>
        <w:tc>
          <w:tcPr>
            <w:tcW w:w="1890" w:type="dxa"/>
          </w:tcPr>
          <w:p w14:paraId="0B6AFDFC" w14:textId="77777777" w:rsidR="0058655B" w:rsidRPr="0058655B" w:rsidRDefault="0058655B" w:rsidP="001A62FC">
            <w:pPr>
              <w:pStyle w:val="NoSpacing"/>
              <w:spacing w:line="240" w:lineRule="auto"/>
            </w:pPr>
            <w:r w:rsidRPr="0058655B">
              <w:t>Tourism</w:t>
            </w:r>
          </w:p>
        </w:tc>
        <w:tc>
          <w:tcPr>
            <w:tcW w:w="2070" w:type="dxa"/>
          </w:tcPr>
          <w:p w14:paraId="229E6379" w14:textId="77777777" w:rsidR="0058655B" w:rsidRPr="0058655B" w:rsidRDefault="0058655B" w:rsidP="001A62FC">
            <w:pPr>
              <w:pStyle w:val="NoSpacing"/>
              <w:spacing w:line="240" w:lineRule="auto"/>
            </w:pPr>
          </w:p>
        </w:tc>
        <w:tc>
          <w:tcPr>
            <w:tcW w:w="5490" w:type="dxa"/>
            <w:gridSpan w:val="2"/>
          </w:tcPr>
          <w:p w14:paraId="315AD1E7" w14:textId="77777777" w:rsidR="0058655B" w:rsidRPr="0058655B" w:rsidRDefault="0058655B" w:rsidP="001A62FC">
            <w:pPr>
              <w:pStyle w:val="NoSpacing"/>
              <w:spacing w:line="240" w:lineRule="auto"/>
            </w:pPr>
          </w:p>
        </w:tc>
        <w:tc>
          <w:tcPr>
            <w:tcW w:w="2610" w:type="dxa"/>
          </w:tcPr>
          <w:p w14:paraId="0433668F" w14:textId="77777777" w:rsidR="0058655B" w:rsidRPr="0058655B" w:rsidRDefault="0058655B" w:rsidP="001A62FC">
            <w:pPr>
              <w:pStyle w:val="NoSpacing"/>
              <w:spacing w:line="240" w:lineRule="auto"/>
            </w:pPr>
          </w:p>
        </w:tc>
        <w:tc>
          <w:tcPr>
            <w:tcW w:w="1260" w:type="dxa"/>
          </w:tcPr>
          <w:p w14:paraId="42F2350B" w14:textId="77777777" w:rsidR="0058655B" w:rsidRPr="0058655B" w:rsidRDefault="0058655B" w:rsidP="001A62FC">
            <w:pPr>
              <w:pStyle w:val="NoSpacing"/>
              <w:spacing w:line="240" w:lineRule="auto"/>
            </w:pPr>
          </w:p>
        </w:tc>
        <w:tc>
          <w:tcPr>
            <w:tcW w:w="1440" w:type="dxa"/>
          </w:tcPr>
          <w:p w14:paraId="60E9D092" w14:textId="77777777" w:rsidR="0058655B" w:rsidRPr="0058655B" w:rsidRDefault="0058655B" w:rsidP="001A62FC">
            <w:pPr>
              <w:pStyle w:val="NoSpacing"/>
              <w:spacing w:line="240" w:lineRule="auto"/>
            </w:pPr>
          </w:p>
        </w:tc>
      </w:tr>
      <w:tr w:rsidR="0058655B" w:rsidRPr="0058655B" w14:paraId="0C5C1C8F" w14:textId="77777777">
        <w:trPr>
          <w:trHeight w:val="20"/>
          <w:jc w:val="center"/>
        </w:trPr>
        <w:tc>
          <w:tcPr>
            <w:tcW w:w="1890" w:type="dxa"/>
          </w:tcPr>
          <w:p w14:paraId="0427CFF1" w14:textId="77777777" w:rsidR="0058655B" w:rsidRPr="0058655B" w:rsidRDefault="0058655B" w:rsidP="001A62FC">
            <w:pPr>
              <w:pStyle w:val="NoSpacing"/>
              <w:spacing w:line="240" w:lineRule="auto"/>
            </w:pPr>
            <w:r w:rsidRPr="0058655B">
              <w:t xml:space="preserve">Carbon sequestration </w:t>
            </w:r>
          </w:p>
        </w:tc>
        <w:tc>
          <w:tcPr>
            <w:tcW w:w="2070" w:type="dxa"/>
          </w:tcPr>
          <w:p w14:paraId="0660FA5D" w14:textId="77777777" w:rsidR="0058655B" w:rsidRPr="0058655B" w:rsidRDefault="0058655B" w:rsidP="001A62FC">
            <w:pPr>
              <w:pStyle w:val="NoSpacing"/>
              <w:spacing w:line="240" w:lineRule="auto"/>
            </w:pPr>
          </w:p>
        </w:tc>
        <w:tc>
          <w:tcPr>
            <w:tcW w:w="5490" w:type="dxa"/>
            <w:gridSpan w:val="2"/>
          </w:tcPr>
          <w:p w14:paraId="517182E6" w14:textId="77777777" w:rsidR="0058655B" w:rsidRPr="0058655B" w:rsidRDefault="0058655B" w:rsidP="001A62FC">
            <w:pPr>
              <w:pStyle w:val="NoSpacing"/>
              <w:spacing w:line="240" w:lineRule="auto"/>
            </w:pPr>
          </w:p>
        </w:tc>
        <w:tc>
          <w:tcPr>
            <w:tcW w:w="2610" w:type="dxa"/>
          </w:tcPr>
          <w:p w14:paraId="0AB7857A" w14:textId="77777777" w:rsidR="0058655B" w:rsidRPr="0058655B" w:rsidRDefault="0058655B" w:rsidP="001A62FC">
            <w:pPr>
              <w:pStyle w:val="NoSpacing"/>
              <w:spacing w:line="240" w:lineRule="auto"/>
            </w:pPr>
          </w:p>
        </w:tc>
        <w:tc>
          <w:tcPr>
            <w:tcW w:w="1260" w:type="dxa"/>
          </w:tcPr>
          <w:p w14:paraId="3D885D95" w14:textId="77777777" w:rsidR="0058655B" w:rsidRPr="0058655B" w:rsidRDefault="0058655B" w:rsidP="001A62FC">
            <w:pPr>
              <w:pStyle w:val="NoSpacing"/>
              <w:spacing w:line="240" w:lineRule="auto"/>
            </w:pPr>
          </w:p>
        </w:tc>
        <w:tc>
          <w:tcPr>
            <w:tcW w:w="1440" w:type="dxa"/>
          </w:tcPr>
          <w:p w14:paraId="337AE2D0" w14:textId="77777777" w:rsidR="0058655B" w:rsidRPr="0058655B" w:rsidRDefault="0058655B" w:rsidP="001A62FC">
            <w:pPr>
              <w:pStyle w:val="NoSpacing"/>
              <w:spacing w:line="240" w:lineRule="auto"/>
            </w:pPr>
          </w:p>
        </w:tc>
      </w:tr>
      <w:tr w:rsidR="0058655B" w:rsidRPr="0058655B" w14:paraId="595BDEC7" w14:textId="77777777">
        <w:trPr>
          <w:trHeight w:val="20"/>
          <w:jc w:val="center"/>
        </w:trPr>
        <w:tc>
          <w:tcPr>
            <w:tcW w:w="1890" w:type="dxa"/>
          </w:tcPr>
          <w:p w14:paraId="44C04901" w14:textId="77777777" w:rsidR="0058655B" w:rsidRPr="0058655B" w:rsidRDefault="0058655B" w:rsidP="001A62FC">
            <w:pPr>
              <w:pStyle w:val="NoSpacing"/>
              <w:spacing w:line="240" w:lineRule="auto"/>
            </w:pPr>
            <w:r w:rsidRPr="0058655B">
              <w:t>Water catchment</w:t>
            </w:r>
          </w:p>
        </w:tc>
        <w:tc>
          <w:tcPr>
            <w:tcW w:w="2070" w:type="dxa"/>
          </w:tcPr>
          <w:p w14:paraId="1FBD87E7" w14:textId="77777777" w:rsidR="0058655B" w:rsidRPr="0058655B" w:rsidRDefault="0058655B" w:rsidP="001A62FC">
            <w:pPr>
              <w:pStyle w:val="NoSpacing"/>
              <w:spacing w:line="240" w:lineRule="auto"/>
            </w:pPr>
          </w:p>
        </w:tc>
        <w:tc>
          <w:tcPr>
            <w:tcW w:w="5490" w:type="dxa"/>
            <w:gridSpan w:val="2"/>
          </w:tcPr>
          <w:p w14:paraId="451368E8" w14:textId="77777777" w:rsidR="0058655B" w:rsidRPr="0058655B" w:rsidRDefault="0058655B" w:rsidP="001A62FC">
            <w:pPr>
              <w:pStyle w:val="NoSpacing"/>
              <w:spacing w:line="240" w:lineRule="auto"/>
            </w:pPr>
          </w:p>
        </w:tc>
        <w:tc>
          <w:tcPr>
            <w:tcW w:w="2610" w:type="dxa"/>
          </w:tcPr>
          <w:p w14:paraId="14AC6AC5" w14:textId="77777777" w:rsidR="0058655B" w:rsidRPr="0058655B" w:rsidRDefault="0058655B" w:rsidP="001A62FC">
            <w:pPr>
              <w:pStyle w:val="NoSpacing"/>
              <w:spacing w:line="240" w:lineRule="auto"/>
            </w:pPr>
          </w:p>
        </w:tc>
        <w:tc>
          <w:tcPr>
            <w:tcW w:w="1260" w:type="dxa"/>
          </w:tcPr>
          <w:p w14:paraId="3588BCEB" w14:textId="77777777" w:rsidR="0058655B" w:rsidRPr="0058655B" w:rsidRDefault="0058655B" w:rsidP="001A62FC">
            <w:pPr>
              <w:pStyle w:val="NoSpacing"/>
              <w:spacing w:line="240" w:lineRule="auto"/>
            </w:pPr>
          </w:p>
        </w:tc>
        <w:tc>
          <w:tcPr>
            <w:tcW w:w="1440" w:type="dxa"/>
          </w:tcPr>
          <w:p w14:paraId="59C4436F" w14:textId="77777777" w:rsidR="0058655B" w:rsidRPr="0058655B" w:rsidRDefault="0058655B" w:rsidP="001A62FC">
            <w:pPr>
              <w:pStyle w:val="NoSpacing"/>
              <w:spacing w:line="240" w:lineRule="auto"/>
            </w:pPr>
          </w:p>
        </w:tc>
      </w:tr>
      <w:tr w:rsidR="0058655B" w:rsidRPr="0058655B" w14:paraId="497238E0" w14:textId="77777777">
        <w:trPr>
          <w:trHeight w:val="20"/>
          <w:jc w:val="center"/>
        </w:trPr>
        <w:tc>
          <w:tcPr>
            <w:tcW w:w="1890" w:type="dxa"/>
          </w:tcPr>
          <w:p w14:paraId="347E4FE3" w14:textId="77777777" w:rsidR="0058655B" w:rsidRPr="0058655B" w:rsidRDefault="0058655B" w:rsidP="001A62FC">
            <w:pPr>
              <w:pStyle w:val="NoSpacing"/>
              <w:spacing w:line="240" w:lineRule="auto"/>
            </w:pPr>
            <w:r w:rsidRPr="0058655B">
              <w:t>Biodiversity conservation</w:t>
            </w:r>
          </w:p>
        </w:tc>
        <w:tc>
          <w:tcPr>
            <w:tcW w:w="2070" w:type="dxa"/>
          </w:tcPr>
          <w:p w14:paraId="6CCB77E7" w14:textId="77777777" w:rsidR="0058655B" w:rsidRPr="0058655B" w:rsidRDefault="0058655B" w:rsidP="001A62FC">
            <w:pPr>
              <w:pStyle w:val="NoSpacing"/>
              <w:spacing w:line="240" w:lineRule="auto"/>
            </w:pPr>
          </w:p>
        </w:tc>
        <w:tc>
          <w:tcPr>
            <w:tcW w:w="5490" w:type="dxa"/>
            <w:gridSpan w:val="2"/>
          </w:tcPr>
          <w:p w14:paraId="54C3BAD9" w14:textId="77777777" w:rsidR="0058655B" w:rsidRPr="0058655B" w:rsidRDefault="0058655B" w:rsidP="001A62FC">
            <w:pPr>
              <w:pStyle w:val="NoSpacing"/>
              <w:spacing w:line="240" w:lineRule="auto"/>
            </w:pPr>
          </w:p>
        </w:tc>
        <w:tc>
          <w:tcPr>
            <w:tcW w:w="2610" w:type="dxa"/>
          </w:tcPr>
          <w:p w14:paraId="73E40041" w14:textId="77777777" w:rsidR="0058655B" w:rsidRPr="0058655B" w:rsidRDefault="0058655B" w:rsidP="001A62FC">
            <w:pPr>
              <w:pStyle w:val="NoSpacing"/>
              <w:spacing w:line="240" w:lineRule="auto"/>
            </w:pPr>
          </w:p>
        </w:tc>
        <w:tc>
          <w:tcPr>
            <w:tcW w:w="1260" w:type="dxa"/>
          </w:tcPr>
          <w:p w14:paraId="0CEAAD43" w14:textId="77777777" w:rsidR="0058655B" w:rsidRPr="0058655B" w:rsidRDefault="0058655B" w:rsidP="001A62FC">
            <w:pPr>
              <w:pStyle w:val="NoSpacing"/>
              <w:spacing w:line="240" w:lineRule="auto"/>
            </w:pPr>
          </w:p>
        </w:tc>
        <w:tc>
          <w:tcPr>
            <w:tcW w:w="1440" w:type="dxa"/>
          </w:tcPr>
          <w:p w14:paraId="22058955" w14:textId="77777777" w:rsidR="0058655B" w:rsidRPr="0058655B" w:rsidRDefault="0058655B" w:rsidP="001A62FC">
            <w:pPr>
              <w:pStyle w:val="NoSpacing"/>
              <w:spacing w:line="240" w:lineRule="auto"/>
            </w:pPr>
          </w:p>
        </w:tc>
      </w:tr>
      <w:tr w:rsidR="0058655B" w:rsidRPr="0058655B" w14:paraId="27266242" w14:textId="77777777">
        <w:trPr>
          <w:trHeight w:val="20"/>
          <w:jc w:val="center"/>
        </w:trPr>
        <w:tc>
          <w:tcPr>
            <w:tcW w:w="1890" w:type="dxa"/>
          </w:tcPr>
          <w:p w14:paraId="3DFCCFA7" w14:textId="77777777" w:rsidR="0058655B" w:rsidRPr="0058655B" w:rsidRDefault="0058655B" w:rsidP="001A62FC">
            <w:pPr>
              <w:pStyle w:val="NoSpacing"/>
              <w:spacing w:line="240" w:lineRule="auto"/>
            </w:pPr>
            <w:r w:rsidRPr="0058655B">
              <w:t>Compensation from timber company</w:t>
            </w:r>
            <w:r w:rsidR="002968F7">
              <w:t>;</w:t>
            </w:r>
            <w:r w:rsidRPr="002968F7">
              <w:rPr>
                <w:i/>
              </w:rPr>
              <w:t xml:space="preserve"> note the company </w:t>
            </w:r>
          </w:p>
        </w:tc>
        <w:tc>
          <w:tcPr>
            <w:tcW w:w="2070" w:type="dxa"/>
          </w:tcPr>
          <w:p w14:paraId="26B71130" w14:textId="77777777" w:rsidR="0058655B" w:rsidRPr="0058655B" w:rsidRDefault="0058655B" w:rsidP="001A62FC">
            <w:pPr>
              <w:pStyle w:val="NoSpacing"/>
              <w:spacing w:line="240" w:lineRule="auto"/>
            </w:pPr>
          </w:p>
        </w:tc>
        <w:tc>
          <w:tcPr>
            <w:tcW w:w="5490" w:type="dxa"/>
            <w:gridSpan w:val="2"/>
          </w:tcPr>
          <w:p w14:paraId="581B17E8" w14:textId="77777777" w:rsidR="0058655B" w:rsidRPr="0058655B" w:rsidRDefault="0058655B" w:rsidP="001A62FC">
            <w:pPr>
              <w:pStyle w:val="NoSpacing"/>
              <w:spacing w:line="240" w:lineRule="auto"/>
            </w:pPr>
          </w:p>
        </w:tc>
        <w:tc>
          <w:tcPr>
            <w:tcW w:w="2610" w:type="dxa"/>
          </w:tcPr>
          <w:p w14:paraId="22710556" w14:textId="77777777" w:rsidR="0058655B" w:rsidRPr="0058655B" w:rsidRDefault="0058655B" w:rsidP="001A62FC">
            <w:pPr>
              <w:pStyle w:val="NoSpacing"/>
              <w:spacing w:line="240" w:lineRule="auto"/>
            </w:pPr>
          </w:p>
        </w:tc>
        <w:tc>
          <w:tcPr>
            <w:tcW w:w="1260" w:type="dxa"/>
          </w:tcPr>
          <w:p w14:paraId="64E676DA" w14:textId="77777777" w:rsidR="0058655B" w:rsidRPr="0058655B" w:rsidRDefault="0058655B" w:rsidP="001A62FC">
            <w:pPr>
              <w:pStyle w:val="NoSpacing"/>
              <w:spacing w:line="240" w:lineRule="auto"/>
            </w:pPr>
          </w:p>
        </w:tc>
        <w:tc>
          <w:tcPr>
            <w:tcW w:w="1440" w:type="dxa"/>
          </w:tcPr>
          <w:p w14:paraId="786A7563" w14:textId="77777777" w:rsidR="0058655B" w:rsidRPr="0058655B" w:rsidRDefault="0058655B" w:rsidP="001A62FC">
            <w:pPr>
              <w:pStyle w:val="NoSpacing"/>
              <w:spacing w:line="240" w:lineRule="auto"/>
            </w:pPr>
          </w:p>
        </w:tc>
      </w:tr>
      <w:tr w:rsidR="0058655B" w:rsidRPr="0058655B" w14:paraId="7C114E23" w14:textId="77777777">
        <w:trPr>
          <w:trHeight w:val="20"/>
          <w:jc w:val="center"/>
        </w:trPr>
        <w:tc>
          <w:tcPr>
            <w:tcW w:w="1890" w:type="dxa"/>
          </w:tcPr>
          <w:p w14:paraId="06944B3B" w14:textId="77777777" w:rsidR="0058655B" w:rsidRPr="0058655B" w:rsidRDefault="0058655B" w:rsidP="001A62FC">
            <w:pPr>
              <w:pStyle w:val="NoSpacing"/>
              <w:spacing w:line="240" w:lineRule="auto"/>
            </w:pPr>
            <w:r w:rsidRPr="0058655B">
              <w:t>Compensation from mining company</w:t>
            </w:r>
            <w:r w:rsidR="002968F7">
              <w:t>;</w:t>
            </w:r>
            <w:r w:rsidRPr="002968F7">
              <w:rPr>
                <w:i/>
              </w:rPr>
              <w:t xml:space="preserve"> note the company </w:t>
            </w:r>
          </w:p>
        </w:tc>
        <w:tc>
          <w:tcPr>
            <w:tcW w:w="2070" w:type="dxa"/>
          </w:tcPr>
          <w:p w14:paraId="0216D454" w14:textId="77777777" w:rsidR="0058655B" w:rsidRPr="0058655B" w:rsidRDefault="0058655B" w:rsidP="001A62FC">
            <w:pPr>
              <w:pStyle w:val="NoSpacing"/>
              <w:spacing w:line="240" w:lineRule="auto"/>
            </w:pPr>
          </w:p>
        </w:tc>
        <w:tc>
          <w:tcPr>
            <w:tcW w:w="5490" w:type="dxa"/>
            <w:gridSpan w:val="2"/>
          </w:tcPr>
          <w:p w14:paraId="40DC4F57" w14:textId="77777777" w:rsidR="0058655B" w:rsidRPr="0058655B" w:rsidRDefault="0058655B" w:rsidP="001A62FC">
            <w:pPr>
              <w:pStyle w:val="NoSpacing"/>
              <w:spacing w:line="240" w:lineRule="auto"/>
            </w:pPr>
          </w:p>
        </w:tc>
        <w:tc>
          <w:tcPr>
            <w:tcW w:w="2610" w:type="dxa"/>
          </w:tcPr>
          <w:p w14:paraId="5EDC989E" w14:textId="77777777" w:rsidR="0058655B" w:rsidRPr="0058655B" w:rsidRDefault="0058655B" w:rsidP="001A62FC">
            <w:pPr>
              <w:pStyle w:val="NoSpacing"/>
              <w:spacing w:line="240" w:lineRule="auto"/>
            </w:pPr>
          </w:p>
        </w:tc>
        <w:tc>
          <w:tcPr>
            <w:tcW w:w="1260" w:type="dxa"/>
          </w:tcPr>
          <w:p w14:paraId="4FD7D856" w14:textId="77777777" w:rsidR="0058655B" w:rsidRPr="0058655B" w:rsidRDefault="0058655B" w:rsidP="001A62FC">
            <w:pPr>
              <w:pStyle w:val="NoSpacing"/>
              <w:spacing w:line="240" w:lineRule="auto"/>
            </w:pPr>
          </w:p>
        </w:tc>
        <w:tc>
          <w:tcPr>
            <w:tcW w:w="1440" w:type="dxa"/>
          </w:tcPr>
          <w:p w14:paraId="26934D82" w14:textId="77777777" w:rsidR="0058655B" w:rsidRPr="0058655B" w:rsidRDefault="0058655B" w:rsidP="001A62FC">
            <w:pPr>
              <w:pStyle w:val="NoSpacing"/>
              <w:spacing w:line="240" w:lineRule="auto"/>
            </w:pPr>
          </w:p>
        </w:tc>
      </w:tr>
      <w:tr w:rsidR="0058655B" w:rsidRPr="0058655B" w14:paraId="58722B58" w14:textId="77777777">
        <w:trPr>
          <w:trHeight w:val="20"/>
          <w:jc w:val="center"/>
        </w:trPr>
        <w:tc>
          <w:tcPr>
            <w:tcW w:w="1890" w:type="dxa"/>
          </w:tcPr>
          <w:p w14:paraId="3EEF93B8" w14:textId="77777777" w:rsidR="0058655B" w:rsidRPr="0058655B" w:rsidRDefault="0058655B" w:rsidP="001A62FC">
            <w:pPr>
              <w:pStyle w:val="NoSpacing"/>
              <w:spacing w:line="240" w:lineRule="auto"/>
            </w:pPr>
            <w:r w:rsidRPr="0058655B">
              <w:t>Tree planting/</w:t>
            </w:r>
            <w:r w:rsidR="00BA31A5">
              <w:t xml:space="preserve"> </w:t>
            </w:r>
            <w:r w:rsidRPr="0058655B">
              <w:t xml:space="preserve">afforestation </w:t>
            </w:r>
          </w:p>
        </w:tc>
        <w:tc>
          <w:tcPr>
            <w:tcW w:w="2070" w:type="dxa"/>
          </w:tcPr>
          <w:p w14:paraId="0802CF31" w14:textId="77777777" w:rsidR="0058655B" w:rsidRPr="0058655B" w:rsidRDefault="0058655B" w:rsidP="001A62FC">
            <w:pPr>
              <w:pStyle w:val="NoSpacing"/>
              <w:spacing w:line="240" w:lineRule="auto"/>
            </w:pPr>
          </w:p>
          <w:p w14:paraId="6ED33A01" w14:textId="77777777" w:rsidR="0058655B" w:rsidRPr="0058655B" w:rsidRDefault="0058655B" w:rsidP="001A62FC">
            <w:pPr>
              <w:pStyle w:val="NoSpacing"/>
              <w:spacing w:line="240" w:lineRule="auto"/>
            </w:pPr>
          </w:p>
        </w:tc>
        <w:tc>
          <w:tcPr>
            <w:tcW w:w="5490" w:type="dxa"/>
            <w:gridSpan w:val="2"/>
          </w:tcPr>
          <w:p w14:paraId="386522D6" w14:textId="77777777" w:rsidR="0058655B" w:rsidRPr="0058655B" w:rsidRDefault="0058655B" w:rsidP="001A62FC">
            <w:pPr>
              <w:pStyle w:val="NoSpacing"/>
              <w:spacing w:line="240" w:lineRule="auto"/>
            </w:pPr>
          </w:p>
        </w:tc>
        <w:tc>
          <w:tcPr>
            <w:tcW w:w="2610" w:type="dxa"/>
          </w:tcPr>
          <w:p w14:paraId="1AF649EE" w14:textId="77777777" w:rsidR="0058655B" w:rsidRPr="0058655B" w:rsidRDefault="0058655B" w:rsidP="001A62FC">
            <w:pPr>
              <w:pStyle w:val="NoSpacing"/>
              <w:spacing w:line="240" w:lineRule="auto"/>
            </w:pPr>
          </w:p>
        </w:tc>
        <w:tc>
          <w:tcPr>
            <w:tcW w:w="1260" w:type="dxa"/>
          </w:tcPr>
          <w:p w14:paraId="757EEF4C" w14:textId="77777777" w:rsidR="0058655B" w:rsidRPr="0058655B" w:rsidRDefault="0058655B" w:rsidP="001A62FC">
            <w:pPr>
              <w:pStyle w:val="NoSpacing"/>
              <w:spacing w:line="240" w:lineRule="auto"/>
            </w:pPr>
          </w:p>
        </w:tc>
        <w:tc>
          <w:tcPr>
            <w:tcW w:w="1440" w:type="dxa"/>
          </w:tcPr>
          <w:p w14:paraId="21AF2D86" w14:textId="77777777" w:rsidR="0058655B" w:rsidRPr="0058655B" w:rsidRDefault="0058655B" w:rsidP="001A62FC">
            <w:pPr>
              <w:pStyle w:val="NoSpacing"/>
              <w:spacing w:line="240" w:lineRule="auto"/>
            </w:pPr>
          </w:p>
        </w:tc>
      </w:tr>
    </w:tbl>
    <w:p w14:paraId="2EF5BB9E" w14:textId="77777777" w:rsidR="0089222B" w:rsidRDefault="0089222B" w:rsidP="001A62FC">
      <w:pPr>
        <w:pStyle w:val="NoSpacing"/>
        <w:spacing w:line="240" w:lineRule="auto"/>
      </w:pPr>
    </w:p>
    <w:p w14:paraId="242B5E6A" w14:textId="77777777" w:rsidR="00D02F49" w:rsidRDefault="00D02F49" w:rsidP="001A62FC">
      <w:pPr>
        <w:pStyle w:val="NoSpacing"/>
        <w:spacing w:line="240" w:lineRule="auto"/>
        <w:sectPr w:rsidR="00D02F49">
          <w:pgSz w:w="15840" w:h="12240" w:orient="landscape"/>
          <w:pgMar w:top="360" w:right="1440" w:bottom="720" w:left="1440" w:header="720" w:footer="720" w:gutter="0"/>
          <w:cols w:space="720"/>
          <w:docGrid w:linePitch="360"/>
        </w:sectPr>
      </w:pPr>
    </w:p>
    <w:tbl>
      <w:tblPr>
        <w:tblStyle w:val="TableGrid1"/>
        <w:tblW w:w="10800" w:type="dxa"/>
        <w:tblInd w:w="-725" w:type="dxa"/>
        <w:tblCellMar>
          <w:left w:w="72" w:type="dxa"/>
          <w:right w:w="72" w:type="dxa"/>
        </w:tblCellMar>
        <w:tblLook w:val="04A0" w:firstRow="1" w:lastRow="0" w:firstColumn="1" w:lastColumn="0" w:noHBand="0" w:noVBand="1"/>
      </w:tblPr>
      <w:tblGrid>
        <w:gridCol w:w="354"/>
        <w:gridCol w:w="5046"/>
        <w:gridCol w:w="4320"/>
        <w:gridCol w:w="1080"/>
      </w:tblGrid>
      <w:tr w:rsidR="00B62F4C" w:rsidRPr="008231A9" w14:paraId="13F32515" w14:textId="77777777">
        <w:tc>
          <w:tcPr>
            <w:tcW w:w="354" w:type="dxa"/>
          </w:tcPr>
          <w:p w14:paraId="2ED1BCF6" w14:textId="77777777" w:rsidR="00B62F4C" w:rsidRPr="008231A9" w:rsidRDefault="00B62F4C" w:rsidP="001A62FC">
            <w:pPr>
              <w:pStyle w:val="NoSpacing"/>
              <w:spacing w:line="240" w:lineRule="auto"/>
            </w:pPr>
          </w:p>
        </w:tc>
        <w:tc>
          <w:tcPr>
            <w:tcW w:w="5046" w:type="dxa"/>
            <w:tcBorders>
              <w:right w:val="nil"/>
            </w:tcBorders>
          </w:tcPr>
          <w:p w14:paraId="3F4AE28A" w14:textId="77777777" w:rsidR="00B62F4C" w:rsidRPr="00F71A9A" w:rsidRDefault="00DE3F98" w:rsidP="001A62FC">
            <w:pPr>
              <w:spacing w:line="240" w:lineRule="auto"/>
            </w:pPr>
            <w:r>
              <w:t xml:space="preserve">F7. </w:t>
            </w:r>
            <w:r w:rsidR="00B62F4C" w:rsidRPr="00F71A9A">
              <w:t xml:space="preserve">Has your community entered any formal agreements with government organizations, programs, etc. in the area of forest management in the past 5 years? </w:t>
            </w:r>
          </w:p>
        </w:tc>
        <w:tc>
          <w:tcPr>
            <w:tcW w:w="4320" w:type="dxa"/>
            <w:tcBorders>
              <w:left w:val="nil"/>
              <w:right w:val="single" w:sz="18" w:space="0" w:color="auto"/>
            </w:tcBorders>
          </w:tcPr>
          <w:p w14:paraId="36E19250" w14:textId="77777777" w:rsidR="00B62F4C" w:rsidRPr="00F71A9A" w:rsidRDefault="00B62F4C" w:rsidP="001A62FC">
            <w:pPr>
              <w:spacing w:line="240" w:lineRule="auto"/>
            </w:pPr>
            <w:r>
              <w:t>0</w:t>
            </w:r>
            <w:r w:rsidRPr="00F71A9A">
              <w:t>=No</w:t>
            </w:r>
          </w:p>
          <w:p w14:paraId="06B6DA29" w14:textId="77777777" w:rsidR="00B62F4C" w:rsidRPr="00F71A9A" w:rsidRDefault="00B62F4C" w:rsidP="001A62FC">
            <w:pPr>
              <w:spacing w:line="240" w:lineRule="auto"/>
            </w:pPr>
            <w:r>
              <w:t>1</w:t>
            </w:r>
            <w:r w:rsidRPr="00F71A9A">
              <w:t xml:space="preserve">=Yes </w:t>
            </w:r>
          </w:p>
          <w:p w14:paraId="2FDC1B3B" w14:textId="77777777" w:rsidR="00B62F4C" w:rsidRPr="00F71A9A" w:rsidRDefault="00B62F4C" w:rsidP="001A62FC">
            <w:pPr>
              <w:spacing w:line="240" w:lineRule="auto"/>
            </w:pPr>
            <w:r w:rsidRPr="00F71A9A">
              <w:t>888=Don’t know</w:t>
            </w:r>
          </w:p>
          <w:p w14:paraId="2A0D7316" w14:textId="77777777" w:rsidR="00B62F4C" w:rsidRPr="00F71A9A" w:rsidRDefault="00B62F4C" w:rsidP="001A62FC">
            <w:pPr>
              <w:spacing w:line="240" w:lineRule="auto"/>
            </w:pPr>
            <w:r w:rsidRPr="00F71A9A">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6104E5DC" w14:textId="77777777" w:rsidR="00B62F4C" w:rsidRPr="008231A9" w:rsidRDefault="00B62F4C" w:rsidP="001A62FC">
            <w:pPr>
              <w:pStyle w:val="NoSpacing"/>
              <w:spacing w:line="240" w:lineRule="auto"/>
              <w:rPr>
                <w:i/>
              </w:rPr>
            </w:pPr>
            <w:r w:rsidRPr="008231A9">
              <w:rPr>
                <w:i/>
              </w:rPr>
              <w:t>(code)</w:t>
            </w:r>
          </w:p>
        </w:tc>
      </w:tr>
      <w:tr w:rsidR="00D3313B" w:rsidRPr="008231A9" w14:paraId="0D7A33C5" w14:textId="77777777">
        <w:tc>
          <w:tcPr>
            <w:tcW w:w="354" w:type="dxa"/>
          </w:tcPr>
          <w:p w14:paraId="71E24947" w14:textId="77777777" w:rsidR="00D3313B" w:rsidRPr="008231A9" w:rsidRDefault="00D3313B" w:rsidP="001A62FC">
            <w:pPr>
              <w:pStyle w:val="NoSpacing"/>
              <w:spacing w:line="240" w:lineRule="auto"/>
            </w:pPr>
          </w:p>
        </w:tc>
        <w:tc>
          <w:tcPr>
            <w:tcW w:w="5046" w:type="dxa"/>
            <w:tcBorders>
              <w:right w:val="single" w:sz="18" w:space="0" w:color="auto"/>
            </w:tcBorders>
          </w:tcPr>
          <w:p w14:paraId="112220E8" w14:textId="77777777" w:rsidR="00D3313B" w:rsidRPr="00B62F4C" w:rsidRDefault="00DE3F98" w:rsidP="00DE3F98">
            <w:pPr>
              <w:spacing w:line="240" w:lineRule="auto"/>
            </w:pPr>
            <w:r>
              <w:t xml:space="preserve">F7b. </w:t>
            </w:r>
            <w:r w:rsidR="00B62F4C" w:rsidRPr="00F71A9A">
              <w:t>What type of agreement</w:t>
            </w:r>
            <w:r w:rsidR="00B62F4C">
              <w:t xml:space="preserve">? </w:t>
            </w:r>
          </w:p>
        </w:tc>
        <w:tc>
          <w:tcPr>
            <w:tcW w:w="5400" w:type="dxa"/>
            <w:gridSpan w:val="2"/>
            <w:tcBorders>
              <w:top w:val="single" w:sz="18" w:space="0" w:color="auto"/>
              <w:left w:val="single" w:sz="18" w:space="0" w:color="auto"/>
              <w:bottom w:val="single" w:sz="18" w:space="0" w:color="auto"/>
              <w:right w:val="single" w:sz="18" w:space="0" w:color="auto"/>
            </w:tcBorders>
          </w:tcPr>
          <w:p w14:paraId="65551E59" w14:textId="77777777" w:rsidR="00D3313B" w:rsidRPr="008231A9" w:rsidRDefault="00D3313B" w:rsidP="001A62FC">
            <w:pPr>
              <w:pStyle w:val="NoSpacing"/>
              <w:spacing w:line="240" w:lineRule="auto"/>
              <w:rPr>
                <w:i/>
              </w:rPr>
            </w:pPr>
            <w:r w:rsidRPr="008231A9">
              <w:rPr>
                <w:i/>
              </w:rPr>
              <w:t>(text)</w:t>
            </w:r>
          </w:p>
        </w:tc>
      </w:tr>
      <w:tr w:rsidR="00B62F4C" w:rsidRPr="008231A9" w14:paraId="75986B5F" w14:textId="77777777">
        <w:tc>
          <w:tcPr>
            <w:tcW w:w="354" w:type="dxa"/>
          </w:tcPr>
          <w:p w14:paraId="2420D493" w14:textId="77777777" w:rsidR="00B62F4C" w:rsidRPr="008231A9" w:rsidRDefault="00B62F4C" w:rsidP="001A62FC">
            <w:pPr>
              <w:pStyle w:val="NoSpacing"/>
              <w:spacing w:line="240" w:lineRule="auto"/>
            </w:pPr>
          </w:p>
        </w:tc>
        <w:tc>
          <w:tcPr>
            <w:tcW w:w="5046" w:type="dxa"/>
            <w:tcBorders>
              <w:right w:val="single" w:sz="18" w:space="0" w:color="auto"/>
            </w:tcBorders>
          </w:tcPr>
          <w:p w14:paraId="1A87D43C" w14:textId="77777777" w:rsidR="00B62F4C" w:rsidRPr="00B62F4C" w:rsidRDefault="00DE3F98" w:rsidP="001A62FC">
            <w:pPr>
              <w:spacing w:line="240" w:lineRule="auto"/>
            </w:pPr>
            <w:r>
              <w:t xml:space="preserve">F7c. </w:t>
            </w:r>
            <w:r w:rsidR="00B62F4C">
              <w:t>W</w:t>
            </w:r>
            <w:r w:rsidR="00B62F4C" w:rsidRPr="00F71A9A">
              <w:t xml:space="preserve">ith whom? </w:t>
            </w:r>
          </w:p>
        </w:tc>
        <w:tc>
          <w:tcPr>
            <w:tcW w:w="5400" w:type="dxa"/>
            <w:gridSpan w:val="2"/>
            <w:tcBorders>
              <w:top w:val="single" w:sz="18" w:space="0" w:color="auto"/>
              <w:left w:val="single" w:sz="18" w:space="0" w:color="auto"/>
              <w:bottom w:val="single" w:sz="18" w:space="0" w:color="auto"/>
              <w:right w:val="single" w:sz="18" w:space="0" w:color="auto"/>
            </w:tcBorders>
          </w:tcPr>
          <w:p w14:paraId="67E5CA8D" w14:textId="77777777" w:rsidR="00B62F4C" w:rsidRPr="008231A9" w:rsidRDefault="00B62F4C" w:rsidP="001A62FC">
            <w:pPr>
              <w:pStyle w:val="NoSpacing"/>
              <w:spacing w:line="240" w:lineRule="auto"/>
              <w:rPr>
                <w:i/>
              </w:rPr>
            </w:pPr>
            <w:r w:rsidRPr="008231A9">
              <w:rPr>
                <w:i/>
              </w:rPr>
              <w:t>(text)</w:t>
            </w:r>
          </w:p>
        </w:tc>
      </w:tr>
      <w:tr w:rsidR="009A09B0" w:rsidRPr="008231A9" w14:paraId="6FE42C50" w14:textId="77777777">
        <w:tc>
          <w:tcPr>
            <w:tcW w:w="354" w:type="dxa"/>
          </w:tcPr>
          <w:p w14:paraId="735C07C8" w14:textId="77777777" w:rsidR="009A09B0" w:rsidRPr="008231A9" w:rsidRDefault="009A09B0" w:rsidP="001A62FC">
            <w:pPr>
              <w:pStyle w:val="NoSpacing"/>
              <w:spacing w:line="240" w:lineRule="auto"/>
            </w:pPr>
          </w:p>
        </w:tc>
        <w:tc>
          <w:tcPr>
            <w:tcW w:w="5046" w:type="dxa"/>
            <w:tcBorders>
              <w:right w:val="nil"/>
            </w:tcBorders>
          </w:tcPr>
          <w:p w14:paraId="2CA36FA1" w14:textId="77777777" w:rsidR="009A09B0" w:rsidRPr="00F71A9A" w:rsidRDefault="00DE3F98" w:rsidP="001A62FC">
            <w:pPr>
              <w:spacing w:line="240" w:lineRule="auto"/>
            </w:pPr>
            <w:r>
              <w:t xml:space="preserve">F8. </w:t>
            </w:r>
            <w:r w:rsidR="009A09B0" w:rsidRPr="00F71A9A">
              <w:t>Overall, how would you say the existence of the initiative has affected the benefit</w:t>
            </w:r>
            <w:r w:rsidR="00581E40">
              <w:t>s</w:t>
            </w:r>
            <w:r w:rsidR="009A09B0" w:rsidRPr="00F71A9A">
              <w:t xml:space="preserve"> that you get from the forest? </w:t>
            </w:r>
          </w:p>
        </w:tc>
        <w:tc>
          <w:tcPr>
            <w:tcW w:w="4320" w:type="dxa"/>
            <w:tcBorders>
              <w:left w:val="nil"/>
              <w:right w:val="single" w:sz="18" w:space="0" w:color="auto"/>
            </w:tcBorders>
          </w:tcPr>
          <w:p w14:paraId="14FE4397" w14:textId="77777777" w:rsidR="009A09B0" w:rsidRDefault="009A09B0" w:rsidP="001A62FC">
            <w:pPr>
              <w:spacing w:line="240" w:lineRule="auto"/>
            </w:pPr>
            <w:r w:rsidRPr="00F71A9A">
              <w:t>TEXT</w:t>
            </w:r>
          </w:p>
          <w:p w14:paraId="7973B1FF" w14:textId="77777777" w:rsidR="009A09B0" w:rsidRDefault="009A09B0" w:rsidP="001A62FC">
            <w:pPr>
              <w:spacing w:line="240" w:lineRule="auto"/>
            </w:pPr>
            <w:r>
              <w:t>1. Greatly improved/increased forest benefits</w:t>
            </w:r>
          </w:p>
          <w:p w14:paraId="6680820A" w14:textId="77777777" w:rsidR="009A09B0" w:rsidRDefault="009A09B0" w:rsidP="001A62FC">
            <w:pPr>
              <w:spacing w:line="240" w:lineRule="auto"/>
            </w:pPr>
            <w:r>
              <w:t>2. Improved/increased forest benefits</w:t>
            </w:r>
          </w:p>
          <w:p w14:paraId="6B09A3F4" w14:textId="77777777" w:rsidR="009A09B0" w:rsidRDefault="009A09B0" w:rsidP="001A62FC">
            <w:pPr>
              <w:spacing w:line="240" w:lineRule="auto"/>
            </w:pPr>
            <w:r>
              <w:t>3. No real change in forest benefits</w:t>
            </w:r>
          </w:p>
          <w:p w14:paraId="6BE3BE2D" w14:textId="77777777" w:rsidR="009A09B0" w:rsidRDefault="009A09B0" w:rsidP="001A62FC">
            <w:pPr>
              <w:spacing w:line="240" w:lineRule="auto"/>
            </w:pPr>
            <w:r>
              <w:t xml:space="preserve">4. Worsened/reduced forest benefits </w:t>
            </w:r>
          </w:p>
          <w:p w14:paraId="1B03ABFA" w14:textId="77777777" w:rsidR="009A09B0" w:rsidRPr="00F71A9A" w:rsidRDefault="009A09B0" w:rsidP="001A62FC">
            <w:pPr>
              <w:spacing w:line="240" w:lineRule="auto"/>
            </w:pPr>
            <w:r>
              <w:t>5. Greatly reduced or eliminated benefits received from the forest</w:t>
            </w:r>
          </w:p>
        </w:tc>
        <w:tc>
          <w:tcPr>
            <w:tcW w:w="1080" w:type="dxa"/>
            <w:tcBorders>
              <w:top w:val="single" w:sz="18" w:space="0" w:color="auto"/>
              <w:left w:val="single" w:sz="18" w:space="0" w:color="auto"/>
              <w:bottom w:val="single" w:sz="18" w:space="0" w:color="auto"/>
              <w:right w:val="single" w:sz="18" w:space="0" w:color="auto"/>
            </w:tcBorders>
          </w:tcPr>
          <w:p w14:paraId="76E95163" w14:textId="77777777" w:rsidR="009A09B0" w:rsidRPr="008231A9" w:rsidRDefault="009A09B0" w:rsidP="001A62FC">
            <w:pPr>
              <w:pStyle w:val="NoSpacing"/>
              <w:spacing w:line="240" w:lineRule="auto"/>
              <w:rPr>
                <w:i/>
              </w:rPr>
            </w:pPr>
            <w:r w:rsidRPr="008231A9">
              <w:rPr>
                <w:i/>
              </w:rPr>
              <w:t>(code)</w:t>
            </w:r>
          </w:p>
        </w:tc>
      </w:tr>
      <w:tr w:rsidR="009A09B0" w:rsidRPr="008231A9" w14:paraId="7EC17BFF" w14:textId="77777777">
        <w:tc>
          <w:tcPr>
            <w:tcW w:w="354" w:type="dxa"/>
          </w:tcPr>
          <w:p w14:paraId="1F84E1E4" w14:textId="77777777" w:rsidR="009A09B0" w:rsidRPr="008231A9" w:rsidRDefault="009A09B0" w:rsidP="001A62FC">
            <w:pPr>
              <w:pStyle w:val="NoSpacing"/>
              <w:spacing w:line="240" w:lineRule="auto"/>
            </w:pPr>
          </w:p>
        </w:tc>
        <w:tc>
          <w:tcPr>
            <w:tcW w:w="5046" w:type="dxa"/>
            <w:tcBorders>
              <w:right w:val="nil"/>
            </w:tcBorders>
          </w:tcPr>
          <w:p w14:paraId="47DA9FCD" w14:textId="77777777" w:rsidR="009A09B0" w:rsidRPr="00F71A9A" w:rsidRDefault="00DE3F98" w:rsidP="001A62FC">
            <w:pPr>
              <w:spacing w:line="240" w:lineRule="auto"/>
            </w:pPr>
            <w:r>
              <w:t xml:space="preserve">F9. </w:t>
            </w:r>
            <w:r w:rsidR="009A09B0" w:rsidRPr="00F71A9A">
              <w:t>Has the community received any forestry related external support (technical assistance, free inputs, infrastructure, etc</w:t>
            </w:r>
            <w:r w:rsidR="00581E40">
              <w:t>.</w:t>
            </w:r>
            <w:r w:rsidR="009A09B0" w:rsidRPr="00F71A9A">
              <w:t>) from government</w:t>
            </w:r>
            <w:r>
              <w:t>, donors, NGOs, etc.,</w:t>
            </w:r>
            <w:r w:rsidR="009A09B0" w:rsidRPr="00F71A9A">
              <w:t xml:space="preserve"> over the past 12 months?</w:t>
            </w:r>
          </w:p>
        </w:tc>
        <w:tc>
          <w:tcPr>
            <w:tcW w:w="4320" w:type="dxa"/>
            <w:tcBorders>
              <w:left w:val="nil"/>
              <w:right w:val="single" w:sz="18" w:space="0" w:color="auto"/>
            </w:tcBorders>
          </w:tcPr>
          <w:p w14:paraId="29314940" w14:textId="77777777" w:rsidR="009A09B0" w:rsidRPr="00F71A9A" w:rsidRDefault="009A09B0" w:rsidP="001A62FC">
            <w:pPr>
              <w:spacing w:line="240" w:lineRule="auto"/>
            </w:pPr>
            <w:r>
              <w:t>0</w:t>
            </w:r>
            <w:r w:rsidRPr="00F71A9A">
              <w:t>=No</w:t>
            </w:r>
          </w:p>
          <w:p w14:paraId="62D3E48E" w14:textId="77777777" w:rsidR="009A09B0" w:rsidRPr="00F71A9A" w:rsidRDefault="009A09B0" w:rsidP="001A62FC">
            <w:pPr>
              <w:spacing w:line="240" w:lineRule="auto"/>
            </w:pPr>
            <w:r>
              <w:t>1</w:t>
            </w:r>
            <w:r w:rsidRPr="00F71A9A">
              <w:t xml:space="preserve">=Yes </w:t>
            </w:r>
          </w:p>
          <w:p w14:paraId="75F40049" w14:textId="77777777" w:rsidR="009A09B0" w:rsidRPr="00F71A9A" w:rsidRDefault="009A09B0" w:rsidP="001A62FC">
            <w:pPr>
              <w:spacing w:line="240" w:lineRule="auto"/>
            </w:pPr>
            <w:r w:rsidRPr="00F71A9A">
              <w:t>888=Don’t know</w:t>
            </w:r>
          </w:p>
          <w:p w14:paraId="2CBBF585" w14:textId="77777777" w:rsidR="009A09B0" w:rsidRPr="00F71A9A" w:rsidRDefault="009A09B0" w:rsidP="001A62FC">
            <w:pPr>
              <w:spacing w:line="240" w:lineRule="auto"/>
            </w:pPr>
            <w:r w:rsidRPr="00F71A9A">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41C6B2AD" w14:textId="77777777" w:rsidR="009A09B0" w:rsidRPr="008231A9" w:rsidRDefault="009A09B0" w:rsidP="001A62FC">
            <w:pPr>
              <w:pStyle w:val="NoSpacing"/>
              <w:spacing w:line="240" w:lineRule="auto"/>
              <w:rPr>
                <w:i/>
              </w:rPr>
            </w:pPr>
            <w:r w:rsidRPr="008231A9">
              <w:rPr>
                <w:i/>
              </w:rPr>
              <w:t>(code)</w:t>
            </w:r>
          </w:p>
        </w:tc>
      </w:tr>
      <w:tr w:rsidR="00B62F4C" w:rsidRPr="008231A9" w14:paraId="35BD90FF" w14:textId="77777777">
        <w:tc>
          <w:tcPr>
            <w:tcW w:w="354" w:type="dxa"/>
          </w:tcPr>
          <w:p w14:paraId="5FBEEE14" w14:textId="77777777" w:rsidR="00B62F4C" w:rsidRPr="008231A9" w:rsidRDefault="00B62F4C" w:rsidP="001A62FC">
            <w:pPr>
              <w:pStyle w:val="NoSpacing"/>
              <w:spacing w:line="240" w:lineRule="auto"/>
            </w:pPr>
          </w:p>
        </w:tc>
        <w:tc>
          <w:tcPr>
            <w:tcW w:w="5046" w:type="dxa"/>
            <w:tcBorders>
              <w:right w:val="single" w:sz="18" w:space="0" w:color="auto"/>
            </w:tcBorders>
          </w:tcPr>
          <w:p w14:paraId="3AC06CA1" w14:textId="77777777" w:rsidR="00B62F4C" w:rsidRPr="008231A9" w:rsidRDefault="00DE3F98" w:rsidP="001A62FC">
            <w:pPr>
              <w:pStyle w:val="NoSpacing"/>
              <w:spacing w:line="240" w:lineRule="auto"/>
            </w:pPr>
            <w:r>
              <w:t xml:space="preserve">F9b. </w:t>
            </w:r>
            <w:r w:rsidR="00B62F4C" w:rsidRPr="00B62F4C">
              <w:t>Please describe.</w:t>
            </w:r>
          </w:p>
        </w:tc>
        <w:tc>
          <w:tcPr>
            <w:tcW w:w="5400" w:type="dxa"/>
            <w:gridSpan w:val="2"/>
            <w:tcBorders>
              <w:top w:val="single" w:sz="18" w:space="0" w:color="auto"/>
              <w:left w:val="single" w:sz="18" w:space="0" w:color="auto"/>
              <w:bottom w:val="single" w:sz="18" w:space="0" w:color="auto"/>
              <w:right w:val="single" w:sz="18" w:space="0" w:color="auto"/>
            </w:tcBorders>
          </w:tcPr>
          <w:p w14:paraId="03141D88" w14:textId="77777777" w:rsidR="00B62F4C" w:rsidRPr="008231A9" w:rsidRDefault="00B62F4C" w:rsidP="001A62FC">
            <w:pPr>
              <w:pStyle w:val="NoSpacing"/>
              <w:spacing w:line="240" w:lineRule="auto"/>
              <w:rPr>
                <w:i/>
              </w:rPr>
            </w:pPr>
            <w:r w:rsidRPr="008231A9">
              <w:rPr>
                <w:i/>
              </w:rPr>
              <w:t>(text)</w:t>
            </w:r>
          </w:p>
        </w:tc>
      </w:tr>
    </w:tbl>
    <w:p w14:paraId="44704F05" w14:textId="77777777" w:rsidR="00D3313B" w:rsidRDefault="00D3313B" w:rsidP="001A62FC">
      <w:pPr>
        <w:pStyle w:val="NoSpacing"/>
        <w:spacing w:line="240" w:lineRule="auto"/>
      </w:pPr>
    </w:p>
    <w:p w14:paraId="23944F21" w14:textId="77777777" w:rsidR="00D3313B" w:rsidRDefault="0037406E" w:rsidP="001A62FC">
      <w:pPr>
        <w:pStyle w:val="NoSpacing"/>
        <w:spacing w:line="240" w:lineRule="auto"/>
      </w:pPr>
      <w:r w:rsidRPr="0037406E">
        <w:t>Please rank/ grade the following list of assets/resources/ properties in terms of most important to least important for the future/development of your community from first to third most important.</w:t>
      </w:r>
    </w:p>
    <w:tbl>
      <w:tblPr>
        <w:tblStyle w:val="TableGrid1"/>
        <w:tblW w:w="10877" w:type="dxa"/>
        <w:tblInd w:w="-725" w:type="dxa"/>
        <w:tblCellMar>
          <w:left w:w="72" w:type="dxa"/>
          <w:right w:w="72" w:type="dxa"/>
        </w:tblCellMar>
        <w:tblLook w:val="04A0" w:firstRow="1" w:lastRow="0" w:firstColumn="1" w:lastColumn="0" w:noHBand="0" w:noVBand="1"/>
      </w:tblPr>
      <w:tblGrid>
        <w:gridCol w:w="354"/>
        <w:gridCol w:w="5123"/>
        <w:gridCol w:w="2443"/>
        <w:gridCol w:w="1877"/>
        <w:gridCol w:w="1003"/>
        <w:gridCol w:w="77"/>
      </w:tblGrid>
      <w:tr w:rsidR="0037406E" w:rsidRPr="008231A9" w14:paraId="5AFA3F1B" w14:textId="77777777" w:rsidTr="00BE6AF6">
        <w:trPr>
          <w:gridAfter w:val="1"/>
          <w:wAfter w:w="77" w:type="dxa"/>
        </w:trPr>
        <w:tc>
          <w:tcPr>
            <w:tcW w:w="354" w:type="dxa"/>
          </w:tcPr>
          <w:p w14:paraId="0BAC7670" w14:textId="77777777" w:rsidR="0037406E" w:rsidRPr="008231A9" w:rsidRDefault="0037406E" w:rsidP="001A62FC">
            <w:pPr>
              <w:pStyle w:val="NoSpacing"/>
              <w:spacing w:line="240" w:lineRule="auto"/>
            </w:pPr>
          </w:p>
        </w:tc>
        <w:tc>
          <w:tcPr>
            <w:tcW w:w="7566" w:type="dxa"/>
            <w:gridSpan w:val="2"/>
            <w:tcBorders>
              <w:right w:val="single" w:sz="18" w:space="0" w:color="auto"/>
            </w:tcBorders>
          </w:tcPr>
          <w:p w14:paraId="72486B2B" w14:textId="77777777" w:rsidR="0037406E" w:rsidRPr="0037406E" w:rsidRDefault="00DE3F98" w:rsidP="00DE3F98">
            <w:pPr>
              <w:pStyle w:val="NoSpacing"/>
              <w:spacing w:line="240" w:lineRule="auto"/>
            </w:pPr>
            <w:r>
              <w:t xml:space="preserve">F10. </w:t>
            </w:r>
            <w:r w:rsidR="0037406E" w:rsidRPr="0037406E">
              <w:t>Health Clinic</w:t>
            </w:r>
          </w:p>
        </w:tc>
        <w:tc>
          <w:tcPr>
            <w:tcW w:w="2880" w:type="dxa"/>
            <w:gridSpan w:val="2"/>
            <w:tcBorders>
              <w:top w:val="single" w:sz="18" w:space="0" w:color="auto"/>
              <w:left w:val="single" w:sz="18" w:space="0" w:color="auto"/>
              <w:bottom w:val="single" w:sz="18" w:space="0" w:color="auto"/>
              <w:right w:val="single" w:sz="18" w:space="0" w:color="auto"/>
            </w:tcBorders>
          </w:tcPr>
          <w:p w14:paraId="5F445192" w14:textId="77777777" w:rsidR="0037406E" w:rsidRPr="008231A9" w:rsidRDefault="0037406E" w:rsidP="001A62FC">
            <w:pPr>
              <w:pStyle w:val="NoSpacing"/>
              <w:spacing w:line="240" w:lineRule="auto"/>
              <w:rPr>
                <w:i/>
              </w:rPr>
            </w:pPr>
            <w:r w:rsidRPr="008231A9">
              <w:rPr>
                <w:i/>
              </w:rPr>
              <w:t>(integer)</w:t>
            </w:r>
          </w:p>
        </w:tc>
      </w:tr>
      <w:tr w:rsidR="0037406E" w:rsidRPr="008231A9" w14:paraId="17FF30C8" w14:textId="77777777" w:rsidTr="00BE6AF6">
        <w:trPr>
          <w:gridAfter w:val="1"/>
          <w:wAfter w:w="77" w:type="dxa"/>
        </w:trPr>
        <w:tc>
          <w:tcPr>
            <w:tcW w:w="354" w:type="dxa"/>
          </w:tcPr>
          <w:p w14:paraId="4D53CC52" w14:textId="77777777" w:rsidR="0037406E" w:rsidRPr="008231A9" w:rsidRDefault="0037406E" w:rsidP="001A62FC">
            <w:pPr>
              <w:pStyle w:val="NoSpacing"/>
              <w:spacing w:line="240" w:lineRule="auto"/>
            </w:pPr>
          </w:p>
        </w:tc>
        <w:tc>
          <w:tcPr>
            <w:tcW w:w="7566" w:type="dxa"/>
            <w:gridSpan w:val="2"/>
            <w:tcBorders>
              <w:right w:val="single" w:sz="18" w:space="0" w:color="auto"/>
            </w:tcBorders>
          </w:tcPr>
          <w:p w14:paraId="22D233A4" w14:textId="77777777" w:rsidR="0037406E" w:rsidRPr="0037406E" w:rsidRDefault="00DE3F98" w:rsidP="001A62FC">
            <w:pPr>
              <w:pStyle w:val="NoSpacing"/>
              <w:spacing w:line="240" w:lineRule="auto"/>
            </w:pPr>
            <w:r>
              <w:t xml:space="preserve">F11. </w:t>
            </w:r>
            <w:r w:rsidR="0037406E" w:rsidRPr="0037406E">
              <w:t>Enough land to farm on</w:t>
            </w:r>
          </w:p>
        </w:tc>
        <w:tc>
          <w:tcPr>
            <w:tcW w:w="2880" w:type="dxa"/>
            <w:gridSpan w:val="2"/>
            <w:tcBorders>
              <w:top w:val="single" w:sz="18" w:space="0" w:color="auto"/>
              <w:left w:val="single" w:sz="18" w:space="0" w:color="auto"/>
              <w:bottom w:val="single" w:sz="18" w:space="0" w:color="auto"/>
              <w:right w:val="single" w:sz="18" w:space="0" w:color="auto"/>
            </w:tcBorders>
          </w:tcPr>
          <w:p w14:paraId="7513E9D9" w14:textId="77777777" w:rsidR="0037406E" w:rsidRPr="008231A9" w:rsidRDefault="0037406E" w:rsidP="001A62FC">
            <w:pPr>
              <w:pStyle w:val="NoSpacing"/>
              <w:spacing w:line="240" w:lineRule="auto"/>
              <w:rPr>
                <w:i/>
              </w:rPr>
            </w:pPr>
            <w:r w:rsidRPr="008231A9">
              <w:rPr>
                <w:i/>
              </w:rPr>
              <w:t>(integer)</w:t>
            </w:r>
          </w:p>
        </w:tc>
      </w:tr>
      <w:tr w:rsidR="0037406E" w:rsidRPr="008231A9" w14:paraId="57074675" w14:textId="77777777" w:rsidTr="00BE6AF6">
        <w:trPr>
          <w:gridAfter w:val="1"/>
          <w:wAfter w:w="77" w:type="dxa"/>
        </w:trPr>
        <w:tc>
          <w:tcPr>
            <w:tcW w:w="354" w:type="dxa"/>
          </w:tcPr>
          <w:p w14:paraId="33FF2161" w14:textId="77777777" w:rsidR="0037406E" w:rsidRPr="008231A9" w:rsidRDefault="0037406E" w:rsidP="001A62FC">
            <w:pPr>
              <w:pStyle w:val="NoSpacing"/>
              <w:spacing w:line="240" w:lineRule="auto"/>
            </w:pPr>
          </w:p>
        </w:tc>
        <w:tc>
          <w:tcPr>
            <w:tcW w:w="7566" w:type="dxa"/>
            <w:gridSpan w:val="2"/>
            <w:tcBorders>
              <w:right w:val="single" w:sz="18" w:space="0" w:color="auto"/>
            </w:tcBorders>
          </w:tcPr>
          <w:p w14:paraId="5DB04CF8" w14:textId="323F0B46" w:rsidR="0037406E" w:rsidRPr="0037406E" w:rsidRDefault="00DE3F98" w:rsidP="00AA3567">
            <w:pPr>
              <w:pStyle w:val="NoSpacing"/>
              <w:spacing w:line="240" w:lineRule="auto"/>
            </w:pPr>
            <w:r>
              <w:t xml:space="preserve">F12. </w:t>
            </w:r>
            <w:r w:rsidR="00AA3567">
              <w:t>S</w:t>
            </w:r>
            <w:r w:rsidR="0037406E" w:rsidRPr="0037406E">
              <w:t>chool</w:t>
            </w:r>
          </w:p>
        </w:tc>
        <w:tc>
          <w:tcPr>
            <w:tcW w:w="2880" w:type="dxa"/>
            <w:gridSpan w:val="2"/>
            <w:tcBorders>
              <w:top w:val="single" w:sz="18" w:space="0" w:color="auto"/>
              <w:left w:val="single" w:sz="18" w:space="0" w:color="auto"/>
              <w:bottom w:val="single" w:sz="18" w:space="0" w:color="auto"/>
              <w:right w:val="single" w:sz="18" w:space="0" w:color="auto"/>
            </w:tcBorders>
          </w:tcPr>
          <w:p w14:paraId="4F85B1EA" w14:textId="77777777" w:rsidR="0037406E" w:rsidRPr="008231A9" w:rsidRDefault="0037406E" w:rsidP="001A62FC">
            <w:pPr>
              <w:pStyle w:val="NoSpacing"/>
              <w:spacing w:line="240" w:lineRule="auto"/>
              <w:rPr>
                <w:i/>
              </w:rPr>
            </w:pPr>
            <w:r w:rsidRPr="008231A9">
              <w:rPr>
                <w:i/>
              </w:rPr>
              <w:t>(integer)</w:t>
            </w:r>
          </w:p>
        </w:tc>
      </w:tr>
      <w:tr w:rsidR="0037406E" w:rsidRPr="008231A9" w14:paraId="60D542CF" w14:textId="77777777" w:rsidTr="00BE6AF6">
        <w:trPr>
          <w:gridAfter w:val="1"/>
          <w:wAfter w:w="77" w:type="dxa"/>
        </w:trPr>
        <w:tc>
          <w:tcPr>
            <w:tcW w:w="354" w:type="dxa"/>
          </w:tcPr>
          <w:p w14:paraId="4D26D849" w14:textId="77777777" w:rsidR="0037406E" w:rsidRPr="008231A9" w:rsidRDefault="0037406E" w:rsidP="001A62FC">
            <w:pPr>
              <w:pStyle w:val="NoSpacing"/>
              <w:spacing w:line="240" w:lineRule="auto"/>
            </w:pPr>
          </w:p>
        </w:tc>
        <w:tc>
          <w:tcPr>
            <w:tcW w:w="7566" w:type="dxa"/>
            <w:gridSpan w:val="2"/>
            <w:tcBorders>
              <w:right w:val="single" w:sz="18" w:space="0" w:color="auto"/>
            </w:tcBorders>
          </w:tcPr>
          <w:p w14:paraId="664443EE" w14:textId="77777777" w:rsidR="0037406E" w:rsidRPr="0037406E" w:rsidRDefault="00DE3F98" w:rsidP="001A62FC">
            <w:pPr>
              <w:pStyle w:val="NoSpacing"/>
              <w:spacing w:line="240" w:lineRule="auto"/>
            </w:pPr>
            <w:r>
              <w:t xml:space="preserve">F13. </w:t>
            </w:r>
            <w:r w:rsidR="0037406E" w:rsidRPr="0037406E">
              <w:t>Paved roads</w:t>
            </w:r>
          </w:p>
        </w:tc>
        <w:tc>
          <w:tcPr>
            <w:tcW w:w="2880" w:type="dxa"/>
            <w:gridSpan w:val="2"/>
            <w:tcBorders>
              <w:top w:val="single" w:sz="18" w:space="0" w:color="auto"/>
              <w:left w:val="single" w:sz="18" w:space="0" w:color="auto"/>
              <w:bottom w:val="single" w:sz="18" w:space="0" w:color="auto"/>
              <w:right w:val="single" w:sz="18" w:space="0" w:color="auto"/>
            </w:tcBorders>
          </w:tcPr>
          <w:p w14:paraId="63EEF260" w14:textId="77777777" w:rsidR="0037406E" w:rsidRPr="008231A9" w:rsidRDefault="0037406E" w:rsidP="001A62FC">
            <w:pPr>
              <w:pStyle w:val="NoSpacing"/>
              <w:spacing w:line="240" w:lineRule="auto"/>
              <w:rPr>
                <w:i/>
              </w:rPr>
            </w:pPr>
            <w:r w:rsidRPr="008231A9">
              <w:rPr>
                <w:i/>
              </w:rPr>
              <w:t>(integer)</w:t>
            </w:r>
          </w:p>
        </w:tc>
      </w:tr>
      <w:tr w:rsidR="0037406E" w:rsidRPr="008231A9" w14:paraId="00E8067A" w14:textId="77777777" w:rsidTr="00BE6AF6">
        <w:trPr>
          <w:gridAfter w:val="1"/>
          <w:wAfter w:w="77" w:type="dxa"/>
        </w:trPr>
        <w:tc>
          <w:tcPr>
            <w:tcW w:w="354" w:type="dxa"/>
          </w:tcPr>
          <w:p w14:paraId="7070FBA7" w14:textId="77777777" w:rsidR="0037406E" w:rsidRPr="008231A9" w:rsidRDefault="0037406E" w:rsidP="001A62FC">
            <w:pPr>
              <w:pStyle w:val="NoSpacing"/>
              <w:spacing w:line="240" w:lineRule="auto"/>
            </w:pPr>
          </w:p>
        </w:tc>
        <w:tc>
          <w:tcPr>
            <w:tcW w:w="7566" w:type="dxa"/>
            <w:gridSpan w:val="2"/>
            <w:tcBorders>
              <w:right w:val="single" w:sz="18" w:space="0" w:color="auto"/>
            </w:tcBorders>
          </w:tcPr>
          <w:p w14:paraId="39732A8F" w14:textId="77777777" w:rsidR="0037406E" w:rsidRPr="0037406E" w:rsidRDefault="00DE3F98" w:rsidP="001A62FC">
            <w:pPr>
              <w:pStyle w:val="NoSpacing"/>
              <w:spacing w:line="240" w:lineRule="auto"/>
            </w:pPr>
            <w:r>
              <w:t xml:space="preserve">F14. </w:t>
            </w:r>
            <w:r w:rsidR="0037406E" w:rsidRPr="0037406E">
              <w:t>Forest resources</w:t>
            </w:r>
          </w:p>
        </w:tc>
        <w:tc>
          <w:tcPr>
            <w:tcW w:w="2880" w:type="dxa"/>
            <w:gridSpan w:val="2"/>
            <w:tcBorders>
              <w:top w:val="single" w:sz="18" w:space="0" w:color="auto"/>
              <w:left w:val="single" w:sz="18" w:space="0" w:color="auto"/>
              <w:bottom w:val="single" w:sz="18" w:space="0" w:color="auto"/>
              <w:right w:val="single" w:sz="18" w:space="0" w:color="auto"/>
            </w:tcBorders>
          </w:tcPr>
          <w:p w14:paraId="12347137" w14:textId="77777777" w:rsidR="0037406E" w:rsidRPr="008231A9" w:rsidRDefault="0037406E" w:rsidP="001A62FC">
            <w:pPr>
              <w:pStyle w:val="NoSpacing"/>
              <w:spacing w:line="240" w:lineRule="auto"/>
              <w:rPr>
                <w:i/>
              </w:rPr>
            </w:pPr>
            <w:r w:rsidRPr="008231A9">
              <w:rPr>
                <w:i/>
              </w:rPr>
              <w:t>(integer)</w:t>
            </w:r>
          </w:p>
        </w:tc>
      </w:tr>
      <w:tr w:rsidR="0037406E" w:rsidRPr="008231A9" w14:paraId="7D2DEFE9" w14:textId="77777777" w:rsidTr="00BE6AF6">
        <w:trPr>
          <w:gridAfter w:val="1"/>
          <w:wAfter w:w="77" w:type="dxa"/>
        </w:trPr>
        <w:tc>
          <w:tcPr>
            <w:tcW w:w="354" w:type="dxa"/>
          </w:tcPr>
          <w:p w14:paraId="604D3256" w14:textId="77777777" w:rsidR="0037406E" w:rsidRPr="008231A9" w:rsidRDefault="0037406E" w:rsidP="001A62FC">
            <w:pPr>
              <w:pStyle w:val="NoSpacing"/>
              <w:spacing w:line="240" w:lineRule="auto"/>
            </w:pPr>
          </w:p>
        </w:tc>
        <w:tc>
          <w:tcPr>
            <w:tcW w:w="7566" w:type="dxa"/>
            <w:gridSpan w:val="2"/>
            <w:tcBorders>
              <w:right w:val="single" w:sz="18" w:space="0" w:color="auto"/>
            </w:tcBorders>
          </w:tcPr>
          <w:p w14:paraId="0C90FA0B" w14:textId="77777777" w:rsidR="0037406E" w:rsidRPr="0037406E" w:rsidRDefault="00DE3F98" w:rsidP="001A62FC">
            <w:pPr>
              <w:pStyle w:val="NoSpacing"/>
              <w:spacing w:line="240" w:lineRule="auto"/>
            </w:pPr>
            <w:r>
              <w:t xml:space="preserve">F15. </w:t>
            </w:r>
            <w:r w:rsidR="0037406E" w:rsidRPr="0037406E">
              <w:t>Electricity</w:t>
            </w:r>
          </w:p>
        </w:tc>
        <w:tc>
          <w:tcPr>
            <w:tcW w:w="2880" w:type="dxa"/>
            <w:gridSpan w:val="2"/>
            <w:tcBorders>
              <w:top w:val="single" w:sz="18" w:space="0" w:color="auto"/>
              <w:left w:val="single" w:sz="18" w:space="0" w:color="auto"/>
              <w:bottom w:val="single" w:sz="18" w:space="0" w:color="auto"/>
              <w:right w:val="single" w:sz="18" w:space="0" w:color="auto"/>
            </w:tcBorders>
          </w:tcPr>
          <w:p w14:paraId="30D52D0C" w14:textId="77777777" w:rsidR="0037406E" w:rsidRPr="008231A9" w:rsidRDefault="0037406E" w:rsidP="001A62FC">
            <w:pPr>
              <w:pStyle w:val="NoSpacing"/>
              <w:spacing w:line="240" w:lineRule="auto"/>
              <w:rPr>
                <w:i/>
              </w:rPr>
            </w:pPr>
            <w:r w:rsidRPr="008231A9">
              <w:rPr>
                <w:i/>
              </w:rPr>
              <w:t>(integer)</w:t>
            </w:r>
          </w:p>
        </w:tc>
      </w:tr>
      <w:tr w:rsidR="0037406E" w:rsidRPr="008231A9" w14:paraId="30D060D8" w14:textId="77777777" w:rsidTr="00BE6AF6">
        <w:trPr>
          <w:gridAfter w:val="1"/>
          <w:wAfter w:w="77" w:type="dxa"/>
        </w:trPr>
        <w:tc>
          <w:tcPr>
            <w:tcW w:w="354" w:type="dxa"/>
          </w:tcPr>
          <w:p w14:paraId="6659B394" w14:textId="77777777" w:rsidR="0037406E" w:rsidRPr="008231A9" w:rsidRDefault="0037406E" w:rsidP="001A62FC">
            <w:pPr>
              <w:pStyle w:val="NoSpacing"/>
              <w:spacing w:line="240" w:lineRule="auto"/>
            </w:pPr>
          </w:p>
        </w:tc>
        <w:tc>
          <w:tcPr>
            <w:tcW w:w="7566" w:type="dxa"/>
            <w:gridSpan w:val="2"/>
            <w:tcBorders>
              <w:right w:val="single" w:sz="18" w:space="0" w:color="auto"/>
            </w:tcBorders>
          </w:tcPr>
          <w:p w14:paraId="1A4B3160" w14:textId="77777777" w:rsidR="0037406E" w:rsidRPr="0037406E" w:rsidRDefault="00DE3F98" w:rsidP="001A62FC">
            <w:pPr>
              <w:pStyle w:val="NoSpacing"/>
              <w:spacing w:line="240" w:lineRule="auto"/>
            </w:pPr>
            <w:r>
              <w:t xml:space="preserve">F16. </w:t>
            </w:r>
            <w:r w:rsidR="0037406E" w:rsidRPr="0037406E">
              <w:t>Clean water</w:t>
            </w:r>
          </w:p>
        </w:tc>
        <w:tc>
          <w:tcPr>
            <w:tcW w:w="2880" w:type="dxa"/>
            <w:gridSpan w:val="2"/>
            <w:tcBorders>
              <w:top w:val="single" w:sz="18" w:space="0" w:color="auto"/>
              <w:left w:val="single" w:sz="18" w:space="0" w:color="auto"/>
              <w:bottom w:val="single" w:sz="18" w:space="0" w:color="auto"/>
              <w:right w:val="single" w:sz="18" w:space="0" w:color="auto"/>
            </w:tcBorders>
          </w:tcPr>
          <w:p w14:paraId="51B1E5F9" w14:textId="77777777" w:rsidR="0037406E" w:rsidRPr="008231A9" w:rsidRDefault="0037406E" w:rsidP="001A62FC">
            <w:pPr>
              <w:pStyle w:val="NoSpacing"/>
              <w:spacing w:line="240" w:lineRule="auto"/>
              <w:rPr>
                <w:i/>
              </w:rPr>
            </w:pPr>
            <w:r w:rsidRPr="008231A9">
              <w:rPr>
                <w:i/>
              </w:rPr>
              <w:t>(integer)</w:t>
            </w:r>
          </w:p>
        </w:tc>
      </w:tr>
      <w:tr w:rsidR="0037406E" w:rsidRPr="008231A9" w14:paraId="6928AD33" w14:textId="77777777" w:rsidTr="00BE6AF6">
        <w:trPr>
          <w:gridAfter w:val="1"/>
          <w:wAfter w:w="77" w:type="dxa"/>
        </w:trPr>
        <w:tc>
          <w:tcPr>
            <w:tcW w:w="354" w:type="dxa"/>
          </w:tcPr>
          <w:p w14:paraId="451FFAB6" w14:textId="77777777" w:rsidR="0037406E" w:rsidRPr="008231A9" w:rsidRDefault="0037406E" w:rsidP="001A62FC">
            <w:pPr>
              <w:pStyle w:val="NoSpacing"/>
              <w:spacing w:line="240" w:lineRule="auto"/>
            </w:pPr>
          </w:p>
        </w:tc>
        <w:tc>
          <w:tcPr>
            <w:tcW w:w="7566" w:type="dxa"/>
            <w:gridSpan w:val="2"/>
            <w:tcBorders>
              <w:right w:val="single" w:sz="18" w:space="0" w:color="auto"/>
            </w:tcBorders>
          </w:tcPr>
          <w:p w14:paraId="76E1F374" w14:textId="77777777" w:rsidR="0037406E" w:rsidRPr="0037406E" w:rsidRDefault="00DE3F98" w:rsidP="001A62FC">
            <w:pPr>
              <w:pStyle w:val="NoSpacing"/>
              <w:spacing w:line="240" w:lineRule="auto"/>
            </w:pPr>
            <w:r>
              <w:t xml:space="preserve">F17. </w:t>
            </w:r>
            <w:r w:rsidR="0037406E" w:rsidRPr="0037406E">
              <w:t>Salary jobs</w:t>
            </w:r>
          </w:p>
        </w:tc>
        <w:tc>
          <w:tcPr>
            <w:tcW w:w="2880" w:type="dxa"/>
            <w:gridSpan w:val="2"/>
            <w:tcBorders>
              <w:top w:val="single" w:sz="18" w:space="0" w:color="auto"/>
              <w:left w:val="single" w:sz="18" w:space="0" w:color="auto"/>
              <w:bottom w:val="single" w:sz="18" w:space="0" w:color="auto"/>
              <w:right w:val="single" w:sz="18" w:space="0" w:color="auto"/>
            </w:tcBorders>
          </w:tcPr>
          <w:p w14:paraId="55459317" w14:textId="77777777" w:rsidR="0037406E" w:rsidRPr="008231A9" w:rsidRDefault="0037406E" w:rsidP="001A62FC">
            <w:pPr>
              <w:pStyle w:val="NoSpacing"/>
              <w:spacing w:line="240" w:lineRule="auto"/>
              <w:rPr>
                <w:i/>
              </w:rPr>
            </w:pPr>
            <w:r w:rsidRPr="008231A9">
              <w:rPr>
                <w:i/>
              </w:rPr>
              <w:t>(integer)</w:t>
            </w:r>
          </w:p>
        </w:tc>
      </w:tr>
      <w:tr w:rsidR="0037406E" w:rsidRPr="008231A9" w14:paraId="77A46AFF" w14:textId="77777777" w:rsidTr="00BE6AF6">
        <w:trPr>
          <w:gridAfter w:val="1"/>
          <w:wAfter w:w="77" w:type="dxa"/>
        </w:trPr>
        <w:tc>
          <w:tcPr>
            <w:tcW w:w="354" w:type="dxa"/>
          </w:tcPr>
          <w:p w14:paraId="5889612E" w14:textId="77777777" w:rsidR="0037406E" w:rsidRPr="008231A9" w:rsidRDefault="0037406E" w:rsidP="001A62FC">
            <w:pPr>
              <w:pStyle w:val="NoSpacing"/>
              <w:spacing w:line="240" w:lineRule="auto"/>
            </w:pPr>
          </w:p>
        </w:tc>
        <w:tc>
          <w:tcPr>
            <w:tcW w:w="7566" w:type="dxa"/>
            <w:gridSpan w:val="2"/>
            <w:tcBorders>
              <w:right w:val="single" w:sz="18" w:space="0" w:color="auto"/>
            </w:tcBorders>
          </w:tcPr>
          <w:p w14:paraId="296211E1" w14:textId="77777777" w:rsidR="0037406E" w:rsidRPr="0037406E" w:rsidRDefault="00DE3F98" w:rsidP="001A62FC">
            <w:pPr>
              <w:pStyle w:val="NoSpacing"/>
              <w:spacing w:line="240" w:lineRule="auto"/>
            </w:pPr>
            <w:r>
              <w:t xml:space="preserve">F18. </w:t>
            </w:r>
            <w:r w:rsidR="0037406E" w:rsidRPr="0037406E">
              <w:t xml:space="preserve">Enhanced access to markets to sell crops or products  </w:t>
            </w:r>
          </w:p>
        </w:tc>
        <w:tc>
          <w:tcPr>
            <w:tcW w:w="2880" w:type="dxa"/>
            <w:gridSpan w:val="2"/>
            <w:tcBorders>
              <w:top w:val="single" w:sz="18" w:space="0" w:color="auto"/>
              <w:left w:val="single" w:sz="18" w:space="0" w:color="auto"/>
              <w:bottom w:val="single" w:sz="18" w:space="0" w:color="auto"/>
              <w:right w:val="single" w:sz="18" w:space="0" w:color="auto"/>
            </w:tcBorders>
          </w:tcPr>
          <w:p w14:paraId="3254BB5B" w14:textId="77777777" w:rsidR="0037406E" w:rsidRPr="008231A9" w:rsidRDefault="0037406E" w:rsidP="001A62FC">
            <w:pPr>
              <w:pStyle w:val="NoSpacing"/>
              <w:spacing w:line="240" w:lineRule="auto"/>
              <w:rPr>
                <w:i/>
              </w:rPr>
            </w:pPr>
            <w:r w:rsidRPr="008231A9">
              <w:rPr>
                <w:i/>
              </w:rPr>
              <w:t>(integer)</w:t>
            </w:r>
          </w:p>
        </w:tc>
      </w:tr>
      <w:tr w:rsidR="0037406E" w:rsidRPr="008231A9" w14:paraId="01BF8AC6" w14:textId="77777777" w:rsidTr="00BE6AF6">
        <w:trPr>
          <w:gridAfter w:val="1"/>
          <w:wAfter w:w="77" w:type="dxa"/>
        </w:trPr>
        <w:tc>
          <w:tcPr>
            <w:tcW w:w="354" w:type="dxa"/>
          </w:tcPr>
          <w:p w14:paraId="79A9A9C6" w14:textId="77777777" w:rsidR="0037406E" w:rsidRPr="008231A9" w:rsidRDefault="0037406E" w:rsidP="001A62FC">
            <w:pPr>
              <w:pStyle w:val="NoSpacing"/>
              <w:spacing w:line="240" w:lineRule="auto"/>
            </w:pPr>
          </w:p>
        </w:tc>
        <w:tc>
          <w:tcPr>
            <w:tcW w:w="7566" w:type="dxa"/>
            <w:gridSpan w:val="2"/>
            <w:tcBorders>
              <w:right w:val="single" w:sz="18" w:space="0" w:color="auto"/>
            </w:tcBorders>
          </w:tcPr>
          <w:p w14:paraId="7CE31BEB" w14:textId="77777777" w:rsidR="0037406E" w:rsidRPr="0037406E" w:rsidRDefault="00DE3F98" w:rsidP="001A62FC">
            <w:pPr>
              <w:pStyle w:val="NoSpacing"/>
              <w:spacing w:line="240" w:lineRule="auto"/>
            </w:pPr>
            <w:r>
              <w:t xml:space="preserve">F19. </w:t>
            </w:r>
            <w:r w:rsidR="0037406E" w:rsidRPr="0037406E">
              <w:t xml:space="preserve">Farming and charcoaling practices that protect the environment </w:t>
            </w:r>
          </w:p>
        </w:tc>
        <w:tc>
          <w:tcPr>
            <w:tcW w:w="2880" w:type="dxa"/>
            <w:gridSpan w:val="2"/>
            <w:tcBorders>
              <w:top w:val="single" w:sz="18" w:space="0" w:color="auto"/>
              <w:left w:val="single" w:sz="18" w:space="0" w:color="auto"/>
              <w:bottom w:val="single" w:sz="18" w:space="0" w:color="auto"/>
              <w:right w:val="single" w:sz="18" w:space="0" w:color="auto"/>
            </w:tcBorders>
          </w:tcPr>
          <w:p w14:paraId="2FB3047A" w14:textId="77777777" w:rsidR="0037406E" w:rsidRPr="008231A9" w:rsidRDefault="0037406E" w:rsidP="001A62FC">
            <w:pPr>
              <w:pStyle w:val="NoSpacing"/>
              <w:spacing w:line="240" w:lineRule="auto"/>
              <w:rPr>
                <w:i/>
              </w:rPr>
            </w:pPr>
            <w:r w:rsidRPr="008231A9">
              <w:rPr>
                <w:i/>
              </w:rPr>
              <w:t>(integer)</w:t>
            </w:r>
          </w:p>
        </w:tc>
      </w:tr>
      <w:tr w:rsidR="0037406E" w:rsidRPr="008231A9" w14:paraId="68BAFD61" w14:textId="77777777" w:rsidTr="00BE6AF6">
        <w:trPr>
          <w:gridAfter w:val="1"/>
          <w:wAfter w:w="77" w:type="dxa"/>
        </w:trPr>
        <w:tc>
          <w:tcPr>
            <w:tcW w:w="354" w:type="dxa"/>
          </w:tcPr>
          <w:p w14:paraId="2C3B883A" w14:textId="77777777" w:rsidR="0037406E" w:rsidRPr="008231A9" w:rsidRDefault="0037406E" w:rsidP="001A62FC">
            <w:pPr>
              <w:pStyle w:val="NoSpacing"/>
              <w:spacing w:line="240" w:lineRule="auto"/>
            </w:pPr>
          </w:p>
        </w:tc>
        <w:tc>
          <w:tcPr>
            <w:tcW w:w="7566" w:type="dxa"/>
            <w:gridSpan w:val="2"/>
            <w:tcBorders>
              <w:right w:val="single" w:sz="18" w:space="0" w:color="auto"/>
            </w:tcBorders>
          </w:tcPr>
          <w:p w14:paraId="02E5D8B1" w14:textId="77777777" w:rsidR="0037406E" w:rsidRPr="0037406E" w:rsidRDefault="003C72D1" w:rsidP="001A62FC">
            <w:pPr>
              <w:pStyle w:val="NoSpacing"/>
              <w:spacing w:line="240" w:lineRule="auto"/>
            </w:pPr>
            <w:r>
              <w:t xml:space="preserve">F20. </w:t>
            </w:r>
            <w:r w:rsidR="0037406E" w:rsidRPr="0037406E">
              <w:t xml:space="preserve">New farming techniques (ex: tree nursery, fruit orchards, vegetable production, crop diversification, wood lots, etc.) </w:t>
            </w:r>
          </w:p>
        </w:tc>
        <w:tc>
          <w:tcPr>
            <w:tcW w:w="2880" w:type="dxa"/>
            <w:gridSpan w:val="2"/>
            <w:tcBorders>
              <w:top w:val="single" w:sz="18" w:space="0" w:color="auto"/>
              <w:left w:val="single" w:sz="18" w:space="0" w:color="auto"/>
              <w:bottom w:val="single" w:sz="18" w:space="0" w:color="auto"/>
              <w:right w:val="single" w:sz="18" w:space="0" w:color="auto"/>
            </w:tcBorders>
          </w:tcPr>
          <w:p w14:paraId="46B6AA95" w14:textId="77777777" w:rsidR="0037406E" w:rsidRPr="008231A9" w:rsidRDefault="0037406E" w:rsidP="001A62FC">
            <w:pPr>
              <w:pStyle w:val="NoSpacing"/>
              <w:spacing w:line="240" w:lineRule="auto"/>
              <w:rPr>
                <w:i/>
              </w:rPr>
            </w:pPr>
            <w:r w:rsidRPr="008231A9">
              <w:rPr>
                <w:i/>
              </w:rPr>
              <w:t>(integer)</w:t>
            </w:r>
          </w:p>
        </w:tc>
      </w:tr>
      <w:tr w:rsidR="00BE6AF6" w:rsidRPr="004B4B12" w14:paraId="45EA4432" w14:textId="77777777" w:rsidTr="00BE6AF6">
        <w:trPr>
          <w:ins w:id="550" w:author="Aleta Haflett" w:date="2015-01-23T21:57:00Z"/>
        </w:trPr>
        <w:tc>
          <w:tcPr>
            <w:tcW w:w="354" w:type="dxa"/>
          </w:tcPr>
          <w:p w14:paraId="3C0D3C8E" w14:textId="77777777" w:rsidR="00BE6AF6" w:rsidRPr="00A07A35" w:rsidRDefault="00BE6AF6" w:rsidP="00BE6AF6">
            <w:pPr>
              <w:spacing w:line="240" w:lineRule="auto"/>
              <w:rPr>
                <w:ins w:id="551" w:author="Aleta Haflett" w:date="2015-01-23T21:57:00Z"/>
                <w:highlight w:val="yellow"/>
              </w:rPr>
            </w:pPr>
          </w:p>
        </w:tc>
        <w:tc>
          <w:tcPr>
            <w:tcW w:w="5123" w:type="dxa"/>
            <w:tcBorders>
              <w:right w:val="nil"/>
            </w:tcBorders>
          </w:tcPr>
          <w:p w14:paraId="62D8E5B5" w14:textId="77777777" w:rsidR="00BE6AF6" w:rsidRPr="00810C42" w:rsidRDefault="00BE6AF6" w:rsidP="00BE6AF6">
            <w:pPr>
              <w:spacing w:line="240" w:lineRule="auto"/>
              <w:rPr>
                <w:ins w:id="552" w:author="Aleta Haflett" w:date="2015-01-23T21:57:00Z"/>
                <w:rFonts w:asciiTheme="minorHAnsi" w:hAnsiTheme="minorHAnsi"/>
              </w:rPr>
            </w:pPr>
            <w:ins w:id="553" w:author="Aleta Haflett" w:date="2015-01-23T21:57:00Z">
              <w:r w:rsidRPr="00810C42">
                <w:rPr>
                  <w:rFonts w:asciiTheme="minorHAnsi" w:eastAsia="Cambria" w:hAnsiTheme="minorHAnsi" w:cs="Times New Roman"/>
                  <w:color w:val="000000"/>
                </w:rPr>
                <w:t>E21.</w:t>
              </w:r>
              <w:r>
                <w:rPr>
                  <w:rFonts w:asciiTheme="minorHAnsi" w:eastAsia="Cambria" w:hAnsiTheme="minorHAnsi" w:cs="Times New Roman"/>
                  <w:color w:val="000000"/>
                </w:rPr>
                <w:t xml:space="preserve"> </w:t>
              </w:r>
              <w:r w:rsidRPr="00810C42">
                <w:rPr>
                  <w:rFonts w:asciiTheme="minorHAnsi" w:eastAsia="Cambria" w:hAnsiTheme="minorHAnsi" w:cs="Times New Roman"/>
                  <w:color w:val="000000"/>
                </w:rPr>
                <w:t>Are benefit-sharing mechanisms provided for when members of your chiefdom are beneficiaries and co-executors of forests management/logging projects?</w:t>
              </w:r>
            </w:ins>
          </w:p>
        </w:tc>
        <w:tc>
          <w:tcPr>
            <w:tcW w:w="4320" w:type="dxa"/>
            <w:gridSpan w:val="2"/>
            <w:tcBorders>
              <w:left w:val="nil"/>
              <w:right w:val="single" w:sz="18" w:space="0" w:color="auto"/>
            </w:tcBorders>
          </w:tcPr>
          <w:p w14:paraId="35F12D97" w14:textId="77777777" w:rsidR="00BE6AF6" w:rsidRPr="00810C42" w:rsidRDefault="00BE6AF6" w:rsidP="00BE6AF6">
            <w:pPr>
              <w:spacing w:line="240" w:lineRule="auto"/>
              <w:rPr>
                <w:ins w:id="554" w:author="Aleta Haflett" w:date="2015-01-23T21:57:00Z"/>
                <w:rFonts w:asciiTheme="minorHAnsi" w:hAnsiTheme="minorHAnsi"/>
              </w:rPr>
            </w:pPr>
            <w:ins w:id="555" w:author="Aleta Haflett" w:date="2015-01-23T21:57:00Z">
              <w:r w:rsidRPr="00810C42">
                <w:rPr>
                  <w:rFonts w:asciiTheme="minorHAnsi" w:hAnsiTheme="minorHAnsi"/>
                </w:rPr>
                <w:t>0=No</w:t>
              </w:r>
            </w:ins>
          </w:p>
          <w:p w14:paraId="006ED5B9" w14:textId="77777777" w:rsidR="00BE6AF6" w:rsidRPr="00810C42" w:rsidRDefault="00BE6AF6" w:rsidP="00BE6AF6">
            <w:pPr>
              <w:spacing w:line="240" w:lineRule="auto"/>
              <w:rPr>
                <w:ins w:id="556" w:author="Aleta Haflett" w:date="2015-01-23T21:57:00Z"/>
                <w:rFonts w:asciiTheme="minorHAnsi" w:hAnsiTheme="minorHAnsi"/>
              </w:rPr>
            </w:pPr>
            <w:ins w:id="557" w:author="Aleta Haflett" w:date="2015-01-23T21:57:00Z">
              <w:r w:rsidRPr="00810C42">
                <w:rPr>
                  <w:rFonts w:asciiTheme="minorHAnsi" w:hAnsiTheme="minorHAnsi"/>
                </w:rPr>
                <w:t xml:space="preserve">1=Yes </w:t>
              </w:r>
            </w:ins>
          </w:p>
          <w:p w14:paraId="3709C1D8" w14:textId="77777777" w:rsidR="00BE6AF6" w:rsidRPr="00810C42" w:rsidRDefault="00BE6AF6" w:rsidP="00BE6AF6">
            <w:pPr>
              <w:spacing w:line="240" w:lineRule="auto"/>
              <w:rPr>
                <w:ins w:id="558" w:author="Aleta Haflett" w:date="2015-01-23T21:57:00Z"/>
                <w:rFonts w:asciiTheme="minorHAnsi" w:hAnsiTheme="minorHAnsi"/>
              </w:rPr>
            </w:pPr>
            <w:ins w:id="559" w:author="Aleta Haflett" w:date="2015-01-23T21:57:00Z">
              <w:r w:rsidRPr="00810C42">
                <w:rPr>
                  <w:rFonts w:asciiTheme="minorHAnsi" w:hAnsiTheme="minorHAnsi"/>
                </w:rPr>
                <w:t>888=Don’t know</w:t>
              </w:r>
            </w:ins>
          </w:p>
          <w:p w14:paraId="0C5E58AF" w14:textId="77777777" w:rsidR="00BE6AF6" w:rsidRPr="00810C42" w:rsidRDefault="00BE6AF6" w:rsidP="00BE6AF6">
            <w:pPr>
              <w:spacing w:line="240" w:lineRule="auto"/>
              <w:rPr>
                <w:ins w:id="560" w:author="Aleta Haflett" w:date="2015-01-23T21:57:00Z"/>
                <w:rFonts w:asciiTheme="minorHAnsi" w:hAnsiTheme="minorHAnsi"/>
              </w:rPr>
            </w:pPr>
            <w:ins w:id="561" w:author="Aleta Haflett" w:date="2015-01-23T21:57:00Z">
              <w:r w:rsidRPr="00810C42">
                <w:rPr>
                  <w:rFonts w:asciiTheme="minorHAnsi" w:hAnsiTheme="minorHAnsi"/>
                </w:rPr>
                <w:t>999=Prefer not to respond</w:t>
              </w:r>
            </w:ins>
          </w:p>
        </w:tc>
        <w:tc>
          <w:tcPr>
            <w:tcW w:w="1080" w:type="dxa"/>
            <w:gridSpan w:val="2"/>
            <w:tcBorders>
              <w:top w:val="single" w:sz="18" w:space="0" w:color="auto"/>
              <w:left w:val="single" w:sz="18" w:space="0" w:color="auto"/>
              <w:bottom w:val="single" w:sz="18" w:space="0" w:color="auto"/>
              <w:right w:val="single" w:sz="18" w:space="0" w:color="auto"/>
            </w:tcBorders>
          </w:tcPr>
          <w:p w14:paraId="1A7CEF05" w14:textId="77777777" w:rsidR="00BE6AF6" w:rsidRPr="00810C42" w:rsidRDefault="00BE6AF6" w:rsidP="00BE6AF6">
            <w:pPr>
              <w:spacing w:line="240" w:lineRule="auto"/>
              <w:rPr>
                <w:ins w:id="562" w:author="Aleta Haflett" w:date="2015-01-23T21:57:00Z"/>
                <w:rFonts w:asciiTheme="minorHAnsi" w:hAnsiTheme="minorHAnsi"/>
                <w:i/>
              </w:rPr>
            </w:pPr>
            <w:ins w:id="563" w:author="Aleta Haflett" w:date="2015-01-23T21:57:00Z">
              <w:r w:rsidRPr="00810C42">
                <w:rPr>
                  <w:rFonts w:asciiTheme="minorHAnsi" w:hAnsiTheme="minorHAnsi"/>
                  <w:i/>
                </w:rPr>
                <w:t>(</w:t>
              </w:r>
              <w:proofErr w:type="gramStart"/>
              <w:r w:rsidRPr="00810C42">
                <w:rPr>
                  <w:rFonts w:asciiTheme="minorHAnsi" w:hAnsiTheme="minorHAnsi"/>
                  <w:i/>
                </w:rPr>
                <w:t>code</w:t>
              </w:r>
              <w:proofErr w:type="gramEnd"/>
              <w:r w:rsidRPr="00810C42">
                <w:rPr>
                  <w:rFonts w:asciiTheme="minorHAnsi" w:hAnsiTheme="minorHAnsi"/>
                  <w:i/>
                </w:rPr>
                <w:t>)</w:t>
              </w:r>
            </w:ins>
          </w:p>
        </w:tc>
      </w:tr>
      <w:tr w:rsidR="00BE6AF6" w:rsidRPr="004B4B12" w14:paraId="34285099" w14:textId="77777777" w:rsidTr="00BE6AF6">
        <w:trPr>
          <w:ins w:id="564" w:author="Aleta Haflett" w:date="2015-01-23T21:57:00Z"/>
        </w:trPr>
        <w:tc>
          <w:tcPr>
            <w:tcW w:w="354" w:type="dxa"/>
          </w:tcPr>
          <w:p w14:paraId="4747008A" w14:textId="77777777" w:rsidR="00BE6AF6" w:rsidRPr="00A07A35" w:rsidRDefault="00BE6AF6" w:rsidP="00BE6AF6">
            <w:pPr>
              <w:spacing w:line="240" w:lineRule="auto"/>
              <w:rPr>
                <w:ins w:id="565" w:author="Aleta Haflett" w:date="2015-01-23T21:57:00Z"/>
                <w:highlight w:val="yellow"/>
              </w:rPr>
            </w:pPr>
          </w:p>
        </w:tc>
        <w:tc>
          <w:tcPr>
            <w:tcW w:w="5123" w:type="dxa"/>
            <w:tcBorders>
              <w:right w:val="nil"/>
            </w:tcBorders>
          </w:tcPr>
          <w:p w14:paraId="09EC87D3" w14:textId="77777777" w:rsidR="00BE6AF6" w:rsidRPr="00810C42" w:rsidRDefault="00BE6AF6" w:rsidP="00BE6AF6">
            <w:pPr>
              <w:spacing w:line="240" w:lineRule="auto"/>
              <w:rPr>
                <w:ins w:id="566" w:author="Aleta Haflett" w:date="2015-01-23T21:57:00Z"/>
                <w:rFonts w:asciiTheme="minorHAnsi" w:eastAsia="Cambria" w:hAnsiTheme="minorHAnsi" w:cs="Times New Roman"/>
                <w:color w:val="000000"/>
              </w:rPr>
            </w:pPr>
            <w:ins w:id="567" w:author="Aleta Haflett" w:date="2015-01-23T21:57:00Z">
              <w:r w:rsidRPr="00810C42">
                <w:rPr>
                  <w:rFonts w:asciiTheme="minorHAnsi" w:eastAsia="Cambria" w:hAnsiTheme="minorHAnsi" w:cs="Times New Roman"/>
                  <w:color w:val="000000"/>
                </w:rPr>
                <w:t>E21b.</w:t>
              </w:r>
              <w:r>
                <w:rPr>
                  <w:rFonts w:asciiTheme="minorHAnsi" w:eastAsia="Cambria" w:hAnsiTheme="minorHAnsi" w:cs="Times New Roman"/>
                  <w:color w:val="000000"/>
                </w:rPr>
                <w:t xml:space="preserve"> </w:t>
              </w:r>
              <w:r w:rsidRPr="00810C42">
                <w:rPr>
                  <w:rFonts w:asciiTheme="minorHAnsi" w:eastAsia="Cambria" w:hAnsiTheme="minorHAnsi" w:cs="Times New Roman"/>
                  <w:color w:val="000000"/>
                </w:rPr>
                <w:t>Please explain.</w:t>
              </w:r>
            </w:ins>
          </w:p>
        </w:tc>
        <w:tc>
          <w:tcPr>
            <w:tcW w:w="5400" w:type="dxa"/>
            <w:gridSpan w:val="4"/>
            <w:tcBorders>
              <w:top w:val="single" w:sz="18" w:space="0" w:color="auto"/>
              <w:left w:val="single" w:sz="18" w:space="0" w:color="auto"/>
              <w:bottom w:val="single" w:sz="18" w:space="0" w:color="auto"/>
              <w:right w:val="single" w:sz="18" w:space="0" w:color="auto"/>
            </w:tcBorders>
          </w:tcPr>
          <w:p w14:paraId="52236D63" w14:textId="77777777" w:rsidR="00BE6AF6" w:rsidRPr="00810C42" w:rsidRDefault="00BE6AF6" w:rsidP="00BE6AF6">
            <w:pPr>
              <w:spacing w:line="240" w:lineRule="auto"/>
              <w:rPr>
                <w:ins w:id="568" w:author="Aleta Haflett" w:date="2015-01-23T21:57:00Z"/>
                <w:rFonts w:asciiTheme="minorHAnsi" w:hAnsiTheme="minorHAnsi"/>
                <w:i/>
              </w:rPr>
            </w:pPr>
            <w:ins w:id="569" w:author="Aleta Haflett" w:date="2015-01-23T21:57:00Z">
              <w:r w:rsidRPr="00810C42">
                <w:rPr>
                  <w:rFonts w:asciiTheme="minorHAnsi" w:hAnsiTheme="minorHAnsi"/>
                  <w:i/>
                </w:rPr>
                <w:t>(</w:t>
              </w:r>
              <w:proofErr w:type="gramStart"/>
              <w:r w:rsidRPr="00810C42">
                <w:rPr>
                  <w:rFonts w:asciiTheme="minorHAnsi" w:hAnsiTheme="minorHAnsi"/>
                  <w:i/>
                </w:rPr>
                <w:t>text</w:t>
              </w:r>
              <w:proofErr w:type="gramEnd"/>
              <w:r w:rsidRPr="00810C42">
                <w:rPr>
                  <w:rFonts w:asciiTheme="minorHAnsi" w:hAnsiTheme="minorHAnsi"/>
                  <w:i/>
                </w:rPr>
                <w:t>)</w:t>
              </w:r>
            </w:ins>
          </w:p>
        </w:tc>
      </w:tr>
      <w:tr w:rsidR="00BE6AF6" w:rsidRPr="004B4B12" w14:paraId="3CB96CAE" w14:textId="77777777" w:rsidTr="00BE6AF6">
        <w:trPr>
          <w:ins w:id="570" w:author="Aleta Haflett" w:date="2015-01-23T21:57:00Z"/>
        </w:trPr>
        <w:tc>
          <w:tcPr>
            <w:tcW w:w="354" w:type="dxa"/>
          </w:tcPr>
          <w:p w14:paraId="09A8CB10" w14:textId="77777777" w:rsidR="00BE6AF6" w:rsidRPr="00A07A35" w:rsidRDefault="00BE6AF6" w:rsidP="00BE6AF6">
            <w:pPr>
              <w:spacing w:line="240" w:lineRule="auto"/>
              <w:rPr>
                <w:ins w:id="571" w:author="Aleta Haflett" w:date="2015-01-23T21:57:00Z"/>
                <w:highlight w:val="yellow"/>
              </w:rPr>
            </w:pPr>
          </w:p>
        </w:tc>
        <w:tc>
          <w:tcPr>
            <w:tcW w:w="5123" w:type="dxa"/>
            <w:tcBorders>
              <w:right w:val="nil"/>
            </w:tcBorders>
          </w:tcPr>
          <w:p w14:paraId="2B82D13F" w14:textId="77777777" w:rsidR="00BE6AF6" w:rsidRPr="00810C42" w:rsidRDefault="00BE6AF6" w:rsidP="00BE6AF6">
            <w:pPr>
              <w:spacing w:line="240" w:lineRule="auto"/>
              <w:contextualSpacing/>
              <w:rPr>
                <w:ins w:id="572" w:author="Aleta Haflett" w:date="2015-01-23T21:57:00Z"/>
                <w:rFonts w:asciiTheme="minorHAnsi" w:hAnsiTheme="minorHAnsi"/>
              </w:rPr>
            </w:pPr>
            <w:ins w:id="573" w:author="Aleta Haflett" w:date="2015-01-23T21:57:00Z">
              <w:r w:rsidRPr="00810C42">
                <w:rPr>
                  <w:rFonts w:asciiTheme="minorHAnsi" w:eastAsia="Cambria" w:hAnsiTheme="minorHAnsi" w:cs="Times New Roman"/>
                  <w:color w:val="000000"/>
                </w:rPr>
                <w:t xml:space="preserve">E22. Are benefit-sharing mechanisms provided for when members of your chiefdom are beneficiaries of and/or are impacted by forests management/logging projects executed by third parties? </w:t>
              </w:r>
            </w:ins>
          </w:p>
        </w:tc>
        <w:tc>
          <w:tcPr>
            <w:tcW w:w="4320" w:type="dxa"/>
            <w:gridSpan w:val="2"/>
            <w:tcBorders>
              <w:left w:val="nil"/>
              <w:right w:val="single" w:sz="18" w:space="0" w:color="auto"/>
            </w:tcBorders>
          </w:tcPr>
          <w:p w14:paraId="54A22CB6" w14:textId="77777777" w:rsidR="00BE6AF6" w:rsidRPr="00810C42" w:rsidRDefault="00BE6AF6" w:rsidP="00BE6AF6">
            <w:pPr>
              <w:spacing w:line="240" w:lineRule="auto"/>
              <w:rPr>
                <w:ins w:id="574" w:author="Aleta Haflett" w:date="2015-01-23T21:57:00Z"/>
                <w:rFonts w:asciiTheme="minorHAnsi" w:hAnsiTheme="minorHAnsi"/>
              </w:rPr>
            </w:pPr>
            <w:ins w:id="575" w:author="Aleta Haflett" w:date="2015-01-23T21:57:00Z">
              <w:r w:rsidRPr="00810C42">
                <w:rPr>
                  <w:rFonts w:asciiTheme="minorHAnsi" w:hAnsiTheme="minorHAnsi"/>
                </w:rPr>
                <w:t>0=No</w:t>
              </w:r>
            </w:ins>
          </w:p>
          <w:p w14:paraId="6C9A1F40" w14:textId="77777777" w:rsidR="00BE6AF6" w:rsidRPr="00810C42" w:rsidRDefault="00BE6AF6" w:rsidP="00BE6AF6">
            <w:pPr>
              <w:spacing w:line="240" w:lineRule="auto"/>
              <w:rPr>
                <w:ins w:id="576" w:author="Aleta Haflett" w:date="2015-01-23T21:57:00Z"/>
                <w:rFonts w:asciiTheme="minorHAnsi" w:hAnsiTheme="minorHAnsi"/>
              </w:rPr>
            </w:pPr>
            <w:ins w:id="577" w:author="Aleta Haflett" w:date="2015-01-23T21:57:00Z">
              <w:r w:rsidRPr="00810C42">
                <w:rPr>
                  <w:rFonts w:asciiTheme="minorHAnsi" w:hAnsiTheme="minorHAnsi"/>
                </w:rPr>
                <w:t xml:space="preserve">1=Yes </w:t>
              </w:r>
            </w:ins>
          </w:p>
          <w:p w14:paraId="6FADD1FC" w14:textId="77777777" w:rsidR="00BE6AF6" w:rsidRPr="00810C42" w:rsidRDefault="00BE6AF6" w:rsidP="00BE6AF6">
            <w:pPr>
              <w:spacing w:line="240" w:lineRule="auto"/>
              <w:rPr>
                <w:ins w:id="578" w:author="Aleta Haflett" w:date="2015-01-23T21:57:00Z"/>
                <w:rFonts w:asciiTheme="minorHAnsi" w:hAnsiTheme="minorHAnsi"/>
              </w:rPr>
            </w:pPr>
            <w:ins w:id="579" w:author="Aleta Haflett" w:date="2015-01-23T21:57:00Z">
              <w:r w:rsidRPr="00810C42">
                <w:rPr>
                  <w:rFonts w:asciiTheme="minorHAnsi" w:hAnsiTheme="minorHAnsi"/>
                </w:rPr>
                <w:t>888=Don’t know</w:t>
              </w:r>
            </w:ins>
          </w:p>
          <w:p w14:paraId="7A5D9493" w14:textId="77777777" w:rsidR="00BE6AF6" w:rsidRPr="00810C42" w:rsidRDefault="00BE6AF6" w:rsidP="00BE6AF6">
            <w:pPr>
              <w:spacing w:line="240" w:lineRule="auto"/>
              <w:rPr>
                <w:ins w:id="580" w:author="Aleta Haflett" w:date="2015-01-23T21:57:00Z"/>
                <w:rFonts w:asciiTheme="minorHAnsi" w:hAnsiTheme="minorHAnsi"/>
              </w:rPr>
            </w:pPr>
            <w:ins w:id="581" w:author="Aleta Haflett" w:date="2015-01-23T21:57:00Z">
              <w:r w:rsidRPr="00810C42">
                <w:rPr>
                  <w:rFonts w:asciiTheme="minorHAnsi" w:hAnsiTheme="minorHAnsi"/>
                </w:rPr>
                <w:t>999=Prefer not to respond</w:t>
              </w:r>
            </w:ins>
          </w:p>
        </w:tc>
        <w:tc>
          <w:tcPr>
            <w:tcW w:w="1080" w:type="dxa"/>
            <w:gridSpan w:val="2"/>
            <w:tcBorders>
              <w:top w:val="single" w:sz="18" w:space="0" w:color="auto"/>
              <w:left w:val="single" w:sz="18" w:space="0" w:color="auto"/>
              <w:bottom w:val="single" w:sz="18" w:space="0" w:color="auto"/>
              <w:right w:val="single" w:sz="18" w:space="0" w:color="auto"/>
            </w:tcBorders>
          </w:tcPr>
          <w:p w14:paraId="7319B81F" w14:textId="77777777" w:rsidR="00BE6AF6" w:rsidRPr="00810C42" w:rsidRDefault="00BE6AF6" w:rsidP="00BE6AF6">
            <w:pPr>
              <w:spacing w:line="240" w:lineRule="auto"/>
              <w:rPr>
                <w:ins w:id="582" w:author="Aleta Haflett" w:date="2015-01-23T21:57:00Z"/>
                <w:rFonts w:asciiTheme="minorHAnsi" w:hAnsiTheme="minorHAnsi"/>
                <w:i/>
              </w:rPr>
            </w:pPr>
            <w:ins w:id="583" w:author="Aleta Haflett" w:date="2015-01-23T21:57:00Z">
              <w:r w:rsidRPr="00810C42">
                <w:rPr>
                  <w:rFonts w:asciiTheme="minorHAnsi" w:hAnsiTheme="minorHAnsi"/>
                  <w:i/>
                </w:rPr>
                <w:t>(</w:t>
              </w:r>
              <w:proofErr w:type="gramStart"/>
              <w:r w:rsidRPr="00810C42">
                <w:rPr>
                  <w:rFonts w:asciiTheme="minorHAnsi" w:hAnsiTheme="minorHAnsi"/>
                  <w:i/>
                </w:rPr>
                <w:t>code</w:t>
              </w:r>
              <w:proofErr w:type="gramEnd"/>
              <w:r w:rsidRPr="00810C42">
                <w:rPr>
                  <w:rFonts w:asciiTheme="minorHAnsi" w:hAnsiTheme="minorHAnsi"/>
                  <w:i/>
                </w:rPr>
                <w:t>)</w:t>
              </w:r>
            </w:ins>
          </w:p>
        </w:tc>
      </w:tr>
      <w:tr w:rsidR="00BE6AF6" w:rsidRPr="004B4B12" w14:paraId="1E2E7B66" w14:textId="77777777" w:rsidTr="00BE6AF6">
        <w:trPr>
          <w:ins w:id="584" w:author="Aleta Haflett" w:date="2015-01-23T21:57:00Z"/>
        </w:trPr>
        <w:tc>
          <w:tcPr>
            <w:tcW w:w="354" w:type="dxa"/>
          </w:tcPr>
          <w:p w14:paraId="308B2CF3" w14:textId="77777777" w:rsidR="00BE6AF6" w:rsidRPr="00A07A35" w:rsidRDefault="00BE6AF6" w:rsidP="00BE6AF6">
            <w:pPr>
              <w:spacing w:line="240" w:lineRule="auto"/>
              <w:rPr>
                <w:ins w:id="585" w:author="Aleta Haflett" w:date="2015-01-23T21:57:00Z"/>
                <w:highlight w:val="yellow"/>
              </w:rPr>
            </w:pPr>
          </w:p>
        </w:tc>
        <w:tc>
          <w:tcPr>
            <w:tcW w:w="5123" w:type="dxa"/>
            <w:tcBorders>
              <w:right w:val="nil"/>
            </w:tcBorders>
          </w:tcPr>
          <w:p w14:paraId="664822AB" w14:textId="77777777" w:rsidR="00BE6AF6" w:rsidRPr="00810C42" w:rsidRDefault="00BE6AF6" w:rsidP="00BE6AF6">
            <w:pPr>
              <w:spacing w:line="240" w:lineRule="auto"/>
              <w:contextualSpacing/>
              <w:rPr>
                <w:ins w:id="586" w:author="Aleta Haflett" w:date="2015-01-23T21:57:00Z"/>
                <w:rFonts w:asciiTheme="minorHAnsi" w:eastAsia="Cambria" w:hAnsiTheme="minorHAnsi" w:cs="Times New Roman"/>
                <w:color w:val="000000"/>
              </w:rPr>
            </w:pPr>
            <w:ins w:id="587" w:author="Aleta Haflett" w:date="2015-01-23T21:57:00Z">
              <w:r w:rsidRPr="00810C42">
                <w:rPr>
                  <w:rFonts w:asciiTheme="minorHAnsi" w:eastAsia="Cambria" w:hAnsiTheme="minorHAnsi" w:cs="Times New Roman"/>
                  <w:color w:val="000000"/>
                </w:rPr>
                <w:t>E22a. Please explain.</w:t>
              </w:r>
            </w:ins>
          </w:p>
        </w:tc>
        <w:tc>
          <w:tcPr>
            <w:tcW w:w="5400" w:type="dxa"/>
            <w:gridSpan w:val="4"/>
            <w:tcBorders>
              <w:top w:val="single" w:sz="18" w:space="0" w:color="auto"/>
              <w:left w:val="single" w:sz="18" w:space="0" w:color="auto"/>
              <w:bottom w:val="single" w:sz="18" w:space="0" w:color="auto"/>
              <w:right w:val="single" w:sz="18" w:space="0" w:color="auto"/>
            </w:tcBorders>
          </w:tcPr>
          <w:p w14:paraId="7866E364" w14:textId="77777777" w:rsidR="00BE6AF6" w:rsidRPr="00810C42" w:rsidRDefault="00BE6AF6" w:rsidP="00BE6AF6">
            <w:pPr>
              <w:spacing w:line="240" w:lineRule="auto"/>
              <w:rPr>
                <w:ins w:id="588" w:author="Aleta Haflett" w:date="2015-01-23T21:57:00Z"/>
                <w:rFonts w:asciiTheme="minorHAnsi" w:hAnsiTheme="minorHAnsi"/>
                <w:i/>
              </w:rPr>
            </w:pPr>
            <w:ins w:id="589" w:author="Aleta Haflett" w:date="2015-01-23T21:57:00Z">
              <w:r w:rsidRPr="00810C42">
                <w:rPr>
                  <w:rFonts w:asciiTheme="minorHAnsi" w:hAnsiTheme="minorHAnsi"/>
                  <w:i/>
                </w:rPr>
                <w:t>(</w:t>
              </w:r>
              <w:proofErr w:type="gramStart"/>
              <w:r w:rsidRPr="00810C42">
                <w:rPr>
                  <w:rFonts w:asciiTheme="minorHAnsi" w:hAnsiTheme="minorHAnsi"/>
                  <w:i/>
                </w:rPr>
                <w:t>text</w:t>
              </w:r>
              <w:proofErr w:type="gramEnd"/>
              <w:r w:rsidRPr="00810C42">
                <w:rPr>
                  <w:rFonts w:asciiTheme="minorHAnsi" w:hAnsiTheme="minorHAnsi"/>
                  <w:i/>
                </w:rPr>
                <w:t>)</w:t>
              </w:r>
            </w:ins>
          </w:p>
        </w:tc>
      </w:tr>
      <w:tr w:rsidR="00BE6AF6" w:rsidRPr="004B4B12" w14:paraId="0F8DDC50" w14:textId="77777777" w:rsidTr="00BE6AF6">
        <w:trPr>
          <w:ins w:id="590" w:author="Aleta Haflett" w:date="2015-01-23T21:57:00Z"/>
        </w:trPr>
        <w:tc>
          <w:tcPr>
            <w:tcW w:w="354" w:type="dxa"/>
          </w:tcPr>
          <w:p w14:paraId="7840CC7F" w14:textId="77777777" w:rsidR="00BE6AF6" w:rsidRPr="00A07A35" w:rsidRDefault="00BE6AF6" w:rsidP="00BE6AF6">
            <w:pPr>
              <w:spacing w:line="240" w:lineRule="auto"/>
              <w:rPr>
                <w:ins w:id="591" w:author="Aleta Haflett" w:date="2015-01-23T21:57:00Z"/>
                <w:highlight w:val="yellow"/>
              </w:rPr>
            </w:pPr>
          </w:p>
        </w:tc>
        <w:tc>
          <w:tcPr>
            <w:tcW w:w="5123" w:type="dxa"/>
            <w:tcBorders>
              <w:right w:val="nil"/>
            </w:tcBorders>
          </w:tcPr>
          <w:p w14:paraId="68F2192C" w14:textId="77777777" w:rsidR="00BE6AF6" w:rsidRDefault="00BE6AF6" w:rsidP="00BE6AF6">
            <w:pPr>
              <w:spacing w:line="240" w:lineRule="auto"/>
              <w:rPr>
                <w:ins w:id="592" w:author="Aleta Haflett" w:date="2015-01-23T21:57:00Z"/>
                <w:rFonts w:cs="Arial"/>
              </w:rPr>
            </w:pPr>
            <w:ins w:id="593" w:author="Aleta Haflett" w:date="2015-01-23T21:57:00Z">
              <w:r>
                <w:rPr>
                  <w:rFonts w:cs="Arial"/>
                </w:rPr>
                <w:t xml:space="preserve">E23. </w:t>
              </w:r>
              <w:r w:rsidRPr="00F80EDC">
                <w:rPr>
                  <w:rFonts w:cs="Arial"/>
                </w:rPr>
                <w:t>Are you aware of any programs/initiatives surrounding forest conservation</w:t>
              </w:r>
              <w:r>
                <w:rPr>
                  <w:rFonts w:cs="Arial"/>
                </w:rPr>
                <w:t xml:space="preserve"> or management</w:t>
              </w:r>
              <w:r w:rsidRPr="00F80EDC">
                <w:rPr>
                  <w:rFonts w:cs="Arial"/>
                </w:rPr>
                <w:t xml:space="preserve"> in your </w:t>
              </w:r>
              <w:r>
                <w:rPr>
                  <w:rFonts w:cs="Arial"/>
                </w:rPr>
                <w:t>chiefdom</w:t>
              </w:r>
              <w:r w:rsidRPr="00F80EDC">
                <w:rPr>
                  <w:rFonts w:cs="Arial"/>
                </w:rPr>
                <w:t xml:space="preserve">? </w:t>
              </w:r>
            </w:ins>
          </w:p>
          <w:p w14:paraId="2ABCA2B3" w14:textId="77777777" w:rsidR="00BE6AF6" w:rsidRPr="00A16650" w:rsidRDefault="00BE6AF6" w:rsidP="00BE6AF6">
            <w:pPr>
              <w:spacing w:line="240" w:lineRule="auto"/>
              <w:rPr>
                <w:ins w:id="594" w:author="Aleta Haflett" w:date="2015-01-23T21:57:00Z"/>
                <w:rFonts w:asciiTheme="minorHAnsi" w:eastAsia="Cambria" w:hAnsiTheme="minorHAnsi" w:cs="Times New Roman"/>
                <w:i/>
                <w:highlight w:val="yellow"/>
              </w:rPr>
            </w:pPr>
            <w:ins w:id="595" w:author="Aleta Haflett" w:date="2015-01-23T21:57:00Z">
              <w:r w:rsidRPr="00A16650">
                <w:rPr>
                  <w:rFonts w:cs="Arial"/>
                  <w:i/>
                </w:rPr>
                <w:lastRenderedPageBreak/>
                <w:t>If 0, skip to Section F</w:t>
              </w:r>
            </w:ins>
          </w:p>
        </w:tc>
        <w:tc>
          <w:tcPr>
            <w:tcW w:w="4320" w:type="dxa"/>
            <w:gridSpan w:val="2"/>
            <w:tcBorders>
              <w:left w:val="nil"/>
              <w:right w:val="single" w:sz="18" w:space="0" w:color="auto"/>
            </w:tcBorders>
          </w:tcPr>
          <w:p w14:paraId="21BA6E38" w14:textId="77777777" w:rsidR="00BE6AF6" w:rsidRPr="00A16650" w:rsidRDefault="00BE6AF6" w:rsidP="00BE6AF6">
            <w:pPr>
              <w:spacing w:line="240" w:lineRule="auto"/>
              <w:rPr>
                <w:ins w:id="596" w:author="Aleta Haflett" w:date="2015-01-23T21:57:00Z"/>
                <w:rFonts w:asciiTheme="minorHAnsi" w:hAnsiTheme="minorHAnsi"/>
              </w:rPr>
            </w:pPr>
            <w:ins w:id="597" w:author="Aleta Haflett" w:date="2015-01-23T21:57:00Z">
              <w:r w:rsidRPr="00A16650">
                <w:rPr>
                  <w:rFonts w:asciiTheme="minorHAnsi" w:hAnsiTheme="minorHAnsi"/>
                </w:rPr>
                <w:lastRenderedPageBreak/>
                <w:t>0=No</w:t>
              </w:r>
            </w:ins>
          </w:p>
          <w:p w14:paraId="08230EDF" w14:textId="77777777" w:rsidR="00BE6AF6" w:rsidRPr="00A16650" w:rsidRDefault="00BE6AF6" w:rsidP="00BE6AF6">
            <w:pPr>
              <w:spacing w:line="240" w:lineRule="auto"/>
              <w:rPr>
                <w:ins w:id="598" w:author="Aleta Haflett" w:date="2015-01-23T21:57:00Z"/>
                <w:rFonts w:asciiTheme="minorHAnsi" w:hAnsiTheme="minorHAnsi"/>
              </w:rPr>
            </w:pPr>
            <w:ins w:id="599" w:author="Aleta Haflett" w:date="2015-01-23T21:57:00Z">
              <w:r w:rsidRPr="00A16650">
                <w:rPr>
                  <w:rFonts w:asciiTheme="minorHAnsi" w:hAnsiTheme="minorHAnsi"/>
                </w:rPr>
                <w:t xml:space="preserve">1=Yes </w:t>
              </w:r>
            </w:ins>
          </w:p>
          <w:p w14:paraId="43FE4127" w14:textId="77777777" w:rsidR="00BE6AF6" w:rsidRPr="00A16650" w:rsidRDefault="00BE6AF6" w:rsidP="00BE6AF6">
            <w:pPr>
              <w:spacing w:line="240" w:lineRule="auto"/>
              <w:rPr>
                <w:ins w:id="600" w:author="Aleta Haflett" w:date="2015-01-23T21:57:00Z"/>
                <w:rFonts w:asciiTheme="minorHAnsi" w:hAnsiTheme="minorHAnsi"/>
              </w:rPr>
            </w:pPr>
            <w:ins w:id="601" w:author="Aleta Haflett" w:date="2015-01-23T21:57:00Z">
              <w:r w:rsidRPr="00A16650">
                <w:rPr>
                  <w:rFonts w:asciiTheme="minorHAnsi" w:hAnsiTheme="minorHAnsi"/>
                </w:rPr>
                <w:t>888=Don’t know</w:t>
              </w:r>
            </w:ins>
          </w:p>
          <w:p w14:paraId="0C163B3B" w14:textId="77777777" w:rsidR="00BE6AF6" w:rsidRPr="00A07A35" w:rsidRDefault="00BE6AF6" w:rsidP="00BE6AF6">
            <w:pPr>
              <w:spacing w:line="240" w:lineRule="auto"/>
              <w:rPr>
                <w:ins w:id="602" w:author="Aleta Haflett" w:date="2015-01-23T21:57:00Z"/>
                <w:rFonts w:asciiTheme="minorHAnsi" w:hAnsiTheme="minorHAnsi"/>
                <w:highlight w:val="yellow"/>
              </w:rPr>
            </w:pPr>
            <w:ins w:id="603" w:author="Aleta Haflett" w:date="2015-01-23T21:57:00Z">
              <w:r w:rsidRPr="00A16650">
                <w:rPr>
                  <w:rFonts w:asciiTheme="minorHAnsi" w:hAnsiTheme="minorHAnsi"/>
                </w:rPr>
                <w:lastRenderedPageBreak/>
                <w:t>999=Prefer not to respond</w:t>
              </w:r>
            </w:ins>
          </w:p>
        </w:tc>
        <w:tc>
          <w:tcPr>
            <w:tcW w:w="1080" w:type="dxa"/>
            <w:gridSpan w:val="2"/>
            <w:tcBorders>
              <w:top w:val="single" w:sz="18" w:space="0" w:color="auto"/>
              <w:left w:val="single" w:sz="18" w:space="0" w:color="auto"/>
              <w:bottom w:val="single" w:sz="18" w:space="0" w:color="auto"/>
              <w:right w:val="single" w:sz="18" w:space="0" w:color="auto"/>
            </w:tcBorders>
          </w:tcPr>
          <w:p w14:paraId="4BEAF38A" w14:textId="77777777" w:rsidR="00BE6AF6" w:rsidRPr="00A07A35" w:rsidRDefault="00BE6AF6" w:rsidP="00BE6AF6">
            <w:pPr>
              <w:spacing w:line="240" w:lineRule="auto"/>
              <w:rPr>
                <w:ins w:id="604" w:author="Aleta Haflett" w:date="2015-01-23T21:57:00Z"/>
                <w:rFonts w:asciiTheme="minorHAnsi" w:hAnsiTheme="minorHAnsi"/>
                <w:i/>
                <w:highlight w:val="yellow"/>
              </w:rPr>
            </w:pPr>
          </w:p>
        </w:tc>
      </w:tr>
    </w:tbl>
    <w:p w14:paraId="68976E9E" w14:textId="77777777" w:rsidR="0037406E" w:rsidRDefault="0037406E" w:rsidP="001A62FC">
      <w:pPr>
        <w:pStyle w:val="Heading3"/>
        <w:spacing w:line="240" w:lineRule="auto"/>
        <w:rPr>
          <w:ins w:id="605" w:author="Aidan Boyd" w:date="2015-01-13T14:10:00Z"/>
        </w:rPr>
      </w:pPr>
      <w:r>
        <w:lastRenderedPageBreak/>
        <w:t xml:space="preserve">Section </w:t>
      </w:r>
      <w:r w:rsidRPr="00F71A9A">
        <w:t>G.</w:t>
      </w:r>
      <w:r>
        <w:t xml:space="preserve"> </w:t>
      </w:r>
      <w:r w:rsidRPr="00F71A9A">
        <w:t xml:space="preserve">FOREST MANAGEMENT </w:t>
      </w:r>
    </w:p>
    <w:p w14:paraId="18C1BC8C" w14:textId="77777777" w:rsidR="00DA3447" w:rsidRDefault="00DA3447" w:rsidP="00BE6AF6">
      <w:pPr>
        <w:rPr>
          <w:ins w:id="606" w:author="Aidan Boyd" w:date="2015-01-13T14:10:00Z"/>
        </w:rPr>
      </w:pPr>
    </w:p>
    <w:p w14:paraId="147B9152" w14:textId="77777777" w:rsidR="0037406E" w:rsidRDefault="0037406E" w:rsidP="001A62FC">
      <w:pPr>
        <w:pStyle w:val="NoSpacing"/>
        <w:spacing w:line="240" w:lineRule="auto"/>
      </w:pPr>
      <w:r w:rsidRPr="00F71A9A">
        <w:t xml:space="preserve">Next, I am going to ask a series of questions about </w:t>
      </w:r>
      <w:proofErr w:type="gramStart"/>
      <w:r w:rsidRPr="00F71A9A">
        <w:t>forest land</w:t>
      </w:r>
      <w:proofErr w:type="gramEnd"/>
      <w:r w:rsidRPr="00F71A9A">
        <w:t xml:space="preserve"> management </w:t>
      </w:r>
    </w:p>
    <w:tbl>
      <w:tblPr>
        <w:tblStyle w:val="TableGrid1"/>
        <w:tblW w:w="10800" w:type="dxa"/>
        <w:tblInd w:w="-725" w:type="dxa"/>
        <w:tblCellMar>
          <w:left w:w="72" w:type="dxa"/>
          <w:right w:w="72" w:type="dxa"/>
        </w:tblCellMar>
        <w:tblLook w:val="04A0" w:firstRow="1" w:lastRow="0" w:firstColumn="1" w:lastColumn="0" w:noHBand="0" w:noVBand="1"/>
      </w:tblPr>
      <w:tblGrid>
        <w:gridCol w:w="354"/>
        <w:gridCol w:w="5046"/>
        <w:gridCol w:w="2520"/>
        <w:gridCol w:w="1800"/>
        <w:gridCol w:w="1080"/>
      </w:tblGrid>
      <w:tr w:rsidR="00950E24" w:rsidRPr="008231A9" w14:paraId="560EA938" w14:textId="77777777">
        <w:tc>
          <w:tcPr>
            <w:tcW w:w="354" w:type="dxa"/>
          </w:tcPr>
          <w:p w14:paraId="6382BC2C" w14:textId="77777777" w:rsidR="00950E24" w:rsidRPr="008231A9" w:rsidRDefault="00950E24" w:rsidP="001A62FC">
            <w:pPr>
              <w:pStyle w:val="NoSpacing"/>
              <w:spacing w:line="240" w:lineRule="auto"/>
            </w:pPr>
          </w:p>
        </w:tc>
        <w:tc>
          <w:tcPr>
            <w:tcW w:w="5046" w:type="dxa"/>
            <w:tcBorders>
              <w:right w:val="nil"/>
            </w:tcBorders>
          </w:tcPr>
          <w:p w14:paraId="2979C578" w14:textId="362DD71D" w:rsidR="00950E24" w:rsidRPr="00297EDA" w:rsidRDefault="003C72D1" w:rsidP="001A62FC">
            <w:pPr>
              <w:pStyle w:val="NoSpacing"/>
              <w:spacing w:line="240" w:lineRule="auto"/>
            </w:pPr>
            <w:r>
              <w:t xml:space="preserve">G1. </w:t>
            </w:r>
            <w:r w:rsidR="00950E24" w:rsidRPr="00297EDA">
              <w:t>Who is primarily responsible for making rules about what community members can and cannot do in forests/wooded areas</w:t>
            </w:r>
            <w:r w:rsidR="00D67340">
              <w:t xml:space="preserve"> near this village</w:t>
            </w:r>
            <w:r w:rsidR="00950E24" w:rsidRPr="00297EDA">
              <w:t>?</w:t>
            </w:r>
          </w:p>
        </w:tc>
        <w:tc>
          <w:tcPr>
            <w:tcW w:w="4320" w:type="dxa"/>
            <w:gridSpan w:val="2"/>
            <w:tcBorders>
              <w:left w:val="nil"/>
              <w:right w:val="single" w:sz="18" w:space="0" w:color="auto"/>
            </w:tcBorders>
          </w:tcPr>
          <w:p w14:paraId="3F994C22" w14:textId="77777777" w:rsidR="00950E24" w:rsidRPr="00950E24" w:rsidRDefault="00950E24" w:rsidP="001A62FC">
            <w:pPr>
              <w:pStyle w:val="NoSpacing"/>
              <w:spacing w:line="240" w:lineRule="auto"/>
            </w:pPr>
            <w:r w:rsidRPr="00950E24">
              <w:t>1=Headman</w:t>
            </w:r>
          </w:p>
          <w:p w14:paraId="770A8F63" w14:textId="77777777" w:rsidR="00950E24" w:rsidRPr="00950E24" w:rsidRDefault="00950E24" w:rsidP="001A62FC">
            <w:pPr>
              <w:pStyle w:val="NoSpacing"/>
              <w:spacing w:line="240" w:lineRule="auto"/>
            </w:pPr>
            <w:r w:rsidRPr="00950E24">
              <w:t>2=Induna</w:t>
            </w:r>
          </w:p>
          <w:p w14:paraId="6B2BBD67" w14:textId="77777777" w:rsidR="00950E24" w:rsidRPr="00950E24" w:rsidRDefault="00950E24" w:rsidP="001A62FC">
            <w:pPr>
              <w:pStyle w:val="NoSpacing"/>
              <w:spacing w:line="240" w:lineRule="auto"/>
            </w:pPr>
            <w:r w:rsidRPr="00950E24">
              <w:t>3=Chief</w:t>
            </w:r>
          </w:p>
          <w:p w14:paraId="080DFCC0" w14:textId="77777777" w:rsidR="00950E24" w:rsidRPr="00950E24" w:rsidRDefault="00950E24" w:rsidP="001A62FC">
            <w:pPr>
              <w:pStyle w:val="NoSpacing"/>
              <w:spacing w:line="240" w:lineRule="auto"/>
            </w:pPr>
            <w:r w:rsidRPr="00950E24">
              <w:t>4=Elders</w:t>
            </w:r>
          </w:p>
          <w:p w14:paraId="1BA60D9F" w14:textId="77777777" w:rsidR="00950E24" w:rsidRPr="00950E24" w:rsidRDefault="00950E24" w:rsidP="001A62FC">
            <w:pPr>
              <w:pStyle w:val="NoSpacing"/>
              <w:spacing w:line="240" w:lineRule="auto"/>
            </w:pPr>
            <w:r w:rsidRPr="00950E24">
              <w:t>5=Community Resource Board</w:t>
            </w:r>
          </w:p>
          <w:p w14:paraId="4C654542" w14:textId="77777777" w:rsidR="00950E24" w:rsidRPr="00950E24" w:rsidRDefault="00950E24" w:rsidP="001A62FC">
            <w:pPr>
              <w:pStyle w:val="NoSpacing"/>
              <w:spacing w:line="240" w:lineRule="auto"/>
            </w:pPr>
            <w:r w:rsidRPr="00950E24">
              <w:t>6=Local government</w:t>
            </w:r>
          </w:p>
          <w:p w14:paraId="641ECD2A" w14:textId="77777777" w:rsidR="00950E24" w:rsidRDefault="00950E24" w:rsidP="001A62FC">
            <w:pPr>
              <w:pStyle w:val="NoSpacing"/>
              <w:spacing w:line="240" w:lineRule="auto"/>
            </w:pPr>
            <w:r w:rsidRPr="00950E24">
              <w:t>7=DFO</w:t>
            </w:r>
          </w:p>
          <w:p w14:paraId="43ACD7A0" w14:textId="58D8EE23" w:rsidR="00A32DEB" w:rsidRPr="00950E24" w:rsidRDefault="00A32DEB" w:rsidP="001A62FC">
            <w:pPr>
              <w:pStyle w:val="NoSpacing"/>
              <w:spacing w:line="240" w:lineRule="auto"/>
            </w:pPr>
            <w:r>
              <w:t>8=ZAWA</w:t>
            </w:r>
          </w:p>
          <w:p w14:paraId="0CB1BC72" w14:textId="77777777" w:rsidR="00950E24" w:rsidRPr="00950E24" w:rsidRDefault="00950E24" w:rsidP="001A62FC">
            <w:pPr>
              <w:pStyle w:val="NoSpacing"/>
              <w:spacing w:line="240" w:lineRule="auto"/>
            </w:pPr>
            <w:r w:rsidRPr="00950E24">
              <w:t xml:space="preserve">97=Other, please specify </w:t>
            </w:r>
          </w:p>
        </w:tc>
        <w:tc>
          <w:tcPr>
            <w:tcW w:w="1080" w:type="dxa"/>
            <w:tcBorders>
              <w:top w:val="single" w:sz="18" w:space="0" w:color="auto"/>
              <w:left w:val="single" w:sz="18" w:space="0" w:color="auto"/>
              <w:bottom w:val="single" w:sz="18" w:space="0" w:color="auto"/>
              <w:right w:val="single" w:sz="18" w:space="0" w:color="auto"/>
            </w:tcBorders>
          </w:tcPr>
          <w:p w14:paraId="19972261" w14:textId="77777777" w:rsidR="00950E24" w:rsidRPr="008231A9" w:rsidRDefault="00950E24" w:rsidP="001A62FC">
            <w:pPr>
              <w:pStyle w:val="NoSpacing"/>
              <w:spacing w:line="240" w:lineRule="auto"/>
              <w:rPr>
                <w:i/>
              </w:rPr>
            </w:pPr>
            <w:r w:rsidRPr="008231A9">
              <w:rPr>
                <w:i/>
              </w:rPr>
              <w:t>(code)</w:t>
            </w:r>
          </w:p>
        </w:tc>
      </w:tr>
      <w:tr w:rsidR="00545862" w:rsidRPr="008231A9" w14:paraId="711995DD" w14:textId="77777777">
        <w:trPr>
          <w:ins w:id="607" w:author="Aidan Boyd" w:date="2015-01-13T11:39:00Z"/>
        </w:trPr>
        <w:tc>
          <w:tcPr>
            <w:tcW w:w="354" w:type="dxa"/>
          </w:tcPr>
          <w:p w14:paraId="29CF9B95" w14:textId="77777777" w:rsidR="00545862" w:rsidRPr="008231A9" w:rsidRDefault="00545862" w:rsidP="00545862">
            <w:pPr>
              <w:pStyle w:val="NoSpacing"/>
              <w:spacing w:line="240" w:lineRule="auto"/>
              <w:rPr>
                <w:ins w:id="608" w:author="Aidan Boyd" w:date="2015-01-13T11:39:00Z"/>
              </w:rPr>
            </w:pPr>
          </w:p>
        </w:tc>
        <w:tc>
          <w:tcPr>
            <w:tcW w:w="5046" w:type="dxa"/>
            <w:tcBorders>
              <w:right w:val="nil"/>
            </w:tcBorders>
          </w:tcPr>
          <w:p w14:paraId="1C906EA9" w14:textId="55286B2E" w:rsidR="00545862" w:rsidRDefault="00545862" w:rsidP="00545862">
            <w:pPr>
              <w:pStyle w:val="NoSpacing"/>
              <w:spacing w:line="240" w:lineRule="auto"/>
              <w:rPr>
                <w:ins w:id="609" w:author="Aidan Boyd" w:date="2015-01-13T11:39:00Z"/>
              </w:rPr>
            </w:pPr>
            <w:ins w:id="610" w:author="Aidan Boyd" w:date="2015-01-13T11:40:00Z">
              <w:r>
                <w:t xml:space="preserve">G2. Has the decision-making body changed in the last three years? </w:t>
              </w:r>
            </w:ins>
          </w:p>
        </w:tc>
        <w:tc>
          <w:tcPr>
            <w:tcW w:w="4320" w:type="dxa"/>
            <w:gridSpan w:val="2"/>
            <w:tcBorders>
              <w:left w:val="nil"/>
              <w:right w:val="single" w:sz="18" w:space="0" w:color="auto"/>
            </w:tcBorders>
          </w:tcPr>
          <w:p w14:paraId="0AA4AC8A" w14:textId="77777777" w:rsidR="00545862" w:rsidRDefault="00545862" w:rsidP="00545862">
            <w:pPr>
              <w:rPr>
                <w:ins w:id="611" w:author="Aidan Boyd" w:date="2015-01-13T11:40:00Z"/>
              </w:rPr>
            </w:pPr>
            <w:ins w:id="612" w:author="Aidan Boyd" w:date="2015-01-13T11:40:00Z">
              <w:r>
                <w:t>0=No</w:t>
              </w:r>
            </w:ins>
          </w:p>
          <w:p w14:paraId="6A7BE207" w14:textId="77777777" w:rsidR="00545862" w:rsidRDefault="00545862" w:rsidP="00545862">
            <w:pPr>
              <w:rPr>
                <w:ins w:id="613" w:author="Aidan Boyd" w:date="2015-01-13T11:40:00Z"/>
              </w:rPr>
            </w:pPr>
            <w:ins w:id="614" w:author="Aidan Boyd" w:date="2015-01-13T11:40:00Z">
              <w:r>
                <w:t xml:space="preserve">1=Yes </w:t>
              </w:r>
            </w:ins>
          </w:p>
          <w:p w14:paraId="2D9B13B7" w14:textId="77777777" w:rsidR="00545862" w:rsidRDefault="00545862" w:rsidP="00545862">
            <w:pPr>
              <w:rPr>
                <w:ins w:id="615" w:author="Aidan Boyd" w:date="2015-01-13T11:40:00Z"/>
              </w:rPr>
            </w:pPr>
            <w:ins w:id="616" w:author="Aidan Boyd" w:date="2015-01-13T11:40:00Z">
              <w:r>
                <w:t>888=Don’t know</w:t>
              </w:r>
            </w:ins>
          </w:p>
          <w:p w14:paraId="6BF20077" w14:textId="31501FE9" w:rsidR="00545862" w:rsidRPr="00950E24" w:rsidRDefault="00545862" w:rsidP="00545862">
            <w:pPr>
              <w:pStyle w:val="NoSpacing"/>
              <w:spacing w:line="240" w:lineRule="auto"/>
              <w:rPr>
                <w:ins w:id="617" w:author="Aidan Boyd" w:date="2015-01-13T11:39:00Z"/>
              </w:rPr>
            </w:pPr>
            <w:ins w:id="618" w:author="Aidan Boyd" w:date="2015-01-13T11:40:00Z">
              <w:r>
                <w:t>999=Prefer not to respond</w:t>
              </w:r>
            </w:ins>
          </w:p>
        </w:tc>
        <w:tc>
          <w:tcPr>
            <w:tcW w:w="1080" w:type="dxa"/>
            <w:tcBorders>
              <w:top w:val="single" w:sz="18" w:space="0" w:color="auto"/>
              <w:left w:val="single" w:sz="18" w:space="0" w:color="auto"/>
              <w:bottom w:val="single" w:sz="18" w:space="0" w:color="auto"/>
              <w:right w:val="single" w:sz="18" w:space="0" w:color="auto"/>
            </w:tcBorders>
          </w:tcPr>
          <w:p w14:paraId="3E08C27A" w14:textId="77777777" w:rsidR="00545862" w:rsidRPr="008231A9" w:rsidRDefault="00545862" w:rsidP="00545862">
            <w:pPr>
              <w:pStyle w:val="NoSpacing"/>
              <w:spacing w:line="240" w:lineRule="auto"/>
              <w:rPr>
                <w:ins w:id="619" w:author="Aidan Boyd" w:date="2015-01-13T11:39:00Z"/>
                <w:i/>
              </w:rPr>
            </w:pPr>
          </w:p>
        </w:tc>
      </w:tr>
      <w:tr w:rsidR="00BE6AF6" w:rsidRPr="008231A9" w14:paraId="6B2C3992" w14:textId="77777777">
        <w:trPr>
          <w:ins w:id="620" w:author="Aleta Haflett" w:date="2015-01-23T22:03:00Z"/>
        </w:trPr>
        <w:tc>
          <w:tcPr>
            <w:tcW w:w="354" w:type="dxa"/>
          </w:tcPr>
          <w:p w14:paraId="0BE2931D" w14:textId="77777777" w:rsidR="00BE6AF6" w:rsidRPr="008231A9" w:rsidRDefault="00BE6AF6" w:rsidP="001A62FC">
            <w:pPr>
              <w:pStyle w:val="NoSpacing"/>
              <w:spacing w:line="240" w:lineRule="auto"/>
              <w:rPr>
                <w:ins w:id="621" w:author="Aleta Haflett" w:date="2015-01-23T22:03:00Z"/>
              </w:rPr>
            </w:pPr>
          </w:p>
        </w:tc>
        <w:tc>
          <w:tcPr>
            <w:tcW w:w="5046" w:type="dxa"/>
            <w:tcBorders>
              <w:right w:val="nil"/>
            </w:tcBorders>
          </w:tcPr>
          <w:p w14:paraId="0E327B7B" w14:textId="59C6F6DA" w:rsidR="00BE6AF6" w:rsidRDefault="00BE6AF6" w:rsidP="001A62FC">
            <w:pPr>
              <w:pStyle w:val="NoSpacing"/>
              <w:spacing w:line="240" w:lineRule="auto"/>
              <w:rPr>
                <w:ins w:id="622" w:author="Aleta Haflett" w:date="2015-01-23T22:03:00Z"/>
              </w:rPr>
            </w:pPr>
            <w:ins w:id="623" w:author="Aleta Haflett" w:date="2015-01-23T22:03:00Z">
              <w:r>
                <w:t xml:space="preserve">Please tell me how much you agree or disagree with the following statement: Community forest regulations take account of traditional decision making structures in decisions </w:t>
              </w:r>
            </w:ins>
            <w:ins w:id="624" w:author="Aleta Haflett" w:date="2015-01-23T22:04:00Z">
              <w:r>
                <w:t>related</w:t>
              </w:r>
            </w:ins>
            <w:ins w:id="625" w:author="Aleta Haflett" w:date="2015-01-23T22:03:00Z">
              <w:r>
                <w:t xml:space="preserve"> to community’s land rights to land and forest resources </w:t>
              </w:r>
            </w:ins>
          </w:p>
        </w:tc>
        <w:tc>
          <w:tcPr>
            <w:tcW w:w="4320" w:type="dxa"/>
            <w:gridSpan w:val="2"/>
            <w:tcBorders>
              <w:left w:val="nil"/>
              <w:right w:val="single" w:sz="18" w:space="0" w:color="auto"/>
            </w:tcBorders>
          </w:tcPr>
          <w:p w14:paraId="50A8DDFD" w14:textId="77777777" w:rsidR="00BE6AF6" w:rsidRDefault="00BE6AF6" w:rsidP="001A62FC">
            <w:pPr>
              <w:pStyle w:val="NoSpacing"/>
              <w:spacing w:line="240" w:lineRule="auto"/>
              <w:rPr>
                <w:ins w:id="626" w:author="Aleta Haflett" w:date="2015-01-23T22:04:00Z"/>
              </w:rPr>
            </w:pPr>
            <w:ins w:id="627" w:author="Aleta Haflett" w:date="2015-01-23T22:04:00Z">
              <w:r>
                <w:t>1=Strongly agree</w:t>
              </w:r>
            </w:ins>
          </w:p>
          <w:p w14:paraId="6BEB69A6" w14:textId="77777777" w:rsidR="00BE6AF6" w:rsidRDefault="00BE6AF6" w:rsidP="001A62FC">
            <w:pPr>
              <w:pStyle w:val="NoSpacing"/>
              <w:spacing w:line="240" w:lineRule="auto"/>
              <w:rPr>
                <w:ins w:id="628" w:author="Aleta Haflett" w:date="2015-01-23T22:04:00Z"/>
              </w:rPr>
            </w:pPr>
            <w:ins w:id="629" w:author="Aleta Haflett" w:date="2015-01-23T22:04:00Z">
              <w:r>
                <w:t>2=Agree</w:t>
              </w:r>
            </w:ins>
          </w:p>
          <w:p w14:paraId="726C8CC9" w14:textId="2EE2F910" w:rsidR="00BE6AF6" w:rsidRDefault="00BE6AF6" w:rsidP="001A62FC">
            <w:pPr>
              <w:pStyle w:val="NoSpacing"/>
              <w:spacing w:line="240" w:lineRule="auto"/>
              <w:rPr>
                <w:ins w:id="630" w:author="Aleta Haflett" w:date="2015-01-23T22:04:00Z"/>
              </w:rPr>
            </w:pPr>
            <w:ins w:id="631" w:author="Aleta Haflett" w:date="2015-01-23T22:04:00Z">
              <w:r>
                <w:t>3=Neither agree nor disagree</w:t>
              </w:r>
            </w:ins>
          </w:p>
          <w:p w14:paraId="4F42E7A1" w14:textId="77777777" w:rsidR="00BE6AF6" w:rsidRDefault="00BE6AF6" w:rsidP="001A62FC">
            <w:pPr>
              <w:pStyle w:val="NoSpacing"/>
              <w:spacing w:line="240" w:lineRule="auto"/>
              <w:rPr>
                <w:ins w:id="632" w:author="Aleta Haflett" w:date="2015-01-23T22:04:00Z"/>
              </w:rPr>
            </w:pPr>
            <w:ins w:id="633" w:author="Aleta Haflett" w:date="2015-01-23T22:04:00Z">
              <w:r>
                <w:t>4=Disagree</w:t>
              </w:r>
            </w:ins>
          </w:p>
          <w:p w14:paraId="41B7DD26" w14:textId="6CFBC197" w:rsidR="00BE6AF6" w:rsidRPr="00950E24" w:rsidRDefault="00BE6AF6" w:rsidP="001A62FC">
            <w:pPr>
              <w:pStyle w:val="NoSpacing"/>
              <w:spacing w:line="240" w:lineRule="auto"/>
              <w:rPr>
                <w:ins w:id="634" w:author="Aleta Haflett" w:date="2015-01-23T22:03:00Z"/>
              </w:rPr>
            </w:pPr>
            <w:ins w:id="635" w:author="Aleta Haflett" w:date="2015-01-23T22:04:00Z">
              <w:r>
                <w:t>5=Strongly disagree</w:t>
              </w:r>
            </w:ins>
          </w:p>
        </w:tc>
        <w:tc>
          <w:tcPr>
            <w:tcW w:w="1080" w:type="dxa"/>
            <w:tcBorders>
              <w:top w:val="single" w:sz="18" w:space="0" w:color="auto"/>
              <w:left w:val="single" w:sz="18" w:space="0" w:color="auto"/>
              <w:bottom w:val="single" w:sz="18" w:space="0" w:color="auto"/>
              <w:right w:val="single" w:sz="18" w:space="0" w:color="auto"/>
            </w:tcBorders>
          </w:tcPr>
          <w:p w14:paraId="45ABCEE0" w14:textId="77777777" w:rsidR="00BE6AF6" w:rsidRPr="008231A9" w:rsidRDefault="00BE6AF6" w:rsidP="001A62FC">
            <w:pPr>
              <w:pStyle w:val="NoSpacing"/>
              <w:spacing w:line="240" w:lineRule="auto"/>
              <w:rPr>
                <w:ins w:id="636" w:author="Aleta Haflett" w:date="2015-01-23T22:03:00Z"/>
                <w:i/>
              </w:rPr>
            </w:pPr>
          </w:p>
        </w:tc>
      </w:tr>
      <w:tr w:rsidR="00BE6AF6" w:rsidRPr="008231A9" w14:paraId="66DB66AF" w14:textId="77777777">
        <w:trPr>
          <w:ins w:id="637" w:author="Aleta Haflett" w:date="2015-01-23T22:05:00Z"/>
        </w:trPr>
        <w:tc>
          <w:tcPr>
            <w:tcW w:w="354" w:type="dxa"/>
          </w:tcPr>
          <w:p w14:paraId="1CDF0199" w14:textId="77777777" w:rsidR="00BE6AF6" w:rsidRPr="008231A9" w:rsidRDefault="00BE6AF6" w:rsidP="001A62FC">
            <w:pPr>
              <w:pStyle w:val="NoSpacing"/>
              <w:spacing w:line="240" w:lineRule="auto"/>
              <w:rPr>
                <w:ins w:id="638" w:author="Aleta Haflett" w:date="2015-01-23T22:05:00Z"/>
              </w:rPr>
            </w:pPr>
          </w:p>
        </w:tc>
        <w:tc>
          <w:tcPr>
            <w:tcW w:w="5046" w:type="dxa"/>
            <w:tcBorders>
              <w:right w:val="nil"/>
            </w:tcBorders>
          </w:tcPr>
          <w:p w14:paraId="522E07C4" w14:textId="77777777" w:rsidR="00BE6AF6" w:rsidRDefault="00BE6AF6" w:rsidP="001A62FC">
            <w:pPr>
              <w:pStyle w:val="NoSpacing"/>
              <w:spacing w:line="240" w:lineRule="auto"/>
              <w:rPr>
                <w:ins w:id="639" w:author="Aleta Haflett" w:date="2015-01-23T22:08:00Z"/>
                <w:rFonts w:ascii="Cambria" w:eastAsia="Cambria" w:hAnsi="Cambria" w:cs="Times New Roman"/>
              </w:rPr>
            </w:pPr>
            <w:ins w:id="640" w:author="Aleta Haflett" w:date="2015-01-23T22:05:00Z">
              <w:r w:rsidRPr="00DA3447">
                <w:rPr>
                  <w:rFonts w:ascii="Cambria" w:eastAsia="Cambria" w:hAnsi="Cambria" w:cs="Times New Roman"/>
                </w:rPr>
                <w:t>Are there specific regulations on community forestry at the national/district level?</w:t>
              </w:r>
            </w:ins>
          </w:p>
          <w:p w14:paraId="324D08B3" w14:textId="4AECC671" w:rsidR="00B56A4C" w:rsidRPr="00B56A4C" w:rsidRDefault="00B56A4C" w:rsidP="001A62FC">
            <w:pPr>
              <w:pStyle w:val="NoSpacing"/>
              <w:spacing w:line="240" w:lineRule="auto"/>
              <w:rPr>
                <w:ins w:id="641" w:author="Aleta Haflett" w:date="2015-01-23T22:05:00Z"/>
                <w:i/>
              </w:rPr>
            </w:pPr>
            <w:ins w:id="642" w:author="Aleta Haflett" w:date="2015-01-23T22:08:00Z">
              <w:r>
                <w:rPr>
                  <w:rFonts w:ascii="Cambria" w:eastAsia="Cambria" w:hAnsi="Cambria" w:cs="Times New Roman"/>
                  <w:i/>
                </w:rPr>
                <w:t>If 0, skip to G.2</w:t>
              </w:r>
            </w:ins>
          </w:p>
        </w:tc>
        <w:tc>
          <w:tcPr>
            <w:tcW w:w="4320" w:type="dxa"/>
            <w:gridSpan w:val="2"/>
            <w:tcBorders>
              <w:left w:val="nil"/>
              <w:right w:val="single" w:sz="18" w:space="0" w:color="auto"/>
            </w:tcBorders>
          </w:tcPr>
          <w:p w14:paraId="1EC249C4" w14:textId="77777777" w:rsidR="00BE6AF6" w:rsidRDefault="00B56A4C" w:rsidP="001A62FC">
            <w:pPr>
              <w:pStyle w:val="NoSpacing"/>
              <w:spacing w:line="240" w:lineRule="auto"/>
              <w:rPr>
                <w:ins w:id="643" w:author="Aleta Haflett" w:date="2015-01-23T22:07:00Z"/>
              </w:rPr>
            </w:pPr>
            <w:ins w:id="644" w:author="Aleta Haflett" w:date="2015-01-23T22:07:00Z">
              <w:r>
                <w:t>0=No</w:t>
              </w:r>
            </w:ins>
          </w:p>
          <w:p w14:paraId="45580236" w14:textId="77777777" w:rsidR="00B56A4C" w:rsidRDefault="00B56A4C" w:rsidP="001A62FC">
            <w:pPr>
              <w:pStyle w:val="NoSpacing"/>
              <w:spacing w:line="240" w:lineRule="auto"/>
              <w:rPr>
                <w:ins w:id="645" w:author="Aleta Haflett" w:date="2015-01-23T22:07:00Z"/>
              </w:rPr>
            </w:pPr>
            <w:ins w:id="646" w:author="Aleta Haflett" w:date="2015-01-23T22:07:00Z">
              <w:r>
                <w:t>1=Yes</w:t>
              </w:r>
            </w:ins>
          </w:p>
          <w:p w14:paraId="31869554" w14:textId="77777777" w:rsidR="00B56A4C" w:rsidRDefault="00B56A4C" w:rsidP="001A62FC">
            <w:pPr>
              <w:pStyle w:val="NoSpacing"/>
              <w:spacing w:line="240" w:lineRule="auto"/>
              <w:rPr>
                <w:ins w:id="647" w:author="Aleta Haflett" w:date="2015-01-23T22:07:00Z"/>
              </w:rPr>
            </w:pPr>
            <w:ins w:id="648" w:author="Aleta Haflett" w:date="2015-01-23T22:07:00Z">
              <w:r>
                <w:t>888=Don’t know</w:t>
              </w:r>
            </w:ins>
          </w:p>
          <w:p w14:paraId="505384C2" w14:textId="23BB20B3" w:rsidR="00B56A4C" w:rsidRPr="00950E24" w:rsidRDefault="00B56A4C" w:rsidP="001A62FC">
            <w:pPr>
              <w:pStyle w:val="NoSpacing"/>
              <w:spacing w:line="240" w:lineRule="auto"/>
              <w:rPr>
                <w:ins w:id="649" w:author="Aleta Haflett" w:date="2015-01-23T22:05:00Z"/>
              </w:rPr>
            </w:pPr>
            <w:ins w:id="650" w:author="Aleta Haflett" w:date="2015-01-23T22:07:00Z">
              <w:r>
                <w:t xml:space="preserve">999=Prefer not to reply </w:t>
              </w:r>
            </w:ins>
          </w:p>
        </w:tc>
        <w:tc>
          <w:tcPr>
            <w:tcW w:w="1080" w:type="dxa"/>
            <w:tcBorders>
              <w:top w:val="single" w:sz="18" w:space="0" w:color="auto"/>
              <w:left w:val="single" w:sz="18" w:space="0" w:color="auto"/>
              <w:bottom w:val="single" w:sz="18" w:space="0" w:color="auto"/>
              <w:right w:val="single" w:sz="18" w:space="0" w:color="auto"/>
            </w:tcBorders>
          </w:tcPr>
          <w:p w14:paraId="2F18D620" w14:textId="77777777" w:rsidR="00BE6AF6" w:rsidRPr="008231A9" w:rsidRDefault="00BE6AF6" w:rsidP="001A62FC">
            <w:pPr>
              <w:pStyle w:val="NoSpacing"/>
              <w:spacing w:line="240" w:lineRule="auto"/>
              <w:rPr>
                <w:ins w:id="651" w:author="Aleta Haflett" w:date="2015-01-23T22:05:00Z"/>
                <w:i/>
              </w:rPr>
            </w:pPr>
          </w:p>
        </w:tc>
      </w:tr>
      <w:tr w:rsidR="00BE6AF6" w:rsidRPr="008231A9" w14:paraId="358FFF5A" w14:textId="77777777">
        <w:trPr>
          <w:ins w:id="652" w:author="Aleta Haflett" w:date="2015-01-23T22:05:00Z"/>
        </w:trPr>
        <w:tc>
          <w:tcPr>
            <w:tcW w:w="354" w:type="dxa"/>
          </w:tcPr>
          <w:p w14:paraId="3A03CC08" w14:textId="131B91F5" w:rsidR="00BE6AF6" w:rsidRPr="008231A9" w:rsidRDefault="00BE6AF6" w:rsidP="001A62FC">
            <w:pPr>
              <w:pStyle w:val="NoSpacing"/>
              <w:spacing w:line="240" w:lineRule="auto"/>
              <w:rPr>
                <w:ins w:id="653" w:author="Aleta Haflett" w:date="2015-01-23T22:05:00Z"/>
              </w:rPr>
            </w:pPr>
          </w:p>
        </w:tc>
        <w:tc>
          <w:tcPr>
            <w:tcW w:w="5046" w:type="dxa"/>
            <w:tcBorders>
              <w:right w:val="nil"/>
            </w:tcBorders>
          </w:tcPr>
          <w:p w14:paraId="7885A787" w14:textId="77777777" w:rsidR="00BE6AF6" w:rsidRDefault="00BE6AF6" w:rsidP="00B56A4C">
            <w:pPr>
              <w:pStyle w:val="NoSpacing"/>
              <w:spacing w:line="240" w:lineRule="auto"/>
              <w:rPr>
                <w:ins w:id="654" w:author="Aleta Haflett" w:date="2015-01-23T22:08:00Z"/>
                <w:rFonts w:ascii="Cambria" w:eastAsia="Cambria" w:hAnsi="Cambria" w:cs="Times New Roman"/>
              </w:rPr>
            </w:pPr>
            <w:ins w:id="655" w:author="Aleta Haflett" w:date="2015-01-23T22:05:00Z">
              <w:r w:rsidRPr="00DA3447">
                <w:rPr>
                  <w:rFonts w:ascii="Cambria" w:eastAsia="Cambria" w:hAnsi="Cambria" w:cs="Times New Roman"/>
                </w:rPr>
                <w:t>Are collective rights recognized in</w:t>
              </w:r>
            </w:ins>
            <w:ins w:id="656" w:author="Aleta Haflett" w:date="2015-01-23T22:07:00Z">
              <w:r w:rsidR="00B56A4C">
                <w:rPr>
                  <w:rFonts w:ascii="Cambria" w:eastAsia="Cambria" w:hAnsi="Cambria" w:cs="Times New Roman"/>
                </w:rPr>
                <w:t xml:space="preserve"> </w:t>
              </w:r>
              <w:proofErr w:type="spellStart"/>
              <w:r w:rsidR="00B56A4C">
                <w:rPr>
                  <w:rFonts w:ascii="Cambria" w:eastAsia="Cambria" w:hAnsi="Cambria" w:cs="Times New Roman"/>
                </w:rPr>
                <w:t>nationa</w:t>
              </w:r>
              <w:proofErr w:type="spellEnd"/>
              <w:r w:rsidR="00B56A4C">
                <w:rPr>
                  <w:rFonts w:ascii="Cambria" w:eastAsia="Cambria" w:hAnsi="Cambria" w:cs="Times New Roman"/>
                </w:rPr>
                <w:t>/district</w:t>
              </w:r>
            </w:ins>
            <w:ins w:id="657" w:author="Aleta Haflett" w:date="2015-01-23T22:05:00Z">
              <w:r w:rsidRPr="00DA3447">
                <w:rPr>
                  <w:rFonts w:ascii="Cambria" w:eastAsia="Cambria" w:hAnsi="Cambria" w:cs="Times New Roman"/>
                </w:rPr>
                <w:t xml:space="preserve"> regulations?</w:t>
              </w:r>
            </w:ins>
          </w:p>
          <w:p w14:paraId="3EB72EAA" w14:textId="3A78D503" w:rsidR="00B56A4C" w:rsidRPr="00B56A4C" w:rsidRDefault="00B56A4C" w:rsidP="00B56A4C">
            <w:pPr>
              <w:pStyle w:val="NoSpacing"/>
              <w:spacing w:line="240" w:lineRule="auto"/>
              <w:rPr>
                <w:ins w:id="658" w:author="Aleta Haflett" w:date="2015-01-23T22:05:00Z"/>
                <w:i/>
              </w:rPr>
            </w:pPr>
            <w:ins w:id="659" w:author="Aleta Haflett" w:date="2015-01-23T22:08:00Z">
              <w:r>
                <w:rPr>
                  <w:rFonts w:ascii="Cambria" w:eastAsia="Cambria" w:hAnsi="Cambria" w:cs="Times New Roman"/>
                  <w:i/>
                </w:rPr>
                <w:t xml:space="preserve">If 0, skip to G.2 </w:t>
              </w:r>
            </w:ins>
          </w:p>
        </w:tc>
        <w:tc>
          <w:tcPr>
            <w:tcW w:w="4320" w:type="dxa"/>
            <w:gridSpan w:val="2"/>
            <w:tcBorders>
              <w:left w:val="nil"/>
              <w:right w:val="single" w:sz="18" w:space="0" w:color="auto"/>
            </w:tcBorders>
          </w:tcPr>
          <w:p w14:paraId="7452004B" w14:textId="77777777" w:rsidR="00B56A4C" w:rsidRDefault="00B56A4C" w:rsidP="00B56A4C">
            <w:pPr>
              <w:pStyle w:val="NoSpacing"/>
              <w:spacing w:line="240" w:lineRule="auto"/>
              <w:rPr>
                <w:ins w:id="660" w:author="Aleta Haflett" w:date="2015-01-23T22:07:00Z"/>
              </w:rPr>
            </w:pPr>
            <w:ins w:id="661" w:author="Aleta Haflett" w:date="2015-01-23T22:07:00Z">
              <w:r>
                <w:t>0=No</w:t>
              </w:r>
            </w:ins>
          </w:p>
          <w:p w14:paraId="08E234FC" w14:textId="77777777" w:rsidR="00B56A4C" w:rsidRDefault="00B56A4C" w:rsidP="00B56A4C">
            <w:pPr>
              <w:pStyle w:val="NoSpacing"/>
              <w:spacing w:line="240" w:lineRule="auto"/>
              <w:rPr>
                <w:ins w:id="662" w:author="Aleta Haflett" w:date="2015-01-23T22:07:00Z"/>
              </w:rPr>
            </w:pPr>
            <w:ins w:id="663" w:author="Aleta Haflett" w:date="2015-01-23T22:07:00Z">
              <w:r>
                <w:t>1=Yes</w:t>
              </w:r>
            </w:ins>
          </w:p>
          <w:p w14:paraId="69176536" w14:textId="77777777" w:rsidR="00B56A4C" w:rsidRDefault="00B56A4C" w:rsidP="00B56A4C">
            <w:pPr>
              <w:pStyle w:val="NoSpacing"/>
              <w:spacing w:line="240" w:lineRule="auto"/>
              <w:rPr>
                <w:ins w:id="664" w:author="Aleta Haflett" w:date="2015-01-23T22:07:00Z"/>
              </w:rPr>
            </w:pPr>
            <w:ins w:id="665" w:author="Aleta Haflett" w:date="2015-01-23T22:07:00Z">
              <w:r>
                <w:t>888=Don’t know</w:t>
              </w:r>
            </w:ins>
          </w:p>
          <w:p w14:paraId="14860ED8" w14:textId="4192B543" w:rsidR="00BE6AF6" w:rsidRPr="00950E24" w:rsidRDefault="00B56A4C" w:rsidP="00B56A4C">
            <w:pPr>
              <w:pStyle w:val="NoSpacing"/>
              <w:spacing w:line="240" w:lineRule="auto"/>
              <w:rPr>
                <w:ins w:id="666" w:author="Aleta Haflett" w:date="2015-01-23T22:05:00Z"/>
              </w:rPr>
            </w:pPr>
            <w:ins w:id="667" w:author="Aleta Haflett" w:date="2015-01-23T22:07:00Z">
              <w:r>
                <w:t>999=Prefer not to reply</w:t>
              </w:r>
            </w:ins>
          </w:p>
        </w:tc>
        <w:tc>
          <w:tcPr>
            <w:tcW w:w="1080" w:type="dxa"/>
            <w:tcBorders>
              <w:top w:val="single" w:sz="18" w:space="0" w:color="auto"/>
              <w:left w:val="single" w:sz="18" w:space="0" w:color="auto"/>
              <w:bottom w:val="single" w:sz="18" w:space="0" w:color="auto"/>
              <w:right w:val="single" w:sz="18" w:space="0" w:color="auto"/>
            </w:tcBorders>
          </w:tcPr>
          <w:p w14:paraId="75F43B33" w14:textId="77777777" w:rsidR="00BE6AF6" w:rsidRPr="008231A9" w:rsidRDefault="00BE6AF6" w:rsidP="001A62FC">
            <w:pPr>
              <w:pStyle w:val="NoSpacing"/>
              <w:spacing w:line="240" w:lineRule="auto"/>
              <w:rPr>
                <w:ins w:id="668" w:author="Aleta Haflett" w:date="2015-01-23T22:05:00Z"/>
                <w:i/>
              </w:rPr>
            </w:pPr>
          </w:p>
        </w:tc>
      </w:tr>
      <w:tr w:rsidR="00BE6AF6" w:rsidRPr="008231A9" w14:paraId="4AFA4E46" w14:textId="77777777">
        <w:trPr>
          <w:ins w:id="669" w:author="Aleta Haflett" w:date="2015-01-23T22:05:00Z"/>
        </w:trPr>
        <w:tc>
          <w:tcPr>
            <w:tcW w:w="354" w:type="dxa"/>
          </w:tcPr>
          <w:p w14:paraId="55911AA0" w14:textId="77777777" w:rsidR="00BE6AF6" w:rsidRPr="008231A9" w:rsidRDefault="00BE6AF6" w:rsidP="001A62FC">
            <w:pPr>
              <w:pStyle w:val="NoSpacing"/>
              <w:spacing w:line="240" w:lineRule="auto"/>
              <w:rPr>
                <w:ins w:id="670" w:author="Aleta Haflett" w:date="2015-01-23T22:05:00Z"/>
              </w:rPr>
            </w:pPr>
          </w:p>
        </w:tc>
        <w:tc>
          <w:tcPr>
            <w:tcW w:w="5046" w:type="dxa"/>
            <w:tcBorders>
              <w:right w:val="nil"/>
            </w:tcBorders>
          </w:tcPr>
          <w:p w14:paraId="4890AE61" w14:textId="77777777" w:rsidR="00BE6AF6" w:rsidRDefault="00BE6AF6" w:rsidP="001A62FC">
            <w:pPr>
              <w:pStyle w:val="NoSpacing"/>
              <w:spacing w:line="240" w:lineRule="auto"/>
              <w:rPr>
                <w:ins w:id="671" w:author="Aleta Haflett" w:date="2015-01-23T22:08:00Z"/>
                <w:rFonts w:ascii="Cambria" w:eastAsia="Cambria" w:hAnsi="Cambria" w:cs="Times New Roman"/>
              </w:rPr>
            </w:pPr>
            <w:ins w:id="672" w:author="Aleta Haflett" w:date="2015-01-23T22:06:00Z">
              <w:r w:rsidRPr="00DA3447">
                <w:rPr>
                  <w:rFonts w:ascii="Cambria" w:eastAsia="Cambria" w:hAnsi="Cambria" w:cs="Times New Roman"/>
                </w:rPr>
                <w:t>What types of rights are recognized for communitie</w:t>
              </w:r>
              <w:r w:rsidR="00B56A4C">
                <w:rPr>
                  <w:rFonts w:ascii="Cambria" w:eastAsia="Cambria" w:hAnsi="Cambria" w:cs="Times New Roman"/>
                </w:rPr>
                <w:t xml:space="preserve">s? </w:t>
              </w:r>
            </w:ins>
          </w:p>
          <w:p w14:paraId="3AB7625D" w14:textId="717E945B" w:rsidR="00B56A4C" w:rsidRPr="00B56A4C" w:rsidRDefault="00B56A4C" w:rsidP="001A62FC">
            <w:pPr>
              <w:pStyle w:val="NoSpacing"/>
              <w:spacing w:line="240" w:lineRule="auto"/>
              <w:rPr>
                <w:ins w:id="673" w:author="Aleta Haflett" w:date="2015-01-23T22:05:00Z"/>
              </w:rPr>
            </w:pPr>
            <w:ins w:id="674" w:author="Aleta Haflett" w:date="2015-01-23T22:08:00Z">
              <w:r>
                <w:rPr>
                  <w:rFonts w:ascii="Cambria" w:eastAsia="Cambria" w:hAnsi="Cambria" w:cs="Times New Roman"/>
                  <w:i/>
                </w:rPr>
                <w:t xml:space="preserve">Select all that apply </w:t>
              </w:r>
            </w:ins>
          </w:p>
        </w:tc>
        <w:tc>
          <w:tcPr>
            <w:tcW w:w="4320" w:type="dxa"/>
            <w:gridSpan w:val="2"/>
            <w:tcBorders>
              <w:left w:val="nil"/>
              <w:right w:val="single" w:sz="18" w:space="0" w:color="auto"/>
            </w:tcBorders>
          </w:tcPr>
          <w:p w14:paraId="0150FEEA" w14:textId="77777777" w:rsidR="00BE6AF6" w:rsidRDefault="00BE6AF6" w:rsidP="001A62FC">
            <w:pPr>
              <w:pStyle w:val="NoSpacing"/>
              <w:spacing w:line="240" w:lineRule="auto"/>
              <w:rPr>
                <w:ins w:id="675" w:author="Aleta Haflett" w:date="2015-01-23T22:06:00Z"/>
              </w:rPr>
            </w:pPr>
            <w:ins w:id="676" w:author="Aleta Haflett" w:date="2015-01-23T22:06:00Z">
              <w:r>
                <w:t>1=Use of forests</w:t>
              </w:r>
            </w:ins>
          </w:p>
          <w:p w14:paraId="674A98C1" w14:textId="6C6AAF4E" w:rsidR="00BE6AF6" w:rsidRDefault="00BE6AF6" w:rsidP="001A62FC">
            <w:pPr>
              <w:pStyle w:val="NoSpacing"/>
              <w:spacing w:line="240" w:lineRule="auto"/>
              <w:rPr>
                <w:ins w:id="677" w:author="Aleta Haflett" w:date="2015-01-23T22:06:00Z"/>
              </w:rPr>
            </w:pPr>
            <w:ins w:id="678" w:author="Aleta Haflett" w:date="2015-01-23T22:06:00Z">
              <w:r>
                <w:t>2=Alienate third parties from forests</w:t>
              </w:r>
              <w:r w:rsidR="00B56A4C">
                <w:t>/land</w:t>
              </w:r>
              <w:r>
                <w:t xml:space="preserve"> </w:t>
              </w:r>
            </w:ins>
          </w:p>
          <w:p w14:paraId="3E9F0672" w14:textId="17BA9820" w:rsidR="00BE6AF6" w:rsidRDefault="00BE6AF6" w:rsidP="001A62FC">
            <w:pPr>
              <w:pStyle w:val="NoSpacing"/>
              <w:spacing w:line="240" w:lineRule="auto"/>
              <w:rPr>
                <w:ins w:id="679" w:author="Aleta Haflett" w:date="2015-01-23T22:06:00Z"/>
              </w:rPr>
            </w:pPr>
            <w:ins w:id="680" w:author="Aleta Haflett" w:date="2015-01-23T22:06:00Z">
              <w:r>
                <w:t>3=Power to sell/rent forests</w:t>
              </w:r>
              <w:r w:rsidR="00B56A4C">
                <w:t>/land</w:t>
              </w:r>
            </w:ins>
          </w:p>
          <w:p w14:paraId="53D43F91" w14:textId="77777777" w:rsidR="00B56A4C" w:rsidRDefault="00B56A4C" w:rsidP="001A62FC">
            <w:pPr>
              <w:pStyle w:val="NoSpacing"/>
              <w:spacing w:line="240" w:lineRule="auto"/>
              <w:rPr>
                <w:ins w:id="681" w:author="Aleta Haflett" w:date="2015-01-23T22:06:00Z"/>
              </w:rPr>
            </w:pPr>
            <w:ins w:id="682" w:author="Aleta Haflett" w:date="2015-01-23T22:06:00Z">
              <w:r>
                <w:t>4=Power to pledge forests/land</w:t>
              </w:r>
            </w:ins>
          </w:p>
          <w:p w14:paraId="28455564" w14:textId="10977DD0" w:rsidR="00B56A4C" w:rsidRPr="00950E24" w:rsidRDefault="00B56A4C" w:rsidP="001A62FC">
            <w:pPr>
              <w:pStyle w:val="NoSpacing"/>
              <w:spacing w:line="240" w:lineRule="auto"/>
              <w:rPr>
                <w:ins w:id="683" w:author="Aleta Haflett" w:date="2015-01-23T22:05:00Z"/>
              </w:rPr>
            </w:pPr>
            <w:ins w:id="684" w:author="Aleta Haflett" w:date="2015-01-23T22:06:00Z">
              <w:r>
                <w:t xml:space="preserve">97=Other, specify </w:t>
              </w:r>
            </w:ins>
          </w:p>
        </w:tc>
        <w:tc>
          <w:tcPr>
            <w:tcW w:w="1080" w:type="dxa"/>
            <w:tcBorders>
              <w:top w:val="single" w:sz="18" w:space="0" w:color="auto"/>
              <w:left w:val="single" w:sz="18" w:space="0" w:color="auto"/>
              <w:bottom w:val="single" w:sz="18" w:space="0" w:color="auto"/>
              <w:right w:val="single" w:sz="18" w:space="0" w:color="auto"/>
            </w:tcBorders>
          </w:tcPr>
          <w:p w14:paraId="06E99B5F" w14:textId="77777777" w:rsidR="00BE6AF6" w:rsidRPr="008231A9" w:rsidRDefault="00BE6AF6" w:rsidP="001A62FC">
            <w:pPr>
              <w:pStyle w:val="NoSpacing"/>
              <w:spacing w:line="240" w:lineRule="auto"/>
              <w:rPr>
                <w:ins w:id="685" w:author="Aleta Haflett" w:date="2015-01-23T22:05:00Z"/>
                <w:i/>
              </w:rPr>
            </w:pPr>
          </w:p>
        </w:tc>
      </w:tr>
      <w:tr w:rsidR="00950E24" w:rsidRPr="008231A9" w14:paraId="2D023CA9" w14:textId="77777777">
        <w:tc>
          <w:tcPr>
            <w:tcW w:w="354" w:type="dxa"/>
          </w:tcPr>
          <w:p w14:paraId="0B7EBC36" w14:textId="54BCE075" w:rsidR="00950E24" w:rsidRPr="008231A9" w:rsidRDefault="00950E24" w:rsidP="001A62FC">
            <w:pPr>
              <w:pStyle w:val="NoSpacing"/>
              <w:spacing w:line="240" w:lineRule="auto"/>
            </w:pPr>
          </w:p>
        </w:tc>
        <w:tc>
          <w:tcPr>
            <w:tcW w:w="5046" w:type="dxa"/>
            <w:tcBorders>
              <w:right w:val="nil"/>
            </w:tcBorders>
          </w:tcPr>
          <w:p w14:paraId="1807288E" w14:textId="17A2407D" w:rsidR="00950E24" w:rsidRPr="00297EDA" w:rsidRDefault="003C72D1" w:rsidP="001A62FC">
            <w:pPr>
              <w:pStyle w:val="NoSpacing"/>
              <w:spacing w:line="240" w:lineRule="auto"/>
            </w:pPr>
            <w:r>
              <w:t xml:space="preserve">G2. </w:t>
            </w:r>
            <w:r w:rsidR="00950E24" w:rsidRPr="00297EDA">
              <w:t xml:space="preserve">What </w:t>
            </w:r>
            <w:proofErr w:type="gramStart"/>
            <w:r w:rsidR="00950E24" w:rsidRPr="00297EDA">
              <w:t>are</w:t>
            </w:r>
            <w:proofErr w:type="gramEnd"/>
            <w:r w:rsidR="00950E24" w:rsidRPr="00297EDA">
              <w:t xml:space="preserve"> the main village decision-making bodies regarding forest management</w:t>
            </w:r>
            <w:r w:rsidR="00D67340">
              <w:t xml:space="preserve"> issues in this village</w:t>
            </w:r>
            <w:r w:rsidR="00950E24" w:rsidRPr="00297EDA">
              <w:t xml:space="preserve">? </w:t>
            </w:r>
          </w:p>
        </w:tc>
        <w:tc>
          <w:tcPr>
            <w:tcW w:w="4320" w:type="dxa"/>
            <w:gridSpan w:val="2"/>
            <w:tcBorders>
              <w:left w:val="nil"/>
              <w:right w:val="single" w:sz="18" w:space="0" w:color="auto"/>
            </w:tcBorders>
          </w:tcPr>
          <w:p w14:paraId="65AB8741" w14:textId="77777777" w:rsidR="00950E24" w:rsidRPr="00950E24" w:rsidRDefault="00950E24" w:rsidP="001A62FC">
            <w:pPr>
              <w:pStyle w:val="NoSpacing"/>
              <w:spacing w:line="240" w:lineRule="auto"/>
            </w:pPr>
            <w:r w:rsidRPr="00950E24">
              <w:t>1=chief</w:t>
            </w:r>
          </w:p>
          <w:p w14:paraId="0070C73F" w14:textId="20E6669C" w:rsidR="00950E24" w:rsidRPr="00950E24" w:rsidRDefault="00D67340" w:rsidP="001A62FC">
            <w:pPr>
              <w:pStyle w:val="NoSpacing"/>
              <w:spacing w:line="240" w:lineRule="auto"/>
            </w:pPr>
            <w:r>
              <w:t>2=village action committee</w:t>
            </w:r>
          </w:p>
          <w:p w14:paraId="0044E6ED" w14:textId="5A797C0D" w:rsidR="00950E24" w:rsidRPr="00950E24" w:rsidRDefault="00D67340" w:rsidP="001A62FC">
            <w:pPr>
              <w:pStyle w:val="NoSpacing"/>
              <w:spacing w:line="240" w:lineRule="auto"/>
            </w:pPr>
            <w:r>
              <w:t>3</w:t>
            </w:r>
            <w:r w:rsidR="00950E24" w:rsidRPr="00950E24">
              <w:t xml:space="preserve">=forest user groups, </w:t>
            </w:r>
          </w:p>
          <w:p w14:paraId="4690C3CA" w14:textId="645C0892" w:rsidR="00D67340" w:rsidRDefault="00D67340" w:rsidP="001A62FC">
            <w:pPr>
              <w:pStyle w:val="NoSpacing"/>
              <w:spacing w:line="240" w:lineRule="auto"/>
            </w:pPr>
            <w:r>
              <w:t>4</w:t>
            </w:r>
            <w:r w:rsidR="00950E24" w:rsidRPr="00950E24">
              <w:t xml:space="preserve">=community resource boards, </w:t>
            </w:r>
          </w:p>
          <w:p w14:paraId="6E5BD2C2" w14:textId="5827659E" w:rsidR="00950E24" w:rsidRPr="00950E24" w:rsidRDefault="00D67340" w:rsidP="001A62FC">
            <w:pPr>
              <w:pStyle w:val="NoSpacing"/>
              <w:spacing w:line="240" w:lineRule="auto"/>
            </w:pPr>
            <w:r>
              <w:t>5</w:t>
            </w:r>
            <w:r w:rsidR="00950E24" w:rsidRPr="00950E24">
              <w:t>=elders</w:t>
            </w:r>
          </w:p>
          <w:p w14:paraId="53B15350" w14:textId="0DD56BF4" w:rsidR="00950E24" w:rsidRDefault="00D67340" w:rsidP="001A62FC">
            <w:pPr>
              <w:pStyle w:val="NoSpacing"/>
              <w:spacing w:line="240" w:lineRule="auto"/>
            </w:pPr>
            <w:r>
              <w:t>6</w:t>
            </w:r>
            <w:r w:rsidR="00950E24" w:rsidRPr="00950E24">
              <w:t>=Headman</w:t>
            </w:r>
          </w:p>
          <w:p w14:paraId="4F9B1D1F" w14:textId="69854AF6" w:rsidR="00D67340" w:rsidRPr="00950E24" w:rsidRDefault="00D67340" w:rsidP="001A62FC">
            <w:pPr>
              <w:pStyle w:val="NoSpacing"/>
              <w:spacing w:line="240" w:lineRule="auto"/>
            </w:pPr>
            <w:r>
              <w:t xml:space="preserve">7=village land committee </w:t>
            </w:r>
          </w:p>
          <w:p w14:paraId="54D60F6F" w14:textId="77777777" w:rsidR="00950E24" w:rsidRPr="00950E24" w:rsidRDefault="00950E24" w:rsidP="001A62FC">
            <w:pPr>
              <w:pStyle w:val="NoSpacing"/>
              <w:spacing w:line="240" w:lineRule="auto"/>
            </w:pPr>
            <w:r w:rsidRPr="00950E24">
              <w:t>97=Other, please specify</w:t>
            </w:r>
          </w:p>
        </w:tc>
        <w:tc>
          <w:tcPr>
            <w:tcW w:w="1080" w:type="dxa"/>
            <w:tcBorders>
              <w:top w:val="single" w:sz="18" w:space="0" w:color="auto"/>
              <w:left w:val="single" w:sz="18" w:space="0" w:color="auto"/>
              <w:bottom w:val="single" w:sz="18" w:space="0" w:color="auto"/>
              <w:right w:val="single" w:sz="18" w:space="0" w:color="auto"/>
            </w:tcBorders>
          </w:tcPr>
          <w:p w14:paraId="331AFA54" w14:textId="77777777" w:rsidR="00950E24" w:rsidRPr="008231A9" w:rsidRDefault="00950E24" w:rsidP="001A62FC">
            <w:pPr>
              <w:pStyle w:val="NoSpacing"/>
              <w:spacing w:line="240" w:lineRule="auto"/>
              <w:rPr>
                <w:i/>
              </w:rPr>
            </w:pPr>
            <w:r w:rsidRPr="008231A9">
              <w:rPr>
                <w:i/>
              </w:rPr>
              <w:t>(code)</w:t>
            </w:r>
          </w:p>
        </w:tc>
      </w:tr>
      <w:tr w:rsidR="009A09B0" w:rsidRPr="008231A9" w14:paraId="04EB9664" w14:textId="77777777">
        <w:tc>
          <w:tcPr>
            <w:tcW w:w="354" w:type="dxa"/>
          </w:tcPr>
          <w:p w14:paraId="49DDF88F" w14:textId="77777777" w:rsidR="009A09B0" w:rsidRPr="008231A9" w:rsidRDefault="009A09B0" w:rsidP="001A62FC">
            <w:pPr>
              <w:pStyle w:val="NoSpacing"/>
              <w:spacing w:line="240" w:lineRule="auto"/>
            </w:pPr>
          </w:p>
        </w:tc>
        <w:tc>
          <w:tcPr>
            <w:tcW w:w="5046" w:type="dxa"/>
            <w:tcBorders>
              <w:right w:val="nil"/>
            </w:tcBorders>
          </w:tcPr>
          <w:p w14:paraId="639565A1" w14:textId="77777777" w:rsidR="009A09B0" w:rsidRPr="00297EDA" w:rsidRDefault="003C72D1" w:rsidP="001A62FC">
            <w:pPr>
              <w:pStyle w:val="NoSpacing"/>
              <w:spacing w:line="240" w:lineRule="auto"/>
            </w:pPr>
            <w:r>
              <w:t xml:space="preserve">G3. </w:t>
            </w:r>
            <w:r w:rsidR="009A09B0" w:rsidRPr="00297EDA">
              <w:t xml:space="preserve">Which of these is the most important? </w:t>
            </w:r>
          </w:p>
        </w:tc>
        <w:tc>
          <w:tcPr>
            <w:tcW w:w="4320" w:type="dxa"/>
            <w:gridSpan w:val="2"/>
            <w:tcBorders>
              <w:left w:val="nil"/>
              <w:right w:val="single" w:sz="18" w:space="0" w:color="auto"/>
            </w:tcBorders>
          </w:tcPr>
          <w:p w14:paraId="04C9898C" w14:textId="77777777" w:rsidR="00D67340" w:rsidRPr="00950E24" w:rsidRDefault="00D67340" w:rsidP="00D67340">
            <w:pPr>
              <w:pStyle w:val="NoSpacing"/>
              <w:spacing w:line="240" w:lineRule="auto"/>
            </w:pPr>
            <w:r w:rsidRPr="00950E24">
              <w:t>1=chief</w:t>
            </w:r>
          </w:p>
          <w:p w14:paraId="42AE6327" w14:textId="77777777" w:rsidR="00D67340" w:rsidRPr="00950E24" w:rsidRDefault="00D67340" w:rsidP="00D67340">
            <w:pPr>
              <w:pStyle w:val="NoSpacing"/>
              <w:spacing w:line="240" w:lineRule="auto"/>
            </w:pPr>
            <w:r>
              <w:t>2=village action committee</w:t>
            </w:r>
          </w:p>
          <w:p w14:paraId="371E97D9" w14:textId="77777777" w:rsidR="00D67340" w:rsidRPr="00950E24" w:rsidRDefault="00D67340" w:rsidP="00D67340">
            <w:pPr>
              <w:pStyle w:val="NoSpacing"/>
              <w:spacing w:line="240" w:lineRule="auto"/>
            </w:pPr>
            <w:r>
              <w:t>3</w:t>
            </w:r>
            <w:r w:rsidRPr="00950E24">
              <w:t xml:space="preserve">=forest user groups, </w:t>
            </w:r>
          </w:p>
          <w:p w14:paraId="2BB44104" w14:textId="77777777" w:rsidR="00D67340" w:rsidRDefault="00D67340" w:rsidP="00D67340">
            <w:pPr>
              <w:pStyle w:val="NoSpacing"/>
              <w:spacing w:line="240" w:lineRule="auto"/>
            </w:pPr>
            <w:r>
              <w:lastRenderedPageBreak/>
              <w:t>4</w:t>
            </w:r>
            <w:r w:rsidRPr="00950E24">
              <w:t xml:space="preserve">=community resource boards, </w:t>
            </w:r>
          </w:p>
          <w:p w14:paraId="3D2F007C" w14:textId="77777777" w:rsidR="00D67340" w:rsidRPr="00950E24" w:rsidRDefault="00D67340" w:rsidP="00D67340">
            <w:pPr>
              <w:pStyle w:val="NoSpacing"/>
              <w:spacing w:line="240" w:lineRule="auto"/>
            </w:pPr>
            <w:r>
              <w:t>5</w:t>
            </w:r>
            <w:r w:rsidRPr="00950E24">
              <w:t>=elders</w:t>
            </w:r>
          </w:p>
          <w:p w14:paraId="4F325A35" w14:textId="77777777" w:rsidR="00D67340" w:rsidRDefault="00D67340" w:rsidP="00D67340">
            <w:pPr>
              <w:pStyle w:val="NoSpacing"/>
              <w:spacing w:line="240" w:lineRule="auto"/>
            </w:pPr>
            <w:r>
              <w:t>6</w:t>
            </w:r>
            <w:r w:rsidRPr="00950E24">
              <w:t>=Headman</w:t>
            </w:r>
          </w:p>
          <w:p w14:paraId="59BB6FD4" w14:textId="77777777" w:rsidR="00D67340" w:rsidRPr="00950E24" w:rsidRDefault="00D67340" w:rsidP="00D67340">
            <w:pPr>
              <w:pStyle w:val="NoSpacing"/>
              <w:spacing w:line="240" w:lineRule="auto"/>
            </w:pPr>
            <w:r>
              <w:t xml:space="preserve">7=village land committee </w:t>
            </w:r>
          </w:p>
          <w:p w14:paraId="0FBCB99B" w14:textId="77777777" w:rsidR="009A09B0" w:rsidRPr="00950E24" w:rsidRDefault="009A09B0" w:rsidP="001A62FC">
            <w:pPr>
              <w:pStyle w:val="NoSpacing"/>
              <w:spacing w:line="240" w:lineRule="auto"/>
            </w:pPr>
            <w:r w:rsidRPr="00950E24">
              <w:t>97=Other, please specify</w:t>
            </w:r>
          </w:p>
        </w:tc>
        <w:tc>
          <w:tcPr>
            <w:tcW w:w="1080" w:type="dxa"/>
            <w:tcBorders>
              <w:top w:val="single" w:sz="18" w:space="0" w:color="auto"/>
              <w:left w:val="single" w:sz="18" w:space="0" w:color="auto"/>
              <w:bottom w:val="single" w:sz="18" w:space="0" w:color="auto"/>
              <w:right w:val="single" w:sz="18" w:space="0" w:color="auto"/>
            </w:tcBorders>
          </w:tcPr>
          <w:p w14:paraId="56292E8C" w14:textId="77777777" w:rsidR="009A09B0" w:rsidRPr="008231A9" w:rsidRDefault="009A09B0" w:rsidP="001A62FC">
            <w:pPr>
              <w:pStyle w:val="NoSpacing"/>
              <w:spacing w:line="240" w:lineRule="auto"/>
              <w:rPr>
                <w:i/>
              </w:rPr>
            </w:pPr>
            <w:r w:rsidRPr="008231A9">
              <w:rPr>
                <w:i/>
              </w:rPr>
              <w:lastRenderedPageBreak/>
              <w:t>(code)</w:t>
            </w:r>
          </w:p>
        </w:tc>
      </w:tr>
      <w:tr w:rsidR="009A09B0" w:rsidRPr="008231A9" w14:paraId="35BB02F4" w14:textId="77777777">
        <w:tc>
          <w:tcPr>
            <w:tcW w:w="354" w:type="dxa"/>
          </w:tcPr>
          <w:p w14:paraId="5CF53286" w14:textId="77777777" w:rsidR="009A09B0" w:rsidRPr="008231A9" w:rsidRDefault="009A09B0" w:rsidP="001A62FC">
            <w:pPr>
              <w:pStyle w:val="NoSpacing"/>
              <w:spacing w:line="240" w:lineRule="auto"/>
            </w:pPr>
          </w:p>
        </w:tc>
        <w:tc>
          <w:tcPr>
            <w:tcW w:w="5046" w:type="dxa"/>
            <w:tcBorders>
              <w:right w:val="nil"/>
            </w:tcBorders>
          </w:tcPr>
          <w:p w14:paraId="45A0215C" w14:textId="77777777" w:rsidR="009A09B0" w:rsidRPr="00297EDA" w:rsidRDefault="003C72D1" w:rsidP="001A62FC">
            <w:pPr>
              <w:pStyle w:val="NoSpacing"/>
              <w:spacing w:line="240" w:lineRule="auto"/>
            </w:pPr>
            <w:r>
              <w:t xml:space="preserve">G4. </w:t>
            </w:r>
            <w:r w:rsidR="009A09B0" w:rsidRPr="00297EDA">
              <w:t>How often does the body meet?</w:t>
            </w:r>
          </w:p>
        </w:tc>
        <w:tc>
          <w:tcPr>
            <w:tcW w:w="4320" w:type="dxa"/>
            <w:gridSpan w:val="2"/>
            <w:tcBorders>
              <w:left w:val="nil"/>
              <w:right w:val="single" w:sz="18" w:space="0" w:color="auto"/>
            </w:tcBorders>
          </w:tcPr>
          <w:p w14:paraId="2B2CA8BB" w14:textId="77777777" w:rsidR="009A09B0" w:rsidRPr="00950E24" w:rsidRDefault="009A09B0" w:rsidP="001A62FC">
            <w:pPr>
              <w:pStyle w:val="NoSpacing"/>
              <w:spacing w:line="240" w:lineRule="auto"/>
            </w:pPr>
            <w:r w:rsidRPr="00950E24">
              <w:t>1</w:t>
            </w:r>
            <w:r w:rsidR="00597904">
              <w:t>=</w:t>
            </w:r>
            <w:r w:rsidRPr="00950E24">
              <w:t>Every week</w:t>
            </w:r>
          </w:p>
          <w:p w14:paraId="6B51CD65" w14:textId="77777777" w:rsidR="009A09B0" w:rsidRPr="00950E24" w:rsidRDefault="009A09B0" w:rsidP="001A62FC">
            <w:pPr>
              <w:pStyle w:val="NoSpacing"/>
              <w:spacing w:line="240" w:lineRule="auto"/>
            </w:pPr>
            <w:r w:rsidRPr="00950E24">
              <w:t>2</w:t>
            </w:r>
            <w:r w:rsidR="00597904">
              <w:t>=</w:t>
            </w:r>
            <w:r w:rsidRPr="00950E24">
              <w:t>About once per month</w:t>
            </w:r>
          </w:p>
          <w:p w14:paraId="3C419620" w14:textId="77777777" w:rsidR="009A09B0" w:rsidRPr="00950E24" w:rsidRDefault="009A09B0" w:rsidP="001A62FC">
            <w:pPr>
              <w:pStyle w:val="NoSpacing"/>
              <w:spacing w:line="240" w:lineRule="auto"/>
            </w:pPr>
            <w:r w:rsidRPr="00950E24">
              <w:t>3</w:t>
            </w:r>
            <w:r w:rsidR="00597904">
              <w:t>=</w:t>
            </w:r>
            <w:r w:rsidRPr="00950E24">
              <w:t>Once every 3-4 months</w:t>
            </w:r>
          </w:p>
          <w:p w14:paraId="3B291BF9" w14:textId="77777777" w:rsidR="009A09B0" w:rsidRPr="00950E24" w:rsidRDefault="009A09B0" w:rsidP="001A62FC">
            <w:pPr>
              <w:pStyle w:val="NoSpacing"/>
              <w:spacing w:line="240" w:lineRule="auto"/>
            </w:pPr>
            <w:r w:rsidRPr="00950E24">
              <w:t>4=Once per year</w:t>
            </w:r>
          </w:p>
          <w:p w14:paraId="3322EAD6" w14:textId="77777777" w:rsidR="009A09B0" w:rsidRPr="00950E24" w:rsidRDefault="009A09B0" w:rsidP="001A62FC">
            <w:pPr>
              <w:pStyle w:val="NoSpacing"/>
              <w:spacing w:line="240" w:lineRule="auto"/>
            </w:pPr>
            <w:r w:rsidRPr="00950E24">
              <w:t>5</w:t>
            </w:r>
            <w:r w:rsidR="00597904">
              <w:t>=</w:t>
            </w:r>
            <w:r w:rsidRPr="00950E24">
              <w:t>Less than once per year</w:t>
            </w:r>
          </w:p>
          <w:p w14:paraId="5D97E33D" w14:textId="77777777" w:rsidR="009A09B0" w:rsidRPr="00950E24" w:rsidRDefault="009A09B0" w:rsidP="001A62FC">
            <w:pPr>
              <w:pStyle w:val="NoSpacing"/>
              <w:spacing w:line="240" w:lineRule="auto"/>
            </w:pPr>
            <w:r w:rsidRPr="00950E24">
              <w:t>888=Don’t know</w:t>
            </w:r>
          </w:p>
        </w:tc>
        <w:tc>
          <w:tcPr>
            <w:tcW w:w="1080" w:type="dxa"/>
            <w:tcBorders>
              <w:top w:val="single" w:sz="18" w:space="0" w:color="auto"/>
              <w:left w:val="single" w:sz="18" w:space="0" w:color="auto"/>
              <w:bottom w:val="single" w:sz="18" w:space="0" w:color="auto"/>
              <w:right w:val="single" w:sz="18" w:space="0" w:color="auto"/>
            </w:tcBorders>
          </w:tcPr>
          <w:p w14:paraId="26F590A6" w14:textId="77777777" w:rsidR="009A09B0" w:rsidRPr="008231A9" w:rsidRDefault="009A09B0" w:rsidP="001A62FC">
            <w:pPr>
              <w:pStyle w:val="NoSpacing"/>
              <w:spacing w:line="240" w:lineRule="auto"/>
              <w:rPr>
                <w:i/>
              </w:rPr>
            </w:pPr>
            <w:r w:rsidRPr="008231A9">
              <w:rPr>
                <w:i/>
              </w:rPr>
              <w:t>(code)</w:t>
            </w:r>
          </w:p>
        </w:tc>
      </w:tr>
      <w:tr w:rsidR="00950E24" w:rsidRPr="008231A9" w14:paraId="11EBB67C" w14:textId="77777777">
        <w:tc>
          <w:tcPr>
            <w:tcW w:w="354" w:type="dxa"/>
          </w:tcPr>
          <w:p w14:paraId="626D0B87" w14:textId="77777777" w:rsidR="00950E24" w:rsidRPr="008231A9" w:rsidRDefault="00950E24" w:rsidP="001A62FC">
            <w:pPr>
              <w:pStyle w:val="NoSpacing"/>
              <w:spacing w:line="240" w:lineRule="auto"/>
            </w:pPr>
          </w:p>
        </w:tc>
        <w:tc>
          <w:tcPr>
            <w:tcW w:w="7566" w:type="dxa"/>
            <w:gridSpan w:val="2"/>
            <w:tcBorders>
              <w:right w:val="single" w:sz="18" w:space="0" w:color="auto"/>
            </w:tcBorders>
          </w:tcPr>
          <w:p w14:paraId="0C601F6D" w14:textId="77777777" w:rsidR="00950E24" w:rsidRPr="008231A9" w:rsidRDefault="003C72D1" w:rsidP="001A62FC">
            <w:pPr>
              <w:pStyle w:val="NoSpacing"/>
              <w:spacing w:line="240" w:lineRule="auto"/>
            </w:pPr>
            <w:r>
              <w:t xml:space="preserve">G5. </w:t>
            </w:r>
            <w:r w:rsidR="00950E24" w:rsidRPr="00950E24">
              <w:t>When was the last time the body met?</w:t>
            </w:r>
          </w:p>
        </w:tc>
        <w:tc>
          <w:tcPr>
            <w:tcW w:w="2880" w:type="dxa"/>
            <w:gridSpan w:val="2"/>
            <w:tcBorders>
              <w:top w:val="single" w:sz="18" w:space="0" w:color="auto"/>
              <w:left w:val="single" w:sz="18" w:space="0" w:color="auto"/>
              <w:bottom w:val="single" w:sz="18" w:space="0" w:color="auto"/>
              <w:right w:val="single" w:sz="18" w:space="0" w:color="auto"/>
            </w:tcBorders>
          </w:tcPr>
          <w:p w14:paraId="5EA242DB" w14:textId="77777777" w:rsidR="00950E24" w:rsidRPr="008231A9" w:rsidRDefault="00950E24" w:rsidP="001A62FC">
            <w:pPr>
              <w:pStyle w:val="NoSpacing"/>
              <w:spacing w:line="240" w:lineRule="auto"/>
              <w:rPr>
                <w:i/>
              </w:rPr>
            </w:pPr>
            <w:r w:rsidRPr="008231A9">
              <w:rPr>
                <w:i/>
              </w:rPr>
              <w:t>(</w:t>
            </w:r>
            <w:r>
              <w:rPr>
                <w:i/>
              </w:rPr>
              <w:t>month/year</w:t>
            </w:r>
            <w:r w:rsidRPr="008231A9">
              <w:rPr>
                <w:i/>
              </w:rPr>
              <w:t>)</w:t>
            </w:r>
          </w:p>
        </w:tc>
      </w:tr>
      <w:tr w:rsidR="009A09B0" w:rsidRPr="008231A9" w14:paraId="6C9818F1" w14:textId="77777777">
        <w:tc>
          <w:tcPr>
            <w:tcW w:w="354" w:type="dxa"/>
          </w:tcPr>
          <w:p w14:paraId="1AC46E3E" w14:textId="77777777" w:rsidR="009A09B0" w:rsidRPr="008231A9" w:rsidRDefault="009A09B0" w:rsidP="001A62FC">
            <w:pPr>
              <w:pStyle w:val="NoSpacing"/>
              <w:spacing w:line="240" w:lineRule="auto"/>
            </w:pPr>
          </w:p>
        </w:tc>
        <w:tc>
          <w:tcPr>
            <w:tcW w:w="5046" w:type="dxa"/>
            <w:tcBorders>
              <w:right w:val="nil"/>
            </w:tcBorders>
          </w:tcPr>
          <w:p w14:paraId="7CC60707" w14:textId="77777777" w:rsidR="009A09B0" w:rsidRPr="008231A9" w:rsidRDefault="003C72D1" w:rsidP="001A62FC">
            <w:pPr>
              <w:pStyle w:val="NoSpacing"/>
              <w:spacing w:line="240" w:lineRule="auto"/>
            </w:pPr>
            <w:r>
              <w:t xml:space="preserve">G6. </w:t>
            </w:r>
            <w:r w:rsidR="009A09B0" w:rsidRPr="00950E24">
              <w:t>Who is invited to attend meetings?</w:t>
            </w:r>
          </w:p>
        </w:tc>
        <w:tc>
          <w:tcPr>
            <w:tcW w:w="4320" w:type="dxa"/>
            <w:gridSpan w:val="2"/>
            <w:tcBorders>
              <w:left w:val="nil"/>
              <w:right w:val="single" w:sz="18" w:space="0" w:color="auto"/>
            </w:tcBorders>
          </w:tcPr>
          <w:p w14:paraId="540894D2" w14:textId="77777777" w:rsidR="009A09B0" w:rsidRDefault="009A09B0" w:rsidP="001A62FC">
            <w:pPr>
              <w:pStyle w:val="NoSpacing"/>
              <w:spacing w:line="240" w:lineRule="auto"/>
            </w:pPr>
            <w:r>
              <w:t xml:space="preserve">1=Entire village, </w:t>
            </w:r>
          </w:p>
          <w:p w14:paraId="6842311A" w14:textId="77777777" w:rsidR="009A09B0" w:rsidRDefault="009A09B0" w:rsidP="001A62FC">
            <w:pPr>
              <w:pStyle w:val="NoSpacing"/>
              <w:spacing w:line="240" w:lineRule="auto"/>
            </w:pPr>
            <w:r>
              <w:t xml:space="preserve">2=All adults </w:t>
            </w:r>
          </w:p>
          <w:p w14:paraId="4E62931A" w14:textId="77777777" w:rsidR="009A09B0" w:rsidRDefault="009A09B0" w:rsidP="001A62FC">
            <w:pPr>
              <w:pStyle w:val="NoSpacing"/>
              <w:spacing w:line="240" w:lineRule="auto"/>
            </w:pPr>
            <w:r>
              <w:t>3=All heads of household</w:t>
            </w:r>
          </w:p>
          <w:p w14:paraId="36B2326C" w14:textId="77777777" w:rsidR="009A09B0" w:rsidRDefault="009A09B0" w:rsidP="001A62FC">
            <w:pPr>
              <w:pStyle w:val="NoSpacing"/>
              <w:spacing w:line="240" w:lineRule="auto"/>
            </w:pPr>
            <w:r>
              <w:t>4=Members of the body</w:t>
            </w:r>
          </w:p>
          <w:p w14:paraId="6D453B3D" w14:textId="77777777" w:rsidR="009A09B0" w:rsidRDefault="009A09B0" w:rsidP="001A62FC">
            <w:pPr>
              <w:pStyle w:val="NoSpacing"/>
              <w:spacing w:line="240" w:lineRule="auto"/>
            </w:pPr>
            <w:r>
              <w:t>5=A select group: _________________</w:t>
            </w:r>
          </w:p>
          <w:p w14:paraId="13FE837B" w14:textId="77777777" w:rsidR="009A09B0" w:rsidRPr="008231A9" w:rsidRDefault="009A09B0" w:rsidP="001A62FC">
            <w:pPr>
              <w:pStyle w:val="NoSpacing"/>
              <w:spacing w:line="240" w:lineRule="auto"/>
            </w:pPr>
            <w:r w:rsidRPr="00950E24">
              <w:t>888=Don’t know</w:t>
            </w:r>
          </w:p>
        </w:tc>
        <w:tc>
          <w:tcPr>
            <w:tcW w:w="1080" w:type="dxa"/>
            <w:tcBorders>
              <w:top w:val="single" w:sz="18" w:space="0" w:color="auto"/>
              <w:left w:val="single" w:sz="18" w:space="0" w:color="auto"/>
              <w:bottom w:val="single" w:sz="18" w:space="0" w:color="auto"/>
              <w:right w:val="single" w:sz="18" w:space="0" w:color="auto"/>
            </w:tcBorders>
          </w:tcPr>
          <w:p w14:paraId="2606C3F3" w14:textId="77777777" w:rsidR="009A09B0" w:rsidRPr="008231A9" w:rsidRDefault="009A09B0" w:rsidP="001A62FC">
            <w:pPr>
              <w:pStyle w:val="NoSpacing"/>
              <w:spacing w:line="240" w:lineRule="auto"/>
              <w:rPr>
                <w:i/>
              </w:rPr>
            </w:pPr>
            <w:r w:rsidRPr="008231A9">
              <w:rPr>
                <w:i/>
              </w:rPr>
              <w:t>(code)</w:t>
            </w:r>
          </w:p>
        </w:tc>
      </w:tr>
      <w:tr w:rsidR="009050D2" w:rsidRPr="008231A9" w14:paraId="0EA94749" w14:textId="77777777" w:rsidTr="009814CB">
        <w:trPr>
          <w:ins w:id="686" w:author="Aidan Boyd" w:date="2015-01-13T11:43:00Z"/>
        </w:trPr>
        <w:tc>
          <w:tcPr>
            <w:tcW w:w="354" w:type="dxa"/>
          </w:tcPr>
          <w:p w14:paraId="4C64AFD3" w14:textId="77777777" w:rsidR="009050D2" w:rsidRPr="008231A9" w:rsidRDefault="009050D2" w:rsidP="009050D2">
            <w:pPr>
              <w:pStyle w:val="NoSpacing"/>
              <w:spacing w:line="240" w:lineRule="auto"/>
              <w:rPr>
                <w:ins w:id="687" w:author="Aidan Boyd" w:date="2015-01-13T11:43:00Z"/>
              </w:rPr>
            </w:pPr>
          </w:p>
        </w:tc>
        <w:tc>
          <w:tcPr>
            <w:tcW w:w="7566" w:type="dxa"/>
            <w:gridSpan w:val="2"/>
            <w:tcBorders>
              <w:right w:val="single" w:sz="18" w:space="0" w:color="auto"/>
            </w:tcBorders>
          </w:tcPr>
          <w:p w14:paraId="4DBA1FB9" w14:textId="327D4E7D" w:rsidR="009050D2" w:rsidRPr="0037406E" w:rsidRDefault="009050D2" w:rsidP="009050D2">
            <w:pPr>
              <w:pStyle w:val="NoSpacing"/>
              <w:spacing w:line="240" w:lineRule="auto"/>
              <w:rPr>
                <w:ins w:id="688" w:author="Aidan Boyd" w:date="2015-01-13T11:43:00Z"/>
              </w:rPr>
            </w:pPr>
            <w:ins w:id="689" w:author="Aidan Boyd" w:date="2015-01-13T11:43:00Z">
              <w:r>
                <w:t xml:space="preserve">G9. How many members are on the committee? </w:t>
              </w:r>
            </w:ins>
          </w:p>
        </w:tc>
        <w:tc>
          <w:tcPr>
            <w:tcW w:w="2880" w:type="dxa"/>
            <w:gridSpan w:val="2"/>
            <w:tcBorders>
              <w:top w:val="single" w:sz="18" w:space="0" w:color="auto"/>
              <w:left w:val="single" w:sz="18" w:space="0" w:color="auto"/>
              <w:bottom w:val="single" w:sz="18" w:space="0" w:color="auto"/>
              <w:right w:val="single" w:sz="18" w:space="0" w:color="auto"/>
            </w:tcBorders>
          </w:tcPr>
          <w:p w14:paraId="785FCF86" w14:textId="77777777" w:rsidR="009050D2" w:rsidRPr="008231A9" w:rsidRDefault="009050D2" w:rsidP="009050D2">
            <w:pPr>
              <w:pStyle w:val="NoSpacing"/>
              <w:spacing w:line="240" w:lineRule="auto"/>
              <w:rPr>
                <w:ins w:id="690" w:author="Aidan Boyd" w:date="2015-01-13T11:43:00Z"/>
                <w:i/>
              </w:rPr>
            </w:pPr>
            <w:ins w:id="691" w:author="Aidan Boyd" w:date="2015-01-13T11:43:00Z">
              <w:r w:rsidRPr="008231A9">
                <w:rPr>
                  <w:i/>
                </w:rPr>
                <w:t>(integer)</w:t>
              </w:r>
            </w:ins>
          </w:p>
        </w:tc>
      </w:tr>
      <w:tr w:rsidR="009050D2" w:rsidRPr="008231A9" w14:paraId="1FF98189" w14:textId="77777777" w:rsidTr="009814CB">
        <w:trPr>
          <w:ins w:id="692" w:author="Aidan Boyd" w:date="2015-01-13T11:43:00Z"/>
        </w:trPr>
        <w:tc>
          <w:tcPr>
            <w:tcW w:w="354" w:type="dxa"/>
          </w:tcPr>
          <w:p w14:paraId="0F207BE3" w14:textId="77777777" w:rsidR="009050D2" w:rsidRPr="008231A9" w:rsidRDefault="009050D2" w:rsidP="009050D2">
            <w:pPr>
              <w:pStyle w:val="NoSpacing"/>
              <w:spacing w:line="240" w:lineRule="auto"/>
              <w:rPr>
                <w:ins w:id="693" w:author="Aidan Boyd" w:date="2015-01-13T11:43:00Z"/>
              </w:rPr>
            </w:pPr>
          </w:p>
        </w:tc>
        <w:tc>
          <w:tcPr>
            <w:tcW w:w="7566" w:type="dxa"/>
            <w:gridSpan w:val="2"/>
            <w:tcBorders>
              <w:right w:val="single" w:sz="18" w:space="0" w:color="auto"/>
            </w:tcBorders>
          </w:tcPr>
          <w:p w14:paraId="6C3D6810" w14:textId="3B9514D4" w:rsidR="009050D2" w:rsidRPr="0037406E" w:rsidRDefault="009050D2" w:rsidP="009050D2">
            <w:pPr>
              <w:pStyle w:val="NoSpacing"/>
              <w:spacing w:line="240" w:lineRule="auto"/>
              <w:rPr>
                <w:ins w:id="694" w:author="Aidan Boyd" w:date="2015-01-13T11:43:00Z"/>
              </w:rPr>
            </w:pPr>
            <w:ins w:id="695" w:author="Aidan Boyd" w:date="2015-01-13T11:43:00Z">
              <w:r>
                <w:t>G10. How many members are under 35 years old?</w:t>
              </w:r>
            </w:ins>
          </w:p>
        </w:tc>
        <w:tc>
          <w:tcPr>
            <w:tcW w:w="2880" w:type="dxa"/>
            <w:gridSpan w:val="2"/>
            <w:tcBorders>
              <w:top w:val="single" w:sz="18" w:space="0" w:color="auto"/>
              <w:left w:val="single" w:sz="18" w:space="0" w:color="auto"/>
              <w:bottom w:val="single" w:sz="18" w:space="0" w:color="auto"/>
              <w:right w:val="single" w:sz="18" w:space="0" w:color="auto"/>
            </w:tcBorders>
          </w:tcPr>
          <w:p w14:paraId="0ACE1B49" w14:textId="77777777" w:rsidR="009050D2" w:rsidRPr="008231A9" w:rsidRDefault="009050D2" w:rsidP="009050D2">
            <w:pPr>
              <w:pStyle w:val="NoSpacing"/>
              <w:spacing w:line="240" w:lineRule="auto"/>
              <w:rPr>
                <w:ins w:id="696" w:author="Aidan Boyd" w:date="2015-01-13T11:43:00Z"/>
                <w:i/>
              </w:rPr>
            </w:pPr>
            <w:ins w:id="697" w:author="Aidan Boyd" w:date="2015-01-13T11:43:00Z">
              <w:r w:rsidRPr="008231A9">
                <w:rPr>
                  <w:i/>
                </w:rPr>
                <w:t>(integer)</w:t>
              </w:r>
            </w:ins>
          </w:p>
        </w:tc>
      </w:tr>
      <w:tr w:rsidR="009050D2" w:rsidRPr="008231A9" w14:paraId="6582FF9D" w14:textId="77777777" w:rsidTr="009814CB">
        <w:trPr>
          <w:ins w:id="698" w:author="Aidan Boyd" w:date="2015-01-13T11:43:00Z"/>
        </w:trPr>
        <w:tc>
          <w:tcPr>
            <w:tcW w:w="354" w:type="dxa"/>
          </w:tcPr>
          <w:p w14:paraId="41EB1938" w14:textId="77777777" w:rsidR="009050D2" w:rsidRPr="008231A9" w:rsidRDefault="009050D2" w:rsidP="009050D2">
            <w:pPr>
              <w:pStyle w:val="NoSpacing"/>
              <w:spacing w:line="240" w:lineRule="auto"/>
              <w:rPr>
                <w:ins w:id="699" w:author="Aidan Boyd" w:date="2015-01-13T11:43:00Z"/>
              </w:rPr>
            </w:pPr>
          </w:p>
        </w:tc>
        <w:tc>
          <w:tcPr>
            <w:tcW w:w="7566" w:type="dxa"/>
            <w:gridSpan w:val="2"/>
            <w:tcBorders>
              <w:right w:val="single" w:sz="18" w:space="0" w:color="auto"/>
            </w:tcBorders>
          </w:tcPr>
          <w:p w14:paraId="25609B06" w14:textId="77777777" w:rsidR="009050D2" w:rsidRDefault="009050D2" w:rsidP="009050D2">
            <w:pPr>
              <w:shd w:val="clear" w:color="auto" w:fill="FFFFFF"/>
              <w:rPr>
                <w:ins w:id="700" w:author="Aidan Boyd" w:date="2015-01-13T11:43:00Z"/>
              </w:rPr>
            </w:pPr>
            <w:ins w:id="701" w:author="Aidan Boyd" w:date="2015-01-13T11:43:00Z">
              <w:r>
                <w:t xml:space="preserve">G11. How many members are women? </w:t>
              </w:r>
            </w:ins>
          </w:p>
          <w:p w14:paraId="733358E0" w14:textId="5F0C2D31" w:rsidR="009050D2" w:rsidRPr="0037406E" w:rsidRDefault="009050D2" w:rsidP="009050D2">
            <w:pPr>
              <w:pStyle w:val="NoSpacing"/>
              <w:spacing w:line="240" w:lineRule="auto"/>
              <w:rPr>
                <w:ins w:id="702" w:author="Aidan Boyd" w:date="2015-01-13T11:43:00Z"/>
              </w:rPr>
            </w:pPr>
          </w:p>
        </w:tc>
        <w:tc>
          <w:tcPr>
            <w:tcW w:w="2880" w:type="dxa"/>
            <w:gridSpan w:val="2"/>
            <w:tcBorders>
              <w:top w:val="single" w:sz="18" w:space="0" w:color="auto"/>
              <w:left w:val="single" w:sz="18" w:space="0" w:color="auto"/>
              <w:bottom w:val="single" w:sz="18" w:space="0" w:color="auto"/>
              <w:right w:val="single" w:sz="18" w:space="0" w:color="auto"/>
            </w:tcBorders>
          </w:tcPr>
          <w:p w14:paraId="13E579EC" w14:textId="77777777" w:rsidR="009050D2" w:rsidRPr="008231A9" w:rsidRDefault="009050D2" w:rsidP="009050D2">
            <w:pPr>
              <w:pStyle w:val="NoSpacing"/>
              <w:spacing w:line="240" w:lineRule="auto"/>
              <w:rPr>
                <w:ins w:id="703" w:author="Aidan Boyd" w:date="2015-01-13T11:43:00Z"/>
                <w:i/>
              </w:rPr>
            </w:pPr>
            <w:ins w:id="704" w:author="Aidan Boyd" w:date="2015-01-13T11:43:00Z">
              <w:r w:rsidRPr="008231A9">
                <w:rPr>
                  <w:i/>
                </w:rPr>
                <w:t>(integer)</w:t>
              </w:r>
            </w:ins>
          </w:p>
        </w:tc>
      </w:tr>
      <w:tr w:rsidR="009A09B0" w:rsidRPr="008231A9" w14:paraId="576E14D2" w14:textId="77777777">
        <w:tc>
          <w:tcPr>
            <w:tcW w:w="354" w:type="dxa"/>
          </w:tcPr>
          <w:p w14:paraId="2201C353" w14:textId="77777777" w:rsidR="009A09B0" w:rsidRPr="008231A9" w:rsidRDefault="009A09B0" w:rsidP="001A62FC">
            <w:pPr>
              <w:pStyle w:val="NoSpacing"/>
              <w:spacing w:line="240" w:lineRule="auto"/>
            </w:pPr>
          </w:p>
        </w:tc>
        <w:tc>
          <w:tcPr>
            <w:tcW w:w="5046" w:type="dxa"/>
            <w:tcBorders>
              <w:right w:val="nil"/>
            </w:tcBorders>
          </w:tcPr>
          <w:p w14:paraId="38AEFEAD" w14:textId="77777777" w:rsidR="009A09B0" w:rsidRPr="008231A9" w:rsidRDefault="003C72D1" w:rsidP="001A62FC">
            <w:pPr>
              <w:pStyle w:val="NoSpacing"/>
              <w:spacing w:line="240" w:lineRule="auto"/>
            </w:pPr>
            <w:r>
              <w:t xml:space="preserve">G7. </w:t>
            </w:r>
            <w:r w:rsidR="009A09B0" w:rsidRPr="00924926">
              <w:t>Does the body have a written budget?</w:t>
            </w:r>
          </w:p>
        </w:tc>
        <w:tc>
          <w:tcPr>
            <w:tcW w:w="4320" w:type="dxa"/>
            <w:gridSpan w:val="2"/>
            <w:tcBorders>
              <w:left w:val="nil"/>
              <w:right w:val="single" w:sz="18" w:space="0" w:color="auto"/>
            </w:tcBorders>
          </w:tcPr>
          <w:p w14:paraId="2C6CFD2E" w14:textId="77777777" w:rsidR="009A09B0" w:rsidRPr="008231A9" w:rsidRDefault="009A09B0" w:rsidP="001A62FC">
            <w:pPr>
              <w:pStyle w:val="NoSpacing"/>
              <w:spacing w:line="240" w:lineRule="auto"/>
            </w:pPr>
            <w:r w:rsidRPr="008231A9">
              <w:t>0=No</w:t>
            </w:r>
          </w:p>
          <w:p w14:paraId="6C398861" w14:textId="77777777" w:rsidR="009A09B0" w:rsidRPr="008231A9" w:rsidRDefault="009A09B0" w:rsidP="001A62FC">
            <w:pPr>
              <w:pStyle w:val="NoSpacing"/>
              <w:spacing w:line="240" w:lineRule="auto"/>
            </w:pPr>
            <w:r w:rsidRPr="008231A9">
              <w:t>1=Yes</w:t>
            </w:r>
          </w:p>
          <w:p w14:paraId="7631D3B1" w14:textId="77777777" w:rsidR="009A09B0" w:rsidRPr="008231A9" w:rsidRDefault="009A09B0" w:rsidP="001A62FC">
            <w:pPr>
              <w:pStyle w:val="NoSpacing"/>
              <w:spacing w:line="240" w:lineRule="auto"/>
            </w:pPr>
            <w:r w:rsidRPr="008231A9">
              <w:t>888=Don’t know</w:t>
            </w:r>
          </w:p>
        </w:tc>
        <w:tc>
          <w:tcPr>
            <w:tcW w:w="1080" w:type="dxa"/>
            <w:tcBorders>
              <w:top w:val="single" w:sz="18" w:space="0" w:color="auto"/>
              <w:left w:val="single" w:sz="18" w:space="0" w:color="auto"/>
              <w:bottom w:val="single" w:sz="18" w:space="0" w:color="auto"/>
              <w:right w:val="single" w:sz="18" w:space="0" w:color="auto"/>
            </w:tcBorders>
          </w:tcPr>
          <w:p w14:paraId="70932136" w14:textId="77777777" w:rsidR="009A09B0" w:rsidRPr="008231A9" w:rsidRDefault="009A09B0" w:rsidP="001A62FC">
            <w:pPr>
              <w:pStyle w:val="NoSpacing"/>
              <w:spacing w:line="240" w:lineRule="auto"/>
              <w:rPr>
                <w:i/>
              </w:rPr>
            </w:pPr>
            <w:r w:rsidRPr="008231A9">
              <w:rPr>
                <w:i/>
              </w:rPr>
              <w:t>(code)</w:t>
            </w:r>
          </w:p>
        </w:tc>
      </w:tr>
      <w:tr w:rsidR="009A09B0" w:rsidRPr="008231A9" w14:paraId="047987CB" w14:textId="77777777">
        <w:tc>
          <w:tcPr>
            <w:tcW w:w="354" w:type="dxa"/>
          </w:tcPr>
          <w:p w14:paraId="35218E09" w14:textId="77777777" w:rsidR="009A09B0" w:rsidRPr="008231A9" w:rsidRDefault="009A09B0" w:rsidP="001A62FC">
            <w:pPr>
              <w:pStyle w:val="NoSpacing"/>
              <w:spacing w:line="240" w:lineRule="auto"/>
            </w:pPr>
          </w:p>
        </w:tc>
        <w:tc>
          <w:tcPr>
            <w:tcW w:w="5046" w:type="dxa"/>
            <w:tcBorders>
              <w:right w:val="nil"/>
            </w:tcBorders>
          </w:tcPr>
          <w:p w14:paraId="6352CFA0" w14:textId="7F89B6A9" w:rsidR="009A09B0" w:rsidRPr="008231A9" w:rsidRDefault="003C72D1" w:rsidP="001A62FC">
            <w:pPr>
              <w:pStyle w:val="NoSpacing"/>
              <w:spacing w:line="240" w:lineRule="auto"/>
            </w:pPr>
            <w:r>
              <w:t xml:space="preserve">G8. </w:t>
            </w:r>
            <w:r w:rsidR="009A09B0" w:rsidRPr="00924926">
              <w:t xml:space="preserve">Is there a process for addressing community grievances </w:t>
            </w:r>
            <w:r w:rsidR="00007605">
              <w:t xml:space="preserve">around forest management </w:t>
            </w:r>
            <w:r w:rsidR="009A09B0" w:rsidRPr="00924926">
              <w:t>through this group?</w:t>
            </w:r>
          </w:p>
        </w:tc>
        <w:tc>
          <w:tcPr>
            <w:tcW w:w="4320" w:type="dxa"/>
            <w:gridSpan w:val="2"/>
            <w:tcBorders>
              <w:left w:val="nil"/>
              <w:right w:val="single" w:sz="18" w:space="0" w:color="auto"/>
            </w:tcBorders>
          </w:tcPr>
          <w:p w14:paraId="7AF41D97" w14:textId="77777777" w:rsidR="009A09B0" w:rsidRPr="008231A9" w:rsidRDefault="009A09B0" w:rsidP="001A62FC">
            <w:pPr>
              <w:pStyle w:val="NoSpacing"/>
              <w:spacing w:line="240" w:lineRule="auto"/>
            </w:pPr>
            <w:r w:rsidRPr="008231A9">
              <w:t>0=No</w:t>
            </w:r>
          </w:p>
          <w:p w14:paraId="02201C5A" w14:textId="77777777" w:rsidR="009A09B0" w:rsidRPr="008231A9" w:rsidRDefault="009A09B0" w:rsidP="001A62FC">
            <w:pPr>
              <w:pStyle w:val="NoSpacing"/>
              <w:spacing w:line="240" w:lineRule="auto"/>
            </w:pPr>
            <w:r w:rsidRPr="008231A9">
              <w:t>1=Yes</w:t>
            </w:r>
          </w:p>
          <w:p w14:paraId="24EC4ACA" w14:textId="77777777" w:rsidR="009A09B0" w:rsidRPr="008231A9" w:rsidRDefault="009A09B0" w:rsidP="001A62FC">
            <w:pPr>
              <w:pStyle w:val="NoSpacing"/>
              <w:spacing w:line="240" w:lineRule="auto"/>
            </w:pPr>
            <w:r w:rsidRPr="008231A9">
              <w:t>888=Don’t know</w:t>
            </w:r>
          </w:p>
        </w:tc>
        <w:tc>
          <w:tcPr>
            <w:tcW w:w="1080" w:type="dxa"/>
            <w:tcBorders>
              <w:top w:val="single" w:sz="18" w:space="0" w:color="auto"/>
              <w:left w:val="single" w:sz="18" w:space="0" w:color="auto"/>
              <w:bottom w:val="single" w:sz="18" w:space="0" w:color="auto"/>
              <w:right w:val="single" w:sz="18" w:space="0" w:color="auto"/>
            </w:tcBorders>
          </w:tcPr>
          <w:p w14:paraId="17FDF3AA" w14:textId="77777777" w:rsidR="009A09B0" w:rsidRPr="008231A9" w:rsidRDefault="009A09B0" w:rsidP="001A62FC">
            <w:pPr>
              <w:pStyle w:val="NoSpacing"/>
              <w:spacing w:line="240" w:lineRule="auto"/>
              <w:rPr>
                <w:i/>
              </w:rPr>
            </w:pPr>
            <w:r w:rsidRPr="008231A9">
              <w:rPr>
                <w:i/>
              </w:rPr>
              <w:t>(code)</w:t>
            </w:r>
          </w:p>
        </w:tc>
      </w:tr>
      <w:tr w:rsidR="000D20FC" w:rsidRPr="008231A9" w14:paraId="3C11C778" w14:textId="77777777">
        <w:tc>
          <w:tcPr>
            <w:tcW w:w="354" w:type="dxa"/>
          </w:tcPr>
          <w:p w14:paraId="455B31B7" w14:textId="77777777" w:rsidR="000D20FC" w:rsidRPr="008231A9" w:rsidRDefault="000D20FC" w:rsidP="001A62FC">
            <w:pPr>
              <w:pStyle w:val="NoSpacing"/>
              <w:spacing w:line="240" w:lineRule="auto"/>
            </w:pPr>
          </w:p>
        </w:tc>
        <w:tc>
          <w:tcPr>
            <w:tcW w:w="5046" w:type="dxa"/>
            <w:tcBorders>
              <w:right w:val="nil"/>
            </w:tcBorders>
          </w:tcPr>
          <w:p w14:paraId="568F1172" w14:textId="30270779" w:rsidR="000D20FC" w:rsidRPr="000D20FC" w:rsidRDefault="003C72D1" w:rsidP="001A62FC">
            <w:pPr>
              <w:pStyle w:val="NoSpacing"/>
              <w:spacing w:line="240" w:lineRule="auto"/>
            </w:pPr>
            <w:r>
              <w:t>G9.</w:t>
            </w:r>
            <w:r w:rsidR="000D20FC" w:rsidRPr="000D20FC">
              <w:t xml:space="preserve"> Is there any forest or woodland management plan in place in your community</w:t>
            </w:r>
            <w:r w:rsidR="00007605">
              <w:t xml:space="preserve"> </w:t>
            </w:r>
            <w:r w:rsidR="00007605">
              <w:rPr>
                <w:color w:val="000000" w:themeColor="text1"/>
                <w:sz w:val="20"/>
                <w:szCs w:val="20"/>
              </w:rPr>
              <w:t>which guides the use of forests or woodlands near this village</w:t>
            </w:r>
            <w:r w:rsidR="00007605" w:rsidRPr="00297EDA">
              <w:rPr>
                <w:color w:val="000000" w:themeColor="text1"/>
                <w:sz w:val="20"/>
                <w:szCs w:val="20"/>
              </w:rPr>
              <w:t>?</w:t>
            </w:r>
            <w:r w:rsidR="000D20FC" w:rsidRPr="000D20FC">
              <w:t>?</w:t>
            </w:r>
          </w:p>
        </w:tc>
        <w:tc>
          <w:tcPr>
            <w:tcW w:w="4320" w:type="dxa"/>
            <w:gridSpan w:val="2"/>
            <w:tcBorders>
              <w:left w:val="nil"/>
              <w:right w:val="single" w:sz="18" w:space="0" w:color="auto"/>
            </w:tcBorders>
          </w:tcPr>
          <w:p w14:paraId="499D25B2" w14:textId="77777777" w:rsidR="000D20FC" w:rsidRPr="008231A9" w:rsidRDefault="000D20FC" w:rsidP="001A62FC">
            <w:pPr>
              <w:pStyle w:val="NoSpacing"/>
              <w:spacing w:line="240" w:lineRule="auto"/>
            </w:pPr>
            <w:r w:rsidRPr="008231A9">
              <w:t>0=No</w:t>
            </w:r>
          </w:p>
          <w:p w14:paraId="2CBBEAFE" w14:textId="77777777" w:rsidR="000D20FC" w:rsidRPr="008231A9" w:rsidRDefault="000D20FC" w:rsidP="001A62FC">
            <w:pPr>
              <w:pStyle w:val="NoSpacing"/>
              <w:spacing w:line="240" w:lineRule="auto"/>
            </w:pPr>
            <w:r w:rsidRPr="008231A9">
              <w:t>1=Yes</w:t>
            </w:r>
          </w:p>
          <w:p w14:paraId="4032D722" w14:textId="77777777" w:rsidR="000D20FC" w:rsidRPr="008231A9" w:rsidRDefault="000D20FC" w:rsidP="001A62FC">
            <w:pPr>
              <w:pStyle w:val="NoSpacing"/>
              <w:spacing w:line="240" w:lineRule="auto"/>
            </w:pPr>
            <w:r w:rsidRPr="008231A9">
              <w:t>888=Don’t know</w:t>
            </w:r>
          </w:p>
          <w:p w14:paraId="79740A6A" w14:textId="77777777" w:rsidR="000D20FC" w:rsidRPr="008231A9" w:rsidRDefault="00597904" w:rsidP="001A62FC">
            <w:pPr>
              <w:pStyle w:val="NoSpacing"/>
              <w:spacing w:line="240" w:lineRule="auto"/>
            </w:pPr>
            <w:r w:rsidRPr="00597904">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3C08741" w14:textId="77777777" w:rsidR="000D20FC" w:rsidRPr="008231A9" w:rsidRDefault="000D20FC" w:rsidP="001A62FC">
            <w:pPr>
              <w:pStyle w:val="NoSpacing"/>
              <w:spacing w:line="240" w:lineRule="auto"/>
              <w:rPr>
                <w:i/>
              </w:rPr>
            </w:pPr>
            <w:r w:rsidRPr="008231A9">
              <w:rPr>
                <w:i/>
              </w:rPr>
              <w:t>(code)</w:t>
            </w:r>
          </w:p>
        </w:tc>
      </w:tr>
      <w:tr w:rsidR="000D20FC" w:rsidRPr="008231A9" w14:paraId="794283E2" w14:textId="77777777">
        <w:tc>
          <w:tcPr>
            <w:tcW w:w="354" w:type="dxa"/>
          </w:tcPr>
          <w:p w14:paraId="111E0E01" w14:textId="77777777" w:rsidR="000D20FC" w:rsidRPr="008231A9" w:rsidRDefault="000D20FC" w:rsidP="001A62FC">
            <w:pPr>
              <w:pStyle w:val="NoSpacing"/>
              <w:spacing w:line="240" w:lineRule="auto"/>
            </w:pPr>
          </w:p>
        </w:tc>
        <w:tc>
          <w:tcPr>
            <w:tcW w:w="5046" w:type="dxa"/>
            <w:tcBorders>
              <w:right w:val="single" w:sz="18" w:space="0" w:color="auto"/>
            </w:tcBorders>
          </w:tcPr>
          <w:p w14:paraId="490BF3CF" w14:textId="77777777" w:rsidR="000D20FC" w:rsidRPr="000D20FC" w:rsidRDefault="003C72D1" w:rsidP="001A62FC">
            <w:pPr>
              <w:pStyle w:val="NoSpacing"/>
              <w:spacing w:line="240" w:lineRule="auto"/>
            </w:pPr>
            <w:r>
              <w:t xml:space="preserve">G9b. </w:t>
            </w:r>
            <w:r w:rsidR="000D20FC" w:rsidRPr="000D20FC">
              <w:t>If yes, can you please describe this plan?</w:t>
            </w:r>
          </w:p>
        </w:tc>
        <w:tc>
          <w:tcPr>
            <w:tcW w:w="5400" w:type="dxa"/>
            <w:gridSpan w:val="3"/>
            <w:tcBorders>
              <w:top w:val="single" w:sz="18" w:space="0" w:color="auto"/>
              <w:left w:val="single" w:sz="18" w:space="0" w:color="auto"/>
              <w:bottom w:val="single" w:sz="18" w:space="0" w:color="auto"/>
              <w:right w:val="single" w:sz="18" w:space="0" w:color="auto"/>
            </w:tcBorders>
          </w:tcPr>
          <w:p w14:paraId="6A9535EC" w14:textId="77777777" w:rsidR="000D20FC" w:rsidRPr="008231A9" w:rsidRDefault="000D20FC" w:rsidP="001A62FC">
            <w:pPr>
              <w:pStyle w:val="NoSpacing"/>
              <w:spacing w:line="240" w:lineRule="auto"/>
              <w:rPr>
                <w:i/>
              </w:rPr>
            </w:pPr>
            <w:r w:rsidRPr="008231A9">
              <w:rPr>
                <w:i/>
              </w:rPr>
              <w:t>(text)</w:t>
            </w:r>
          </w:p>
        </w:tc>
      </w:tr>
      <w:tr w:rsidR="009A09B0" w:rsidRPr="008231A9" w14:paraId="6EF9502B" w14:textId="77777777">
        <w:tc>
          <w:tcPr>
            <w:tcW w:w="354" w:type="dxa"/>
          </w:tcPr>
          <w:p w14:paraId="07CA7D8D" w14:textId="77777777" w:rsidR="009A09B0" w:rsidRPr="008231A9" w:rsidRDefault="009A09B0" w:rsidP="001A62FC">
            <w:pPr>
              <w:pStyle w:val="NoSpacing"/>
              <w:spacing w:line="240" w:lineRule="auto"/>
            </w:pPr>
          </w:p>
        </w:tc>
        <w:tc>
          <w:tcPr>
            <w:tcW w:w="5046" w:type="dxa"/>
            <w:tcBorders>
              <w:right w:val="nil"/>
            </w:tcBorders>
          </w:tcPr>
          <w:p w14:paraId="7E3F34DA" w14:textId="77777777" w:rsidR="009A09B0" w:rsidRPr="000D20FC" w:rsidRDefault="003C72D1" w:rsidP="001A62FC">
            <w:pPr>
              <w:pStyle w:val="NoSpacing"/>
              <w:spacing w:line="240" w:lineRule="auto"/>
            </w:pPr>
            <w:r>
              <w:t xml:space="preserve">G10. </w:t>
            </w:r>
            <w:r w:rsidR="009A09B0" w:rsidRPr="000D20FC">
              <w:t>Who created the plan?</w:t>
            </w:r>
          </w:p>
        </w:tc>
        <w:tc>
          <w:tcPr>
            <w:tcW w:w="4320" w:type="dxa"/>
            <w:gridSpan w:val="2"/>
            <w:tcBorders>
              <w:left w:val="nil"/>
              <w:right w:val="single" w:sz="18" w:space="0" w:color="auto"/>
            </w:tcBorders>
          </w:tcPr>
          <w:p w14:paraId="59DB9CF5" w14:textId="77777777" w:rsidR="009A09B0" w:rsidRPr="008231A9" w:rsidRDefault="009A09B0" w:rsidP="001A62FC">
            <w:pPr>
              <w:pStyle w:val="NoSpacing"/>
              <w:spacing w:line="240" w:lineRule="auto"/>
            </w:pPr>
          </w:p>
        </w:tc>
        <w:tc>
          <w:tcPr>
            <w:tcW w:w="1080" w:type="dxa"/>
            <w:tcBorders>
              <w:top w:val="single" w:sz="18" w:space="0" w:color="auto"/>
              <w:left w:val="single" w:sz="18" w:space="0" w:color="auto"/>
              <w:bottom w:val="single" w:sz="18" w:space="0" w:color="auto"/>
              <w:right w:val="single" w:sz="18" w:space="0" w:color="auto"/>
            </w:tcBorders>
          </w:tcPr>
          <w:p w14:paraId="59215651" w14:textId="77777777" w:rsidR="009A09B0" w:rsidRPr="008231A9" w:rsidRDefault="009A09B0" w:rsidP="001A62FC">
            <w:pPr>
              <w:pStyle w:val="NoSpacing"/>
              <w:spacing w:line="240" w:lineRule="auto"/>
              <w:rPr>
                <w:i/>
              </w:rPr>
            </w:pPr>
            <w:r w:rsidRPr="008231A9">
              <w:rPr>
                <w:i/>
              </w:rPr>
              <w:t>(code)</w:t>
            </w:r>
          </w:p>
        </w:tc>
      </w:tr>
      <w:tr w:rsidR="009A09B0" w:rsidRPr="008231A9" w14:paraId="12BA0EED" w14:textId="77777777">
        <w:tc>
          <w:tcPr>
            <w:tcW w:w="354" w:type="dxa"/>
          </w:tcPr>
          <w:p w14:paraId="6D856D4A" w14:textId="77777777" w:rsidR="009A09B0" w:rsidRPr="008231A9" w:rsidRDefault="009A09B0" w:rsidP="001A62FC">
            <w:pPr>
              <w:pStyle w:val="NoSpacing"/>
              <w:spacing w:line="240" w:lineRule="auto"/>
            </w:pPr>
          </w:p>
        </w:tc>
        <w:tc>
          <w:tcPr>
            <w:tcW w:w="7566" w:type="dxa"/>
            <w:gridSpan w:val="2"/>
            <w:tcBorders>
              <w:right w:val="single" w:sz="18" w:space="0" w:color="auto"/>
            </w:tcBorders>
          </w:tcPr>
          <w:p w14:paraId="32BEB0D6" w14:textId="77777777" w:rsidR="009A09B0" w:rsidRPr="000D20FC" w:rsidRDefault="003C72D1" w:rsidP="001A62FC">
            <w:pPr>
              <w:pStyle w:val="NoSpacing"/>
              <w:spacing w:line="240" w:lineRule="auto"/>
            </w:pPr>
            <w:r>
              <w:t xml:space="preserve">G11. </w:t>
            </w:r>
            <w:r w:rsidR="009A09B0" w:rsidRPr="000D20FC">
              <w:t>What year was the plan created?</w:t>
            </w:r>
          </w:p>
        </w:tc>
        <w:tc>
          <w:tcPr>
            <w:tcW w:w="2880" w:type="dxa"/>
            <w:gridSpan w:val="2"/>
            <w:tcBorders>
              <w:top w:val="single" w:sz="18" w:space="0" w:color="auto"/>
              <w:left w:val="single" w:sz="18" w:space="0" w:color="auto"/>
              <w:bottom w:val="single" w:sz="18" w:space="0" w:color="auto"/>
              <w:right w:val="single" w:sz="18" w:space="0" w:color="auto"/>
            </w:tcBorders>
          </w:tcPr>
          <w:p w14:paraId="5892CC72" w14:textId="77777777" w:rsidR="009A09B0" w:rsidRPr="008231A9" w:rsidRDefault="009A09B0" w:rsidP="001A62FC">
            <w:pPr>
              <w:pStyle w:val="NoSpacing"/>
              <w:spacing w:line="240" w:lineRule="auto"/>
              <w:rPr>
                <w:i/>
              </w:rPr>
            </w:pPr>
            <w:r w:rsidRPr="008231A9">
              <w:rPr>
                <w:i/>
              </w:rPr>
              <w:t>(integer)</w:t>
            </w:r>
          </w:p>
        </w:tc>
      </w:tr>
      <w:tr w:rsidR="001D0087" w:rsidRPr="008231A9" w14:paraId="0F6070E4" w14:textId="77777777">
        <w:tc>
          <w:tcPr>
            <w:tcW w:w="354" w:type="dxa"/>
          </w:tcPr>
          <w:p w14:paraId="06DB67F4" w14:textId="77777777" w:rsidR="001D0087" w:rsidRPr="008231A9" w:rsidRDefault="001D0087" w:rsidP="001A62FC">
            <w:pPr>
              <w:pStyle w:val="NoSpacing"/>
              <w:spacing w:line="240" w:lineRule="auto"/>
            </w:pPr>
          </w:p>
        </w:tc>
        <w:tc>
          <w:tcPr>
            <w:tcW w:w="5046" w:type="dxa"/>
            <w:tcBorders>
              <w:right w:val="nil"/>
            </w:tcBorders>
          </w:tcPr>
          <w:p w14:paraId="2A2FA48E" w14:textId="77777777" w:rsidR="001D0087" w:rsidRPr="00133728" w:rsidRDefault="003C72D1" w:rsidP="001A62FC">
            <w:pPr>
              <w:pStyle w:val="NoSpacing"/>
              <w:spacing w:line="240" w:lineRule="auto"/>
            </w:pPr>
            <w:r>
              <w:t xml:space="preserve">G12. </w:t>
            </w:r>
            <w:r w:rsidR="001D0087" w:rsidRPr="00133728">
              <w:t>Was the community involved in the development of the plan?)</w:t>
            </w:r>
          </w:p>
        </w:tc>
        <w:tc>
          <w:tcPr>
            <w:tcW w:w="4320" w:type="dxa"/>
            <w:gridSpan w:val="2"/>
            <w:tcBorders>
              <w:left w:val="nil"/>
              <w:right w:val="single" w:sz="18" w:space="0" w:color="auto"/>
            </w:tcBorders>
          </w:tcPr>
          <w:p w14:paraId="00C895CF" w14:textId="77777777" w:rsidR="001D0087" w:rsidRDefault="001D0087" w:rsidP="001A62FC">
            <w:pPr>
              <w:pStyle w:val="NoSpacing"/>
              <w:spacing w:line="240" w:lineRule="auto"/>
              <w:rPr>
                <w:rFonts w:eastAsia="Calibri" w:cs="Times New Roman"/>
              </w:rPr>
            </w:pPr>
            <w:r>
              <w:rPr>
                <w:rFonts w:eastAsia="Calibri" w:cs="Times New Roman"/>
              </w:rPr>
              <w:t>0=No one from the community was involved</w:t>
            </w:r>
          </w:p>
          <w:p w14:paraId="2A27DED9" w14:textId="77777777" w:rsidR="001D0087" w:rsidRDefault="001D0087" w:rsidP="001A62FC">
            <w:pPr>
              <w:pStyle w:val="NoSpacing"/>
              <w:spacing w:line="240" w:lineRule="auto"/>
              <w:rPr>
                <w:rFonts w:eastAsia="Calibri" w:cs="Times New Roman"/>
              </w:rPr>
            </w:pPr>
            <w:r>
              <w:rPr>
                <w:rFonts w:eastAsia="Calibri" w:cs="Times New Roman"/>
              </w:rPr>
              <w:t>1=Only the Chief was involved</w:t>
            </w:r>
          </w:p>
          <w:p w14:paraId="569CEA99" w14:textId="77777777" w:rsidR="001D0087" w:rsidRDefault="001D0087" w:rsidP="001A62FC">
            <w:pPr>
              <w:pStyle w:val="NoSpacing"/>
              <w:spacing w:line="240" w:lineRule="auto"/>
              <w:rPr>
                <w:rFonts w:eastAsia="Calibri" w:cs="Times New Roman"/>
              </w:rPr>
            </w:pPr>
            <w:r>
              <w:rPr>
                <w:rFonts w:eastAsia="Calibri" w:cs="Times New Roman"/>
              </w:rPr>
              <w:t>2=Only the Headperson and Elders were involved</w:t>
            </w:r>
          </w:p>
          <w:p w14:paraId="5CE0C4A9" w14:textId="77777777" w:rsidR="001D0087" w:rsidRDefault="001D0087" w:rsidP="001A62FC">
            <w:pPr>
              <w:pStyle w:val="NoSpacing"/>
              <w:spacing w:line="240" w:lineRule="auto"/>
              <w:rPr>
                <w:rFonts w:eastAsia="Calibri" w:cs="Times New Roman"/>
              </w:rPr>
            </w:pPr>
            <w:r>
              <w:rPr>
                <w:rFonts w:eastAsia="Calibri" w:cs="Times New Roman"/>
              </w:rPr>
              <w:t>3=Everyone from the community was involved</w:t>
            </w:r>
          </w:p>
          <w:p w14:paraId="35E57E15" w14:textId="77777777" w:rsidR="001D0087" w:rsidRPr="00133728" w:rsidRDefault="001D0087" w:rsidP="001A62FC">
            <w:pPr>
              <w:pStyle w:val="NoSpacing"/>
              <w:spacing w:line="240" w:lineRule="auto"/>
              <w:rPr>
                <w:rFonts w:eastAsia="Calibri" w:cs="Times New Roman"/>
              </w:rPr>
            </w:pPr>
            <w:r>
              <w:rPr>
                <w:rFonts w:eastAsia="Calibri" w:cs="Times New Roman"/>
              </w:rPr>
              <w:t>888=Don’t know</w:t>
            </w:r>
          </w:p>
        </w:tc>
        <w:tc>
          <w:tcPr>
            <w:tcW w:w="1080" w:type="dxa"/>
            <w:tcBorders>
              <w:top w:val="single" w:sz="18" w:space="0" w:color="auto"/>
              <w:left w:val="single" w:sz="18" w:space="0" w:color="auto"/>
              <w:bottom w:val="single" w:sz="18" w:space="0" w:color="auto"/>
              <w:right w:val="single" w:sz="18" w:space="0" w:color="auto"/>
            </w:tcBorders>
          </w:tcPr>
          <w:p w14:paraId="4022BAAE" w14:textId="77777777" w:rsidR="001D0087" w:rsidRPr="008231A9" w:rsidRDefault="001D0087" w:rsidP="001A62FC">
            <w:pPr>
              <w:pStyle w:val="NoSpacing"/>
              <w:spacing w:line="240" w:lineRule="auto"/>
              <w:rPr>
                <w:i/>
              </w:rPr>
            </w:pPr>
            <w:r w:rsidRPr="008231A9">
              <w:rPr>
                <w:i/>
              </w:rPr>
              <w:t>(code)</w:t>
            </w:r>
          </w:p>
        </w:tc>
      </w:tr>
      <w:tr w:rsidR="00481164" w:rsidRPr="008231A9" w14:paraId="0B969C7F" w14:textId="77777777">
        <w:tc>
          <w:tcPr>
            <w:tcW w:w="354" w:type="dxa"/>
          </w:tcPr>
          <w:p w14:paraId="77893B30" w14:textId="77777777" w:rsidR="00481164" w:rsidRPr="008231A9" w:rsidRDefault="00481164" w:rsidP="001A62FC">
            <w:pPr>
              <w:pStyle w:val="NoSpacing"/>
              <w:spacing w:line="240" w:lineRule="auto"/>
            </w:pPr>
          </w:p>
        </w:tc>
        <w:tc>
          <w:tcPr>
            <w:tcW w:w="5046" w:type="dxa"/>
            <w:tcBorders>
              <w:right w:val="nil"/>
            </w:tcBorders>
          </w:tcPr>
          <w:p w14:paraId="74C37528" w14:textId="77777777" w:rsidR="00481164" w:rsidRDefault="00481164" w:rsidP="001A62FC">
            <w:pPr>
              <w:pStyle w:val="NoSpacing"/>
              <w:spacing w:line="240" w:lineRule="auto"/>
              <w:rPr>
                <w:color w:val="000000" w:themeColor="text1"/>
              </w:rPr>
            </w:pPr>
            <w:r>
              <w:rPr>
                <w:color w:val="000000" w:themeColor="text1"/>
              </w:rPr>
              <w:t xml:space="preserve">G13. </w:t>
            </w:r>
            <w:r w:rsidRPr="00297EDA">
              <w:rPr>
                <w:color w:val="000000" w:themeColor="text1"/>
              </w:rPr>
              <w:t xml:space="preserve">Are there forest user groups in this community? </w:t>
            </w:r>
          </w:p>
          <w:p w14:paraId="09726B04" w14:textId="77777777" w:rsidR="00007605" w:rsidRDefault="00007605" w:rsidP="001A62FC">
            <w:pPr>
              <w:pStyle w:val="NoSpacing"/>
              <w:spacing w:line="240" w:lineRule="auto"/>
              <w:rPr>
                <w:color w:val="000000" w:themeColor="text1"/>
              </w:rPr>
            </w:pPr>
          </w:p>
          <w:p w14:paraId="05803DC4" w14:textId="77777777" w:rsidR="00007605" w:rsidRDefault="00007605" w:rsidP="00007605">
            <w:pPr>
              <w:pStyle w:val="NoSpacing"/>
              <w:spacing w:line="240" w:lineRule="auto"/>
              <w:rPr>
                <w:color w:val="000000" w:themeColor="text1"/>
              </w:rPr>
            </w:pPr>
            <w:r>
              <w:rPr>
                <w:color w:val="000000" w:themeColor="text1"/>
              </w:rPr>
              <w:t>Enumerator hint: Are there formally organized</w:t>
            </w:r>
            <w:r w:rsidRPr="00297EDA">
              <w:rPr>
                <w:color w:val="000000" w:themeColor="text1"/>
              </w:rPr>
              <w:t xml:space="preserve"> groups that manage activities related to the management of the forest (i.e. fire fighting, patrolling, tourism, tree planting, forest product harvesting, etc.</w:t>
            </w:r>
            <w:proofErr w:type="gramStart"/>
            <w:r w:rsidRPr="00297EDA">
              <w:rPr>
                <w:color w:val="000000" w:themeColor="text1"/>
              </w:rPr>
              <w:t>)</w:t>
            </w:r>
            <w:r>
              <w:rPr>
                <w:color w:val="000000" w:themeColor="text1"/>
              </w:rPr>
              <w:t xml:space="preserve"> ?</w:t>
            </w:r>
            <w:proofErr w:type="gramEnd"/>
          </w:p>
          <w:p w14:paraId="66B0904E" w14:textId="23CE3C5B" w:rsidR="00007605" w:rsidRDefault="00007605" w:rsidP="00007605">
            <w:pPr>
              <w:pStyle w:val="NoSpacing"/>
              <w:spacing w:line="240" w:lineRule="auto"/>
              <w:rPr>
                <w:color w:val="000000" w:themeColor="text1"/>
              </w:rPr>
            </w:pPr>
            <w:r>
              <w:rPr>
                <w:i/>
                <w:color w:val="000000" w:themeColor="text1"/>
              </w:rPr>
              <w:lastRenderedPageBreak/>
              <w:t>If 0, skip to X</w:t>
            </w:r>
          </w:p>
        </w:tc>
        <w:tc>
          <w:tcPr>
            <w:tcW w:w="4320" w:type="dxa"/>
            <w:gridSpan w:val="2"/>
            <w:tcBorders>
              <w:left w:val="nil"/>
              <w:right w:val="single" w:sz="18" w:space="0" w:color="auto"/>
            </w:tcBorders>
          </w:tcPr>
          <w:p w14:paraId="58009E07" w14:textId="77777777" w:rsidR="00481164" w:rsidRPr="00297EDA" w:rsidRDefault="00481164" w:rsidP="00481164">
            <w:pPr>
              <w:pStyle w:val="NoSpacing"/>
              <w:spacing w:line="240" w:lineRule="auto"/>
              <w:rPr>
                <w:rFonts w:eastAsia="Calibri" w:cs="Times New Roman"/>
              </w:rPr>
            </w:pPr>
            <w:r w:rsidRPr="00297EDA">
              <w:rPr>
                <w:rFonts w:eastAsia="Calibri" w:cs="Times New Roman"/>
              </w:rPr>
              <w:lastRenderedPageBreak/>
              <w:t>0=No</w:t>
            </w:r>
          </w:p>
          <w:p w14:paraId="2ABB681B" w14:textId="77777777" w:rsidR="00481164" w:rsidRPr="00297EDA" w:rsidRDefault="00481164" w:rsidP="00481164">
            <w:pPr>
              <w:pStyle w:val="NoSpacing"/>
              <w:spacing w:line="240" w:lineRule="auto"/>
              <w:rPr>
                <w:rFonts w:eastAsia="Calibri" w:cs="Times New Roman"/>
              </w:rPr>
            </w:pPr>
            <w:r w:rsidRPr="00297EDA">
              <w:rPr>
                <w:rFonts w:eastAsia="Calibri" w:cs="Times New Roman"/>
              </w:rPr>
              <w:t xml:space="preserve">1=Yes </w:t>
            </w:r>
          </w:p>
          <w:p w14:paraId="7295AD6C" w14:textId="77777777" w:rsidR="00481164" w:rsidRPr="00297EDA" w:rsidRDefault="00481164" w:rsidP="00481164">
            <w:pPr>
              <w:pStyle w:val="NoSpacing"/>
              <w:spacing w:line="240" w:lineRule="auto"/>
              <w:rPr>
                <w:rFonts w:eastAsia="Calibri" w:cs="Times New Roman"/>
              </w:rPr>
            </w:pPr>
            <w:r w:rsidRPr="00297EDA">
              <w:rPr>
                <w:rFonts w:eastAsia="Calibri" w:cs="Times New Roman"/>
              </w:rPr>
              <w:t>888=Don’t know</w:t>
            </w:r>
          </w:p>
          <w:p w14:paraId="1E9CE185" w14:textId="732AEB5D" w:rsidR="00481164" w:rsidRPr="00297EDA" w:rsidRDefault="00481164" w:rsidP="00481164">
            <w:pPr>
              <w:pStyle w:val="NoSpacing"/>
              <w:spacing w:line="240" w:lineRule="auto"/>
              <w:rPr>
                <w:rFonts w:eastAsia="Calibri" w:cs="Times New Roman"/>
              </w:rPr>
            </w:pPr>
            <w:r w:rsidRPr="00297EDA">
              <w:rPr>
                <w:rFonts w:eastAsia="Calibri" w:cs="Times New Roman"/>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03847559" w14:textId="41CC65D2" w:rsidR="00481164" w:rsidRPr="008231A9" w:rsidRDefault="00481164" w:rsidP="001A62FC">
            <w:pPr>
              <w:pStyle w:val="NoSpacing"/>
              <w:spacing w:line="240" w:lineRule="auto"/>
              <w:rPr>
                <w:i/>
              </w:rPr>
            </w:pPr>
            <w:r w:rsidRPr="008231A9">
              <w:rPr>
                <w:i/>
              </w:rPr>
              <w:t>(code)</w:t>
            </w:r>
          </w:p>
        </w:tc>
      </w:tr>
    </w:tbl>
    <w:p w14:paraId="532C6DBC" w14:textId="77777777" w:rsidR="00D3313B" w:rsidRDefault="00D3313B" w:rsidP="001A62FC">
      <w:pPr>
        <w:pStyle w:val="NoSpacing"/>
        <w:spacing w:line="240" w:lineRule="auto"/>
      </w:pPr>
    </w:p>
    <w:p w14:paraId="6A7A96AB" w14:textId="77777777" w:rsidR="008B6D0F" w:rsidRDefault="008B6D0F" w:rsidP="001A62FC">
      <w:pPr>
        <w:pStyle w:val="NoSpacing"/>
        <w:spacing w:line="240" w:lineRule="auto"/>
      </w:pPr>
    </w:p>
    <w:p w14:paraId="7BF301FF" w14:textId="77777777" w:rsidR="008B6D0F" w:rsidRDefault="008B6D0F" w:rsidP="001A62FC">
      <w:pPr>
        <w:pStyle w:val="NoSpacing"/>
        <w:spacing w:line="240" w:lineRule="auto"/>
        <w:sectPr w:rsidR="008B6D0F">
          <w:pgSz w:w="12240" w:h="15840"/>
          <w:pgMar w:top="1440" w:right="1440" w:bottom="1440" w:left="1440" w:header="720" w:footer="720" w:gutter="0"/>
          <w:cols w:space="720"/>
          <w:docGrid w:linePitch="360"/>
        </w:sectPr>
      </w:pPr>
    </w:p>
    <w:p w14:paraId="34A098B6" w14:textId="77777777" w:rsidR="00587DAF" w:rsidRPr="0042039E" w:rsidRDefault="00C35142" w:rsidP="0042039E">
      <w:pPr>
        <w:pStyle w:val="NoSpacing"/>
        <w:rPr>
          <w:rStyle w:val="Emphasis"/>
        </w:rPr>
      </w:pPr>
      <w:r w:rsidRPr="0042039E">
        <w:rPr>
          <w:rStyle w:val="Emphasis"/>
        </w:rPr>
        <w:lastRenderedPageBreak/>
        <w:t xml:space="preserve">Section G continued. </w:t>
      </w:r>
      <w:r w:rsidR="008B6D0F" w:rsidRPr="0042039E">
        <w:rPr>
          <w:rStyle w:val="Emphasis"/>
        </w:rPr>
        <w:t>Forest Management Group Roster</w:t>
      </w:r>
    </w:p>
    <w:tbl>
      <w:tblPr>
        <w:tblStyle w:val="TableGrid"/>
        <w:tblW w:w="14400" w:type="dxa"/>
        <w:tblInd w:w="-725" w:type="dxa"/>
        <w:tblCellMar>
          <w:left w:w="72" w:type="dxa"/>
          <w:right w:w="72" w:type="dxa"/>
        </w:tblCellMar>
        <w:tblLook w:val="04A0" w:firstRow="1" w:lastRow="0" w:firstColumn="1" w:lastColumn="0" w:noHBand="0" w:noVBand="1"/>
      </w:tblPr>
      <w:tblGrid>
        <w:gridCol w:w="326"/>
        <w:gridCol w:w="1474"/>
        <w:gridCol w:w="1440"/>
        <w:gridCol w:w="1440"/>
        <w:gridCol w:w="2880"/>
        <w:gridCol w:w="1440"/>
        <w:gridCol w:w="1800"/>
        <w:gridCol w:w="1800"/>
        <w:gridCol w:w="1800"/>
      </w:tblGrid>
      <w:tr w:rsidR="00587DAF" w:rsidRPr="00587DAF" w14:paraId="4906476C" w14:textId="77777777">
        <w:tc>
          <w:tcPr>
            <w:tcW w:w="326" w:type="dxa"/>
            <w:tcBorders>
              <w:top w:val="single" w:sz="4" w:space="0" w:color="auto"/>
              <w:left w:val="single" w:sz="4" w:space="0" w:color="auto"/>
              <w:bottom w:val="single" w:sz="4" w:space="0" w:color="auto"/>
              <w:right w:val="single" w:sz="4" w:space="0" w:color="auto"/>
            </w:tcBorders>
          </w:tcPr>
          <w:p w14:paraId="100F4860" w14:textId="77777777" w:rsidR="00587DAF" w:rsidRPr="00587DAF" w:rsidRDefault="00587DAF" w:rsidP="001A62FC">
            <w:pPr>
              <w:pStyle w:val="NoSpacing"/>
              <w:spacing w:line="240" w:lineRule="auto"/>
            </w:pPr>
          </w:p>
        </w:tc>
        <w:tc>
          <w:tcPr>
            <w:tcW w:w="1474" w:type="dxa"/>
            <w:tcBorders>
              <w:top w:val="single" w:sz="4" w:space="0" w:color="auto"/>
              <w:left w:val="single" w:sz="4" w:space="0" w:color="auto"/>
              <w:bottom w:val="single" w:sz="4" w:space="0" w:color="auto"/>
              <w:right w:val="single" w:sz="4" w:space="0" w:color="auto"/>
            </w:tcBorders>
          </w:tcPr>
          <w:p w14:paraId="35583E94" w14:textId="77777777" w:rsidR="00587DAF" w:rsidRPr="00587DAF" w:rsidRDefault="00587DAF" w:rsidP="001A62FC">
            <w:pPr>
              <w:pStyle w:val="NoSpacing"/>
              <w:spacing w:line="240" w:lineRule="auto"/>
            </w:pPr>
            <w:r w:rsidRPr="00587DAF">
              <w:t>Name of the group</w:t>
            </w:r>
          </w:p>
        </w:tc>
        <w:tc>
          <w:tcPr>
            <w:tcW w:w="1440" w:type="dxa"/>
            <w:tcBorders>
              <w:top w:val="single" w:sz="4" w:space="0" w:color="auto"/>
              <w:left w:val="single" w:sz="4" w:space="0" w:color="auto"/>
              <w:bottom w:val="single" w:sz="4" w:space="0" w:color="auto"/>
              <w:right w:val="single" w:sz="4" w:space="0" w:color="auto"/>
            </w:tcBorders>
          </w:tcPr>
          <w:p w14:paraId="156573FB" w14:textId="77777777" w:rsidR="00587DAF" w:rsidRPr="00587DAF" w:rsidRDefault="003C72D1" w:rsidP="001A62FC">
            <w:pPr>
              <w:pStyle w:val="NoSpacing"/>
              <w:spacing w:line="240" w:lineRule="auto"/>
            </w:pPr>
            <w:r>
              <w:t xml:space="preserve">G15. </w:t>
            </w:r>
            <w:r w:rsidR="00587DAF" w:rsidRPr="00587DAF">
              <w:t xml:space="preserve">Which community members are involved? </w:t>
            </w:r>
          </w:p>
          <w:p w14:paraId="701F3135" w14:textId="77777777" w:rsidR="00587DAF" w:rsidRPr="00587DAF" w:rsidRDefault="004E54F1" w:rsidP="001A62FC">
            <w:pPr>
              <w:pStyle w:val="NoSpacing"/>
              <w:spacing w:line="240" w:lineRule="auto"/>
            </w:pPr>
            <w:r>
              <w:t>1=</w:t>
            </w:r>
            <w:r w:rsidR="00587DAF" w:rsidRPr="00587DAF">
              <w:t>All</w:t>
            </w:r>
          </w:p>
          <w:p w14:paraId="77AFB3F7" w14:textId="77777777" w:rsidR="00587DAF" w:rsidRPr="00587DAF" w:rsidRDefault="004E54F1" w:rsidP="001A62FC">
            <w:pPr>
              <w:pStyle w:val="NoSpacing"/>
              <w:spacing w:line="240" w:lineRule="auto"/>
            </w:pPr>
            <w:r>
              <w:t>2=</w:t>
            </w:r>
            <w:r w:rsidR="00587DAF" w:rsidRPr="00587DAF">
              <w:t>Just Men</w:t>
            </w:r>
          </w:p>
          <w:p w14:paraId="2A97F25C" w14:textId="77777777" w:rsidR="00587DAF" w:rsidRPr="00587DAF" w:rsidRDefault="004E54F1" w:rsidP="001A62FC">
            <w:pPr>
              <w:pStyle w:val="NoSpacing"/>
              <w:spacing w:line="240" w:lineRule="auto"/>
            </w:pPr>
            <w:r>
              <w:t>3=</w:t>
            </w:r>
            <w:r w:rsidR="00587DAF" w:rsidRPr="00587DAF">
              <w:t xml:space="preserve">A mix of men and women </w:t>
            </w:r>
          </w:p>
        </w:tc>
        <w:tc>
          <w:tcPr>
            <w:tcW w:w="1440" w:type="dxa"/>
            <w:tcBorders>
              <w:top w:val="single" w:sz="4" w:space="0" w:color="auto"/>
              <w:left w:val="single" w:sz="4" w:space="0" w:color="auto"/>
              <w:bottom w:val="single" w:sz="4" w:space="0" w:color="auto"/>
              <w:right w:val="single" w:sz="4" w:space="0" w:color="auto"/>
            </w:tcBorders>
          </w:tcPr>
          <w:p w14:paraId="22396EFE" w14:textId="77777777" w:rsidR="00587DAF" w:rsidRPr="00587DAF" w:rsidRDefault="003C72D1" w:rsidP="001A62FC">
            <w:pPr>
              <w:pStyle w:val="NoSpacing"/>
              <w:spacing w:line="240" w:lineRule="auto"/>
            </w:pPr>
            <w:r>
              <w:t xml:space="preserve">G16. </w:t>
            </w:r>
            <w:r w:rsidR="00587DAF" w:rsidRPr="00587DAF">
              <w:t>How many members are in the group?</w:t>
            </w:r>
          </w:p>
        </w:tc>
        <w:tc>
          <w:tcPr>
            <w:tcW w:w="2880" w:type="dxa"/>
            <w:tcBorders>
              <w:top w:val="single" w:sz="4" w:space="0" w:color="auto"/>
              <w:left w:val="single" w:sz="4" w:space="0" w:color="auto"/>
              <w:bottom w:val="single" w:sz="4" w:space="0" w:color="auto"/>
              <w:right w:val="single" w:sz="4" w:space="0" w:color="auto"/>
            </w:tcBorders>
          </w:tcPr>
          <w:p w14:paraId="1063C943" w14:textId="77777777" w:rsidR="00587DAF" w:rsidRPr="00587DAF" w:rsidRDefault="003C72D1" w:rsidP="001A62FC">
            <w:pPr>
              <w:pStyle w:val="NoSpacing"/>
              <w:spacing w:line="240" w:lineRule="auto"/>
            </w:pPr>
            <w:r>
              <w:t xml:space="preserve">G17. </w:t>
            </w:r>
            <w:r w:rsidR="00587DAF" w:rsidRPr="00587DAF">
              <w:t>How many times per year does the group have meetings?</w:t>
            </w:r>
          </w:p>
          <w:p w14:paraId="5F2CD1A6" w14:textId="77777777" w:rsidR="00587DAF" w:rsidRPr="00587DAF" w:rsidRDefault="00587DAF" w:rsidP="001A62FC">
            <w:pPr>
              <w:pStyle w:val="NoSpacing"/>
              <w:spacing w:line="240" w:lineRule="auto"/>
            </w:pPr>
            <w:r w:rsidRPr="00587DAF">
              <w:t>1</w:t>
            </w:r>
            <w:r w:rsidR="00597904">
              <w:t>=</w:t>
            </w:r>
            <w:r w:rsidRPr="00587DAF">
              <w:t>Every week</w:t>
            </w:r>
          </w:p>
          <w:p w14:paraId="5573C3FD" w14:textId="77777777" w:rsidR="00587DAF" w:rsidRPr="00587DAF" w:rsidRDefault="00587DAF" w:rsidP="001A62FC">
            <w:pPr>
              <w:pStyle w:val="NoSpacing"/>
              <w:spacing w:line="240" w:lineRule="auto"/>
            </w:pPr>
            <w:r w:rsidRPr="00587DAF">
              <w:t>2</w:t>
            </w:r>
            <w:r w:rsidR="00597904">
              <w:t>=</w:t>
            </w:r>
            <w:r w:rsidRPr="00587DAF">
              <w:t>About once per month</w:t>
            </w:r>
          </w:p>
          <w:p w14:paraId="5532B652" w14:textId="77777777" w:rsidR="00587DAF" w:rsidRPr="00587DAF" w:rsidRDefault="00587DAF" w:rsidP="001A62FC">
            <w:pPr>
              <w:pStyle w:val="NoSpacing"/>
              <w:spacing w:line="240" w:lineRule="auto"/>
            </w:pPr>
            <w:r w:rsidRPr="00587DAF">
              <w:t>3</w:t>
            </w:r>
            <w:r w:rsidR="00597904">
              <w:t>=</w:t>
            </w:r>
            <w:r w:rsidRPr="00587DAF">
              <w:t>Once every 3-4 months</w:t>
            </w:r>
          </w:p>
          <w:p w14:paraId="158959D5" w14:textId="77777777" w:rsidR="00587DAF" w:rsidRPr="00587DAF" w:rsidRDefault="00587DAF" w:rsidP="001A62FC">
            <w:pPr>
              <w:pStyle w:val="NoSpacing"/>
              <w:spacing w:line="240" w:lineRule="auto"/>
            </w:pPr>
            <w:r w:rsidRPr="00587DAF">
              <w:t>4=Once per year</w:t>
            </w:r>
          </w:p>
          <w:p w14:paraId="51480563" w14:textId="77777777" w:rsidR="00587DAF" w:rsidRPr="00587DAF" w:rsidRDefault="00587DAF" w:rsidP="001A62FC">
            <w:pPr>
              <w:pStyle w:val="NoSpacing"/>
              <w:spacing w:line="240" w:lineRule="auto"/>
            </w:pPr>
            <w:r w:rsidRPr="00587DAF">
              <w:t>5</w:t>
            </w:r>
            <w:r w:rsidR="00597904">
              <w:t>=</w:t>
            </w:r>
            <w:r w:rsidRPr="00587DAF">
              <w:t>Less than once per year</w:t>
            </w:r>
          </w:p>
          <w:p w14:paraId="53038BF8" w14:textId="77777777" w:rsidR="00587DAF" w:rsidRPr="00587DAF" w:rsidRDefault="00587DAF" w:rsidP="001A62FC">
            <w:pPr>
              <w:pStyle w:val="NoSpacing"/>
              <w:spacing w:line="240" w:lineRule="auto"/>
            </w:pPr>
            <w:r w:rsidRPr="00587DAF">
              <w:t>888=Don’t know</w:t>
            </w:r>
          </w:p>
        </w:tc>
        <w:tc>
          <w:tcPr>
            <w:tcW w:w="1440" w:type="dxa"/>
            <w:tcBorders>
              <w:top w:val="single" w:sz="4" w:space="0" w:color="auto"/>
              <w:left w:val="single" w:sz="4" w:space="0" w:color="auto"/>
              <w:bottom w:val="single" w:sz="4" w:space="0" w:color="auto"/>
              <w:right w:val="single" w:sz="4" w:space="0" w:color="auto"/>
            </w:tcBorders>
          </w:tcPr>
          <w:p w14:paraId="4A1D7D3D" w14:textId="77777777" w:rsidR="00587DAF" w:rsidRPr="00587DAF" w:rsidRDefault="003C72D1" w:rsidP="001A62FC">
            <w:pPr>
              <w:pStyle w:val="NoSpacing"/>
              <w:spacing w:line="240" w:lineRule="auto"/>
            </w:pPr>
            <w:r>
              <w:t xml:space="preserve">G18. </w:t>
            </w:r>
            <w:r w:rsidR="00587DAF" w:rsidRPr="00587DAF">
              <w:t xml:space="preserve">How are leaders and members selected? </w:t>
            </w:r>
          </w:p>
        </w:tc>
        <w:tc>
          <w:tcPr>
            <w:tcW w:w="1800" w:type="dxa"/>
            <w:tcBorders>
              <w:top w:val="single" w:sz="4" w:space="0" w:color="auto"/>
              <w:left w:val="single" w:sz="4" w:space="0" w:color="auto"/>
              <w:bottom w:val="single" w:sz="4" w:space="0" w:color="auto"/>
              <w:right w:val="single" w:sz="4" w:space="0" w:color="auto"/>
            </w:tcBorders>
          </w:tcPr>
          <w:p w14:paraId="685A6653" w14:textId="7066370F" w:rsidR="00587DAF" w:rsidRPr="00587DAF" w:rsidRDefault="003C72D1" w:rsidP="001A62FC">
            <w:pPr>
              <w:pStyle w:val="NoSpacing"/>
              <w:spacing w:line="240" w:lineRule="auto"/>
            </w:pPr>
            <w:r>
              <w:t xml:space="preserve">G19. </w:t>
            </w:r>
            <w:r w:rsidR="00587DAF" w:rsidRPr="00587DAF">
              <w:t>Does the group have any support from</w:t>
            </w:r>
            <w:r w:rsidR="004611A2">
              <w:t xml:space="preserve"> companies,</w:t>
            </w:r>
            <w:r w:rsidR="00587DAF" w:rsidRPr="00587DAF">
              <w:t xml:space="preserve"> government</w:t>
            </w:r>
            <w:r w:rsidR="004611A2">
              <w:t xml:space="preserve"> institutions, </w:t>
            </w:r>
            <w:r w:rsidR="00587DAF" w:rsidRPr="00587DAF">
              <w:t xml:space="preserve">or NGOs?  </w:t>
            </w:r>
          </w:p>
          <w:p w14:paraId="6F145DD5" w14:textId="77777777" w:rsidR="00587DAF" w:rsidRPr="00587DAF" w:rsidRDefault="004E54F1" w:rsidP="001A62FC">
            <w:pPr>
              <w:pStyle w:val="NoSpacing"/>
              <w:spacing w:line="240" w:lineRule="auto"/>
            </w:pPr>
            <w:r>
              <w:t>0=</w:t>
            </w:r>
            <w:r w:rsidR="00587DAF" w:rsidRPr="00587DAF">
              <w:t>No</w:t>
            </w:r>
          </w:p>
          <w:p w14:paraId="7B60B2DB" w14:textId="77777777" w:rsidR="00587DAF" w:rsidRPr="00587DAF" w:rsidRDefault="004E54F1" w:rsidP="001A62FC">
            <w:pPr>
              <w:pStyle w:val="NoSpacing"/>
              <w:spacing w:line="240" w:lineRule="auto"/>
            </w:pPr>
            <w:r>
              <w:t>1=</w:t>
            </w:r>
            <w:r w:rsidR="00587DAF" w:rsidRPr="00587DAF">
              <w:t>Yes</w:t>
            </w:r>
          </w:p>
          <w:p w14:paraId="47BA6CC6" w14:textId="77777777" w:rsidR="00587DAF" w:rsidRPr="00587DAF" w:rsidRDefault="00587DAF" w:rsidP="001A62FC">
            <w:pPr>
              <w:pStyle w:val="NoSpacing"/>
              <w:spacing w:line="240" w:lineRule="auto"/>
            </w:pPr>
            <w:r w:rsidRPr="00587DAF">
              <w:t>888</w:t>
            </w:r>
            <w:r w:rsidR="004E54F1">
              <w:t>=</w:t>
            </w:r>
            <w:r w:rsidRPr="00587DAF">
              <w:t>Don’t know</w:t>
            </w:r>
          </w:p>
        </w:tc>
        <w:tc>
          <w:tcPr>
            <w:tcW w:w="1800" w:type="dxa"/>
            <w:tcBorders>
              <w:top w:val="single" w:sz="4" w:space="0" w:color="auto"/>
              <w:left w:val="single" w:sz="4" w:space="0" w:color="auto"/>
              <w:bottom w:val="single" w:sz="4" w:space="0" w:color="auto"/>
              <w:right w:val="single" w:sz="4" w:space="0" w:color="auto"/>
            </w:tcBorders>
          </w:tcPr>
          <w:p w14:paraId="55EBD373" w14:textId="664937B8" w:rsidR="00587DAF" w:rsidRPr="00587DAF" w:rsidRDefault="003C72D1" w:rsidP="001A62FC">
            <w:pPr>
              <w:pStyle w:val="NoSpacing"/>
              <w:spacing w:line="240" w:lineRule="auto"/>
            </w:pPr>
            <w:r>
              <w:t xml:space="preserve">G20. </w:t>
            </w:r>
            <w:r w:rsidR="00587DAF" w:rsidRPr="00587DAF">
              <w:t>Which companies</w:t>
            </w:r>
            <w:r w:rsidR="00B74BD1">
              <w:t>, government institutions</w:t>
            </w:r>
            <w:r w:rsidR="004611A2">
              <w:t xml:space="preserve"> </w:t>
            </w:r>
            <w:r w:rsidR="00587DAF" w:rsidRPr="00587DAF">
              <w:t>or NGOs?</w:t>
            </w:r>
          </w:p>
          <w:p w14:paraId="531BD5B7" w14:textId="511E61DA" w:rsidR="00587DAF" w:rsidRDefault="00B74BD1" w:rsidP="001A62FC">
            <w:pPr>
              <w:pStyle w:val="NoSpacing"/>
              <w:spacing w:line="240" w:lineRule="auto"/>
              <w:rPr>
                <w:i/>
              </w:rPr>
            </w:pPr>
            <w:r>
              <w:rPr>
                <w:i/>
              </w:rPr>
              <w:t>Probe and code</w:t>
            </w:r>
          </w:p>
          <w:p w14:paraId="21EB8714" w14:textId="77777777" w:rsidR="004611A2" w:rsidRDefault="004611A2" w:rsidP="001A62FC">
            <w:pPr>
              <w:pStyle w:val="NoSpacing"/>
              <w:spacing w:line="240" w:lineRule="auto"/>
              <w:rPr>
                <w:i/>
              </w:rPr>
            </w:pPr>
            <w:r>
              <w:rPr>
                <w:i/>
              </w:rPr>
              <w:t>1-DFO</w:t>
            </w:r>
          </w:p>
          <w:p w14:paraId="63A9E00F" w14:textId="5D0F6023" w:rsidR="004611A2" w:rsidRDefault="005A6F33" w:rsidP="001A62FC">
            <w:pPr>
              <w:pStyle w:val="NoSpacing"/>
              <w:spacing w:line="240" w:lineRule="auto"/>
              <w:rPr>
                <w:i/>
              </w:rPr>
            </w:pPr>
            <w:r>
              <w:rPr>
                <w:i/>
              </w:rPr>
              <w:t>2-NGOs (please, specify)</w:t>
            </w:r>
          </w:p>
          <w:p w14:paraId="40E38EB5" w14:textId="74E69A14" w:rsidR="005A6F33" w:rsidRDefault="005A6F33" w:rsidP="001A62FC">
            <w:pPr>
              <w:pStyle w:val="NoSpacing"/>
              <w:spacing w:line="240" w:lineRule="auto"/>
              <w:rPr>
                <w:i/>
              </w:rPr>
            </w:pPr>
            <w:r>
              <w:rPr>
                <w:i/>
              </w:rPr>
              <w:t>3-ZAWA</w:t>
            </w:r>
          </w:p>
          <w:p w14:paraId="7924B6F5" w14:textId="108BC4F3" w:rsidR="005A6F33" w:rsidRDefault="005A6F33" w:rsidP="001A62FC">
            <w:pPr>
              <w:pStyle w:val="NoSpacing"/>
              <w:spacing w:line="240" w:lineRule="auto"/>
              <w:rPr>
                <w:i/>
              </w:rPr>
            </w:pPr>
            <w:r>
              <w:rPr>
                <w:i/>
              </w:rPr>
              <w:t>4- international donors</w:t>
            </w:r>
          </w:p>
          <w:p w14:paraId="1E75BAD3" w14:textId="77777777" w:rsidR="00B74BD1" w:rsidRPr="005A6F33" w:rsidRDefault="00B74BD1" w:rsidP="001A62FC">
            <w:pPr>
              <w:pStyle w:val="NoSpacing"/>
              <w:tabs>
                <w:tab w:val="center" w:pos="4680"/>
                <w:tab w:val="right" w:pos="9360"/>
              </w:tabs>
              <w:spacing w:line="240" w:lineRule="auto"/>
              <w:rPr>
                <w:i/>
              </w:rPr>
            </w:pPr>
          </w:p>
          <w:p w14:paraId="6DE2BFBE" w14:textId="77777777" w:rsidR="00587DAF" w:rsidRPr="00587DAF" w:rsidRDefault="00587DAF" w:rsidP="001A62FC">
            <w:pPr>
              <w:pStyle w:val="NoSpacing"/>
              <w:spacing w:line="240" w:lineRule="auto"/>
            </w:pPr>
            <w:r w:rsidRPr="00587DAF">
              <w:t>888=Don’t know</w:t>
            </w:r>
          </w:p>
        </w:tc>
        <w:tc>
          <w:tcPr>
            <w:tcW w:w="1800" w:type="dxa"/>
            <w:tcBorders>
              <w:top w:val="single" w:sz="4" w:space="0" w:color="auto"/>
              <w:left w:val="single" w:sz="4" w:space="0" w:color="auto"/>
              <w:bottom w:val="single" w:sz="4" w:space="0" w:color="auto"/>
              <w:right w:val="single" w:sz="4" w:space="0" w:color="auto"/>
            </w:tcBorders>
          </w:tcPr>
          <w:p w14:paraId="2EE2DC4D" w14:textId="77777777" w:rsidR="00587DAF" w:rsidRPr="00587DAF" w:rsidRDefault="003C72D1" w:rsidP="001A62FC">
            <w:pPr>
              <w:pStyle w:val="NoSpacing"/>
              <w:spacing w:line="240" w:lineRule="auto"/>
            </w:pPr>
            <w:r>
              <w:t xml:space="preserve">G21. </w:t>
            </w:r>
            <w:r w:rsidR="00587DAF" w:rsidRPr="00587DAF">
              <w:t>What type of activities does each group do?</w:t>
            </w:r>
          </w:p>
          <w:p w14:paraId="502A4E9D" w14:textId="77777777" w:rsidR="00587DAF" w:rsidRPr="00587DAF" w:rsidRDefault="00587DAF" w:rsidP="001A62FC">
            <w:pPr>
              <w:pStyle w:val="NoSpacing"/>
              <w:spacing w:line="240" w:lineRule="auto"/>
            </w:pPr>
          </w:p>
          <w:p w14:paraId="0216B24F" w14:textId="77777777" w:rsidR="00587DAF" w:rsidRPr="00587DAF" w:rsidRDefault="001D752A" w:rsidP="001A62FC">
            <w:pPr>
              <w:pStyle w:val="NoSpacing"/>
              <w:spacing w:line="240" w:lineRule="auto"/>
              <w:rPr>
                <w:i/>
              </w:rPr>
            </w:pPr>
            <w:r>
              <w:rPr>
                <w:i/>
              </w:rPr>
              <w:t>See codes 101</w:t>
            </w:r>
            <w:r w:rsidR="00587DAF" w:rsidRPr="00587DAF">
              <w:rPr>
                <w:i/>
              </w:rPr>
              <w:t xml:space="preserve"> below</w:t>
            </w:r>
          </w:p>
          <w:p w14:paraId="3BC328F0" w14:textId="77777777" w:rsidR="00587DAF" w:rsidRPr="00587DAF" w:rsidRDefault="00587DAF" w:rsidP="001A62FC">
            <w:pPr>
              <w:pStyle w:val="NoSpacing"/>
              <w:spacing w:line="240" w:lineRule="auto"/>
              <w:rPr>
                <w:i/>
              </w:rPr>
            </w:pPr>
            <w:r w:rsidRPr="00587DAF">
              <w:rPr>
                <w:i/>
              </w:rPr>
              <w:t xml:space="preserve">Probe and code, select all that apply. </w:t>
            </w:r>
          </w:p>
        </w:tc>
      </w:tr>
      <w:tr w:rsidR="00587DAF" w:rsidRPr="00587DAF" w14:paraId="459CA3F4" w14:textId="77777777">
        <w:tc>
          <w:tcPr>
            <w:tcW w:w="326" w:type="dxa"/>
            <w:tcBorders>
              <w:top w:val="single" w:sz="4" w:space="0" w:color="auto"/>
              <w:left w:val="single" w:sz="4" w:space="0" w:color="auto"/>
              <w:bottom w:val="single" w:sz="4" w:space="0" w:color="auto"/>
              <w:right w:val="single" w:sz="4" w:space="0" w:color="auto"/>
            </w:tcBorders>
          </w:tcPr>
          <w:p w14:paraId="10EEC89D" w14:textId="07057878" w:rsidR="00587DAF" w:rsidRPr="00587DAF" w:rsidRDefault="00587DAF" w:rsidP="001A62FC">
            <w:pPr>
              <w:pStyle w:val="NoSpacing"/>
              <w:spacing w:line="240" w:lineRule="auto"/>
            </w:pPr>
          </w:p>
        </w:tc>
        <w:tc>
          <w:tcPr>
            <w:tcW w:w="1474" w:type="dxa"/>
            <w:tcBorders>
              <w:top w:val="single" w:sz="4" w:space="0" w:color="auto"/>
              <w:left w:val="single" w:sz="4" w:space="0" w:color="auto"/>
              <w:bottom w:val="single" w:sz="4" w:space="0" w:color="auto"/>
              <w:right w:val="single" w:sz="4" w:space="0" w:color="auto"/>
            </w:tcBorders>
          </w:tcPr>
          <w:p w14:paraId="3392E25D" w14:textId="77777777" w:rsidR="00587DAF" w:rsidRPr="00587DAF" w:rsidRDefault="00587DAF"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2502CD86" w14:textId="77777777" w:rsidR="00587DAF" w:rsidRPr="00587DAF" w:rsidRDefault="00587DAF"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779348F2" w14:textId="77777777" w:rsidR="00587DAF" w:rsidRPr="00587DAF" w:rsidRDefault="00587DAF" w:rsidP="001A62FC">
            <w:pPr>
              <w:pStyle w:val="NoSpacing"/>
              <w:spacing w:line="240" w:lineRule="auto"/>
            </w:pPr>
          </w:p>
        </w:tc>
        <w:tc>
          <w:tcPr>
            <w:tcW w:w="2880" w:type="dxa"/>
            <w:tcBorders>
              <w:top w:val="single" w:sz="4" w:space="0" w:color="auto"/>
              <w:left w:val="single" w:sz="4" w:space="0" w:color="auto"/>
              <w:bottom w:val="single" w:sz="4" w:space="0" w:color="auto"/>
              <w:right w:val="single" w:sz="4" w:space="0" w:color="auto"/>
            </w:tcBorders>
          </w:tcPr>
          <w:p w14:paraId="68625FC0" w14:textId="77777777" w:rsidR="00587DAF" w:rsidRPr="00587DAF" w:rsidRDefault="00587DAF"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21004210" w14:textId="77777777" w:rsidR="00587DAF" w:rsidRPr="00587DAF" w:rsidRDefault="00587DAF" w:rsidP="001A62FC">
            <w:pPr>
              <w:pStyle w:val="NoSpacing"/>
              <w:spacing w:line="240" w:lineRule="auto"/>
            </w:pPr>
          </w:p>
        </w:tc>
        <w:tc>
          <w:tcPr>
            <w:tcW w:w="1800" w:type="dxa"/>
            <w:tcBorders>
              <w:top w:val="single" w:sz="4" w:space="0" w:color="auto"/>
              <w:left w:val="single" w:sz="4" w:space="0" w:color="auto"/>
              <w:bottom w:val="single" w:sz="4" w:space="0" w:color="auto"/>
              <w:right w:val="single" w:sz="4" w:space="0" w:color="auto"/>
            </w:tcBorders>
          </w:tcPr>
          <w:p w14:paraId="21F31636" w14:textId="77777777" w:rsidR="00587DAF" w:rsidRPr="00587DAF" w:rsidRDefault="00587DAF" w:rsidP="001A62FC">
            <w:pPr>
              <w:pStyle w:val="NoSpacing"/>
              <w:spacing w:line="240" w:lineRule="auto"/>
            </w:pPr>
          </w:p>
        </w:tc>
        <w:tc>
          <w:tcPr>
            <w:tcW w:w="1800" w:type="dxa"/>
            <w:tcBorders>
              <w:top w:val="single" w:sz="4" w:space="0" w:color="auto"/>
              <w:left w:val="single" w:sz="4" w:space="0" w:color="auto"/>
              <w:bottom w:val="single" w:sz="4" w:space="0" w:color="auto"/>
              <w:right w:val="single" w:sz="4" w:space="0" w:color="auto"/>
            </w:tcBorders>
          </w:tcPr>
          <w:p w14:paraId="05A7EA84" w14:textId="77777777" w:rsidR="00587DAF" w:rsidRPr="00587DAF" w:rsidRDefault="00587DAF" w:rsidP="001A62FC">
            <w:pPr>
              <w:pStyle w:val="NoSpacing"/>
              <w:spacing w:line="240" w:lineRule="auto"/>
            </w:pPr>
          </w:p>
        </w:tc>
        <w:tc>
          <w:tcPr>
            <w:tcW w:w="1800" w:type="dxa"/>
            <w:tcBorders>
              <w:top w:val="single" w:sz="4" w:space="0" w:color="auto"/>
              <w:left w:val="single" w:sz="4" w:space="0" w:color="auto"/>
              <w:bottom w:val="single" w:sz="4" w:space="0" w:color="auto"/>
              <w:right w:val="single" w:sz="4" w:space="0" w:color="auto"/>
            </w:tcBorders>
          </w:tcPr>
          <w:p w14:paraId="15DC75B7" w14:textId="77777777" w:rsidR="00587DAF" w:rsidRPr="00587DAF" w:rsidRDefault="00587DAF" w:rsidP="001A62FC">
            <w:pPr>
              <w:pStyle w:val="NoSpacing"/>
              <w:spacing w:line="240" w:lineRule="auto"/>
            </w:pPr>
          </w:p>
        </w:tc>
      </w:tr>
      <w:tr w:rsidR="00587DAF" w:rsidRPr="00587DAF" w14:paraId="6B27C691" w14:textId="77777777">
        <w:tc>
          <w:tcPr>
            <w:tcW w:w="326" w:type="dxa"/>
            <w:tcBorders>
              <w:top w:val="single" w:sz="4" w:space="0" w:color="auto"/>
              <w:left w:val="single" w:sz="4" w:space="0" w:color="auto"/>
              <w:bottom w:val="single" w:sz="4" w:space="0" w:color="auto"/>
              <w:right w:val="single" w:sz="4" w:space="0" w:color="auto"/>
            </w:tcBorders>
          </w:tcPr>
          <w:p w14:paraId="254AA381" w14:textId="77777777" w:rsidR="00587DAF" w:rsidRPr="00587DAF" w:rsidRDefault="00587DAF" w:rsidP="001A62FC">
            <w:pPr>
              <w:pStyle w:val="NoSpacing"/>
              <w:spacing w:line="240" w:lineRule="auto"/>
            </w:pPr>
            <w:r w:rsidRPr="00587DAF">
              <w:t>1</w:t>
            </w:r>
          </w:p>
        </w:tc>
        <w:tc>
          <w:tcPr>
            <w:tcW w:w="1474" w:type="dxa"/>
            <w:tcBorders>
              <w:top w:val="single" w:sz="4" w:space="0" w:color="auto"/>
              <w:left w:val="single" w:sz="4" w:space="0" w:color="auto"/>
              <w:bottom w:val="single" w:sz="4" w:space="0" w:color="auto"/>
              <w:right w:val="single" w:sz="4" w:space="0" w:color="auto"/>
            </w:tcBorders>
          </w:tcPr>
          <w:p w14:paraId="3B6F59DD" w14:textId="77777777" w:rsidR="00587DAF" w:rsidRPr="00587DAF" w:rsidRDefault="00587DAF"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39D7507F" w14:textId="77777777" w:rsidR="00587DAF" w:rsidRPr="00587DAF" w:rsidRDefault="00587DAF"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1437F07B" w14:textId="77777777" w:rsidR="00587DAF" w:rsidRPr="00587DAF" w:rsidRDefault="00587DAF" w:rsidP="001A62FC">
            <w:pPr>
              <w:pStyle w:val="NoSpacing"/>
              <w:spacing w:line="240" w:lineRule="auto"/>
            </w:pPr>
          </w:p>
        </w:tc>
        <w:tc>
          <w:tcPr>
            <w:tcW w:w="2880" w:type="dxa"/>
            <w:tcBorders>
              <w:top w:val="single" w:sz="4" w:space="0" w:color="auto"/>
              <w:left w:val="single" w:sz="4" w:space="0" w:color="auto"/>
              <w:bottom w:val="single" w:sz="4" w:space="0" w:color="auto"/>
              <w:right w:val="single" w:sz="4" w:space="0" w:color="auto"/>
            </w:tcBorders>
          </w:tcPr>
          <w:p w14:paraId="41115814" w14:textId="77777777" w:rsidR="00587DAF" w:rsidRPr="00587DAF" w:rsidRDefault="00587DAF"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516CD659" w14:textId="77777777" w:rsidR="00587DAF" w:rsidRPr="00587DAF" w:rsidRDefault="00587DAF" w:rsidP="001A62FC">
            <w:pPr>
              <w:pStyle w:val="NoSpacing"/>
              <w:spacing w:line="240" w:lineRule="auto"/>
            </w:pPr>
          </w:p>
        </w:tc>
        <w:tc>
          <w:tcPr>
            <w:tcW w:w="1800" w:type="dxa"/>
            <w:tcBorders>
              <w:top w:val="single" w:sz="4" w:space="0" w:color="auto"/>
              <w:left w:val="single" w:sz="4" w:space="0" w:color="auto"/>
              <w:bottom w:val="single" w:sz="4" w:space="0" w:color="auto"/>
              <w:right w:val="single" w:sz="4" w:space="0" w:color="auto"/>
            </w:tcBorders>
          </w:tcPr>
          <w:p w14:paraId="5768016D" w14:textId="77777777" w:rsidR="00587DAF" w:rsidRPr="00587DAF" w:rsidRDefault="00587DAF" w:rsidP="001A62FC">
            <w:pPr>
              <w:pStyle w:val="NoSpacing"/>
              <w:spacing w:line="240" w:lineRule="auto"/>
            </w:pPr>
          </w:p>
        </w:tc>
        <w:tc>
          <w:tcPr>
            <w:tcW w:w="1800" w:type="dxa"/>
            <w:tcBorders>
              <w:top w:val="single" w:sz="4" w:space="0" w:color="auto"/>
              <w:left w:val="single" w:sz="4" w:space="0" w:color="auto"/>
              <w:bottom w:val="single" w:sz="4" w:space="0" w:color="auto"/>
              <w:right w:val="single" w:sz="4" w:space="0" w:color="auto"/>
            </w:tcBorders>
          </w:tcPr>
          <w:p w14:paraId="4C0B9E6B" w14:textId="77777777" w:rsidR="00587DAF" w:rsidRPr="00587DAF" w:rsidRDefault="00587DAF" w:rsidP="001A62FC">
            <w:pPr>
              <w:pStyle w:val="NoSpacing"/>
              <w:spacing w:line="240" w:lineRule="auto"/>
            </w:pPr>
          </w:p>
        </w:tc>
        <w:tc>
          <w:tcPr>
            <w:tcW w:w="1800" w:type="dxa"/>
            <w:tcBorders>
              <w:top w:val="single" w:sz="4" w:space="0" w:color="auto"/>
              <w:left w:val="single" w:sz="4" w:space="0" w:color="auto"/>
              <w:bottom w:val="single" w:sz="4" w:space="0" w:color="auto"/>
              <w:right w:val="single" w:sz="4" w:space="0" w:color="auto"/>
            </w:tcBorders>
          </w:tcPr>
          <w:p w14:paraId="74C95751" w14:textId="77777777" w:rsidR="00587DAF" w:rsidRPr="00587DAF" w:rsidRDefault="00587DAF" w:rsidP="001A62FC">
            <w:pPr>
              <w:pStyle w:val="NoSpacing"/>
              <w:spacing w:line="240" w:lineRule="auto"/>
            </w:pPr>
          </w:p>
        </w:tc>
      </w:tr>
      <w:tr w:rsidR="00587DAF" w:rsidRPr="00587DAF" w14:paraId="130687B9" w14:textId="77777777">
        <w:tc>
          <w:tcPr>
            <w:tcW w:w="326" w:type="dxa"/>
            <w:tcBorders>
              <w:top w:val="single" w:sz="4" w:space="0" w:color="auto"/>
              <w:left w:val="single" w:sz="4" w:space="0" w:color="auto"/>
              <w:bottom w:val="single" w:sz="4" w:space="0" w:color="auto"/>
              <w:right w:val="single" w:sz="4" w:space="0" w:color="auto"/>
            </w:tcBorders>
          </w:tcPr>
          <w:p w14:paraId="6FF9AA86" w14:textId="77777777" w:rsidR="00587DAF" w:rsidRPr="00587DAF" w:rsidRDefault="00587DAF" w:rsidP="001A62FC">
            <w:pPr>
              <w:pStyle w:val="NoSpacing"/>
              <w:spacing w:line="240" w:lineRule="auto"/>
            </w:pPr>
            <w:r w:rsidRPr="00587DAF">
              <w:t>2</w:t>
            </w:r>
          </w:p>
        </w:tc>
        <w:tc>
          <w:tcPr>
            <w:tcW w:w="1474" w:type="dxa"/>
            <w:tcBorders>
              <w:top w:val="single" w:sz="4" w:space="0" w:color="auto"/>
              <w:left w:val="single" w:sz="4" w:space="0" w:color="auto"/>
              <w:bottom w:val="single" w:sz="4" w:space="0" w:color="auto"/>
              <w:right w:val="single" w:sz="4" w:space="0" w:color="auto"/>
            </w:tcBorders>
          </w:tcPr>
          <w:p w14:paraId="580FCEA4" w14:textId="77777777" w:rsidR="00587DAF" w:rsidRPr="00587DAF" w:rsidRDefault="00587DAF"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71773C12" w14:textId="77777777" w:rsidR="00587DAF" w:rsidRPr="00587DAF" w:rsidRDefault="00587DAF"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06487E39" w14:textId="77777777" w:rsidR="00587DAF" w:rsidRPr="00587DAF" w:rsidRDefault="00587DAF" w:rsidP="001A62FC">
            <w:pPr>
              <w:pStyle w:val="NoSpacing"/>
              <w:spacing w:line="240" w:lineRule="auto"/>
            </w:pPr>
          </w:p>
        </w:tc>
        <w:tc>
          <w:tcPr>
            <w:tcW w:w="2880" w:type="dxa"/>
            <w:tcBorders>
              <w:top w:val="single" w:sz="4" w:space="0" w:color="auto"/>
              <w:left w:val="single" w:sz="4" w:space="0" w:color="auto"/>
              <w:bottom w:val="single" w:sz="4" w:space="0" w:color="auto"/>
              <w:right w:val="single" w:sz="4" w:space="0" w:color="auto"/>
            </w:tcBorders>
          </w:tcPr>
          <w:p w14:paraId="261EF19A" w14:textId="77777777" w:rsidR="00587DAF" w:rsidRPr="00587DAF" w:rsidRDefault="00587DAF"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0C2770D3" w14:textId="77777777" w:rsidR="00587DAF" w:rsidRPr="00587DAF" w:rsidRDefault="00587DAF" w:rsidP="001A62FC">
            <w:pPr>
              <w:pStyle w:val="NoSpacing"/>
              <w:spacing w:line="240" w:lineRule="auto"/>
            </w:pPr>
          </w:p>
        </w:tc>
        <w:tc>
          <w:tcPr>
            <w:tcW w:w="1800" w:type="dxa"/>
            <w:tcBorders>
              <w:top w:val="single" w:sz="4" w:space="0" w:color="auto"/>
              <w:left w:val="single" w:sz="4" w:space="0" w:color="auto"/>
              <w:bottom w:val="single" w:sz="4" w:space="0" w:color="auto"/>
              <w:right w:val="single" w:sz="4" w:space="0" w:color="auto"/>
            </w:tcBorders>
          </w:tcPr>
          <w:p w14:paraId="601FF3E4" w14:textId="77777777" w:rsidR="00587DAF" w:rsidRPr="00587DAF" w:rsidRDefault="00587DAF" w:rsidP="001A62FC">
            <w:pPr>
              <w:pStyle w:val="NoSpacing"/>
              <w:spacing w:line="240" w:lineRule="auto"/>
            </w:pPr>
          </w:p>
        </w:tc>
        <w:tc>
          <w:tcPr>
            <w:tcW w:w="1800" w:type="dxa"/>
            <w:tcBorders>
              <w:top w:val="single" w:sz="4" w:space="0" w:color="auto"/>
              <w:left w:val="single" w:sz="4" w:space="0" w:color="auto"/>
              <w:bottom w:val="single" w:sz="4" w:space="0" w:color="auto"/>
              <w:right w:val="single" w:sz="4" w:space="0" w:color="auto"/>
            </w:tcBorders>
          </w:tcPr>
          <w:p w14:paraId="44DC563B" w14:textId="77777777" w:rsidR="00587DAF" w:rsidRPr="00587DAF" w:rsidRDefault="00587DAF" w:rsidP="001A62FC">
            <w:pPr>
              <w:pStyle w:val="NoSpacing"/>
              <w:spacing w:line="240" w:lineRule="auto"/>
            </w:pPr>
          </w:p>
        </w:tc>
        <w:tc>
          <w:tcPr>
            <w:tcW w:w="1800" w:type="dxa"/>
            <w:tcBorders>
              <w:top w:val="single" w:sz="4" w:space="0" w:color="auto"/>
              <w:left w:val="single" w:sz="4" w:space="0" w:color="auto"/>
              <w:bottom w:val="single" w:sz="4" w:space="0" w:color="auto"/>
              <w:right w:val="single" w:sz="4" w:space="0" w:color="auto"/>
            </w:tcBorders>
          </w:tcPr>
          <w:p w14:paraId="53E4FE8F" w14:textId="77777777" w:rsidR="00587DAF" w:rsidRPr="00587DAF" w:rsidRDefault="00587DAF" w:rsidP="001A62FC">
            <w:pPr>
              <w:pStyle w:val="NoSpacing"/>
              <w:spacing w:line="240" w:lineRule="auto"/>
            </w:pPr>
          </w:p>
        </w:tc>
      </w:tr>
      <w:tr w:rsidR="00587DAF" w:rsidRPr="00587DAF" w14:paraId="0CB2A74B" w14:textId="77777777">
        <w:tc>
          <w:tcPr>
            <w:tcW w:w="326" w:type="dxa"/>
            <w:tcBorders>
              <w:top w:val="single" w:sz="4" w:space="0" w:color="auto"/>
              <w:left w:val="single" w:sz="4" w:space="0" w:color="auto"/>
              <w:bottom w:val="single" w:sz="4" w:space="0" w:color="auto"/>
              <w:right w:val="single" w:sz="4" w:space="0" w:color="auto"/>
            </w:tcBorders>
          </w:tcPr>
          <w:p w14:paraId="7C917A87" w14:textId="77777777" w:rsidR="00587DAF" w:rsidRPr="00587DAF" w:rsidRDefault="00587DAF" w:rsidP="001A62FC">
            <w:pPr>
              <w:pStyle w:val="NoSpacing"/>
              <w:spacing w:line="240" w:lineRule="auto"/>
            </w:pPr>
            <w:r w:rsidRPr="00587DAF">
              <w:t>3</w:t>
            </w:r>
          </w:p>
        </w:tc>
        <w:tc>
          <w:tcPr>
            <w:tcW w:w="1474" w:type="dxa"/>
            <w:tcBorders>
              <w:top w:val="single" w:sz="4" w:space="0" w:color="auto"/>
              <w:left w:val="single" w:sz="4" w:space="0" w:color="auto"/>
              <w:bottom w:val="single" w:sz="4" w:space="0" w:color="auto"/>
              <w:right w:val="single" w:sz="4" w:space="0" w:color="auto"/>
            </w:tcBorders>
          </w:tcPr>
          <w:p w14:paraId="74168154" w14:textId="77777777" w:rsidR="00587DAF" w:rsidRPr="00587DAF" w:rsidRDefault="00587DAF"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1E6C7020" w14:textId="77777777" w:rsidR="00587DAF" w:rsidRPr="00587DAF" w:rsidRDefault="00587DAF"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411631CC" w14:textId="77777777" w:rsidR="00587DAF" w:rsidRPr="00587DAF" w:rsidRDefault="00587DAF" w:rsidP="001A62FC">
            <w:pPr>
              <w:pStyle w:val="NoSpacing"/>
              <w:spacing w:line="240" w:lineRule="auto"/>
            </w:pPr>
          </w:p>
        </w:tc>
        <w:tc>
          <w:tcPr>
            <w:tcW w:w="2880" w:type="dxa"/>
            <w:tcBorders>
              <w:top w:val="single" w:sz="4" w:space="0" w:color="auto"/>
              <w:left w:val="single" w:sz="4" w:space="0" w:color="auto"/>
              <w:bottom w:val="single" w:sz="4" w:space="0" w:color="auto"/>
              <w:right w:val="single" w:sz="4" w:space="0" w:color="auto"/>
            </w:tcBorders>
          </w:tcPr>
          <w:p w14:paraId="0B814577" w14:textId="77777777" w:rsidR="00587DAF" w:rsidRPr="00587DAF" w:rsidRDefault="00587DAF"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79529E59" w14:textId="77777777" w:rsidR="00587DAF" w:rsidRPr="00587DAF" w:rsidRDefault="00587DAF" w:rsidP="001A62FC">
            <w:pPr>
              <w:pStyle w:val="NoSpacing"/>
              <w:spacing w:line="240" w:lineRule="auto"/>
            </w:pPr>
          </w:p>
        </w:tc>
        <w:tc>
          <w:tcPr>
            <w:tcW w:w="1800" w:type="dxa"/>
            <w:tcBorders>
              <w:top w:val="single" w:sz="4" w:space="0" w:color="auto"/>
              <w:left w:val="single" w:sz="4" w:space="0" w:color="auto"/>
              <w:bottom w:val="single" w:sz="4" w:space="0" w:color="auto"/>
              <w:right w:val="single" w:sz="4" w:space="0" w:color="auto"/>
            </w:tcBorders>
          </w:tcPr>
          <w:p w14:paraId="7191BE68" w14:textId="77777777" w:rsidR="00587DAF" w:rsidRPr="00587DAF" w:rsidRDefault="00587DAF" w:rsidP="001A62FC">
            <w:pPr>
              <w:pStyle w:val="NoSpacing"/>
              <w:spacing w:line="240" w:lineRule="auto"/>
            </w:pPr>
          </w:p>
        </w:tc>
        <w:tc>
          <w:tcPr>
            <w:tcW w:w="1800" w:type="dxa"/>
            <w:tcBorders>
              <w:top w:val="single" w:sz="4" w:space="0" w:color="auto"/>
              <w:left w:val="single" w:sz="4" w:space="0" w:color="auto"/>
              <w:bottom w:val="single" w:sz="4" w:space="0" w:color="auto"/>
              <w:right w:val="single" w:sz="4" w:space="0" w:color="auto"/>
            </w:tcBorders>
          </w:tcPr>
          <w:p w14:paraId="7F428234" w14:textId="77777777" w:rsidR="00587DAF" w:rsidRPr="00587DAF" w:rsidRDefault="00587DAF" w:rsidP="001A62FC">
            <w:pPr>
              <w:pStyle w:val="NoSpacing"/>
              <w:spacing w:line="240" w:lineRule="auto"/>
            </w:pPr>
          </w:p>
        </w:tc>
        <w:tc>
          <w:tcPr>
            <w:tcW w:w="1800" w:type="dxa"/>
            <w:tcBorders>
              <w:top w:val="single" w:sz="4" w:space="0" w:color="auto"/>
              <w:left w:val="single" w:sz="4" w:space="0" w:color="auto"/>
              <w:bottom w:val="single" w:sz="4" w:space="0" w:color="auto"/>
              <w:right w:val="single" w:sz="4" w:space="0" w:color="auto"/>
            </w:tcBorders>
          </w:tcPr>
          <w:p w14:paraId="358A10C8" w14:textId="77777777" w:rsidR="00587DAF" w:rsidRPr="00587DAF" w:rsidRDefault="00587DAF" w:rsidP="001A62FC">
            <w:pPr>
              <w:pStyle w:val="NoSpacing"/>
              <w:spacing w:line="240" w:lineRule="auto"/>
            </w:pPr>
          </w:p>
        </w:tc>
      </w:tr>
    </w:tbl>
    <w:p w14:paraId="3CC8AB88" w14:textId="77777777" w:rsidR="0037406E" w:rsidRDefault="0037406E" w:rsidP="001A62FC">
      <w:pPr>
        <w:pStyle w:val="NoSpacing"/>
        <w:spacing w:line="240" w:lineRule="auto"/>
      </w:pPr>
    </w:p>
    <w:tbl>
      <w:tblPr>
        <w:tblStyle w:val="TableGrid"/>
        <w:tblW w:w="0" w:type="auto"/>
        <w:jc w:val="center"/>
        <w:tblLayout w:type="fixed"/>
        <w:tblCellMar>
          <w:left w:w="72" w:type="dxa"/>
          <w:right w:w="72" w:type="dxa"/>
        </w:tblCellMar>
        <w:tblLook w:val="04A0" w:firstRow="1" w:lastRow="0" w:firstColumn="1" w:lastColumn="0" w:noHBand="0" w:noVBand="1"/>
      </w:tblPr>
      <w:tblGrid>
        <w:gridCol w:w="7555"/>
        <w:gridCol w:w="4680"/>
      </w:tblGrid>
      <w:tr w:rsidR="004E54F1" w:rsidRPr="004E54F1" w14:paraId="5A5EAD0E" w14:textId="77777777">
        <w:trPr>
          <w:jc w:val="center"/>
        </w:trPr>
        <w:tc>
          <w:tcPr>
            <w:tcW w:w="12235" w:type="dxa"/>
            <w:gridSpan w:val="2"/>
            <w:tcBorders>
              <w:top w:val="single" w:sz="4" w:space="0" w:color="auto"/>
              <w:left w:val="single" w:sz="4" w:space="0" w:color="auto"/>
              <w:bottom w:val="single" w:sz="4" w:space="0" w:color="auto"/>
              <w:right w:val="single" w:sz="4" w:space="0" w:color="auto"/>
            </w:tcBorders>
          </w:tcPr>
          <w:p w14:paraId="79695E97" w14:textId="77777777" w:rsidR="004E54F1" w:rsidRPr="004E54F1" w:rsidRDefault="001D752A" w:rsidP="001A62FC">
            <w:pPr>
              <w:pStyle w:val="NoSpacing"/>
              <w:spacing w:line="240" w:lineRule="auto"/>
              <w:rPr>
                <w:b/>
              </w:rPr>
            </w:pPr>
            <w:r>
              <w:rPr>
                <w:b/>
              </w:rPr>
              <w:t>101</w:t>
            </w:r>
            <w:r w:rsidRPr="001D752A">
              <w:rPr>
                <w:rFonts w:ascii="Courier New" w:hAnsi="Courier New" w:cs="Courier New"/>
                <w:b/>
              </w:rPr>
              <w:t>–</w:t>
            </w:r>
            <w:r w:rsidR="004E54F1" w:rsidRPr="004E54F1">
              <w:rPr>
                <w:b/>
              </w:rPr>
              <w:t>Group activities</w:t>
            </w:r>
          </w:p>
        </w:tc>
      </w:tr>
      <w:tr w:rsidR="00C35142" w:rsidRPr="004E54F1" w14:paraId="06CAAABC" w14:textId="77777777">
        <w:trPr>
          <w:jc w:val="center"/>
        </w:trPr>
        <w:tc>
          <w:tcPr>
            <w:tcW w:w="7555" w:type="dxa"/>
            <w:tcBorders>
              <w:top w:val="single" w:sz="4" w:space="0" w:color="auto"/>
              <w:left w:val="single" w:sz="4" w:space="0" w:color="auto"/>
              <w:bottom w:val="single" w:sz="4" w:space="0" w:color="auto"/>
              <w:right w:val="single" w:sz="4" w:space="0" w:color="auto"/>
            </w:tcBorders>
          </w:tcPr>
          <w:p w14:paraId="7D21E8FE" w14:textId="77777777" w:rsidR="00C35142" w:rsidRPr="004E54F1" w:rsidRDefault="00C35142" w:rsidP="001A62FC">
            <w:pPr>
              <w:pStyle w:val="NoSpacing"/>
              <w:spacing w:line="240" w:lineRule="auto"/>
            </w:pPr>
            <w:r w:rsidRPr="004E54F1">
              <w:t>1=Planting of trees</w:t>
            </w:r>
          </w:p>
          <w:p w14:paraId="18F46298" w14:textId="77777777" w:rsidR="00C35142" w:rsidRPr="004E54F1" w:rsidRDefault="00C35142" w:rsidP="001A62FC">
            <w:pPr>
              <w:pStyle w:val="NoSpacing"/>
              <w:spacing w:line="240" w:lineRule="auto"/>
            </w:pPr>
            <w:r w:rsidRPr="004E54F1">
              <w:t>2=Cutting down undesired (competing) trees</w:t>
            </w:r>
          </w:p>
          <w:p w14:paraId="727720AE" w14:textId="77777777" w:rsidR="00C35142" w:rsidRPr="004E54F1" w:rsidRDefault="00C35142" w:rsidP="001A62FC">
            <w:pPr>
              <w:pStyle w:val="NoSpacing"/>
              <w:spacing w:line="240" w:lineRule="auto"/>
            </w:pPr>
            <w:r w:rsidRPr="004E54F1">
              <w:t>3=Protecting certain desired (patches of) trees in the forest to promote the natural regeneration of these species</w:t>
            </w:r>
          </w:p>
          <w:p w14:paraId="5F2DADA4" w14:textId="77777777" w:rsidR="00C35142" w:rsidRPr="004E54F1" w:rsidRDefault="00C35142" w:rsidP="001A62FC">
            <w:pPr>
              <w:pStyle w:val="NoSpacing"/>
              <w:spacing w:line="240" w:lineRule="auto"/>
            </w:pPr>
            <w:r w:rsidRPr="004E54F1">
              <w:t>4=Protecting areas of forest for particular environmental services, like water</w:t>
            </w:r>
          </w:p>
          <w:p w14:paraId="766B6549" w14:textId="77777777" w:rsidR="00C35142" w:rsidRPr="004E54F1" w:rsidRDefault="00C35142" w:rsidP="001A62FC">
            <w:pPr>
              <w:pStyle w:val="NoSpacing"/>
              <w:spacing w:line="240" w:lineRule="auto"/>
            </w:pPr>
            <w:r w:rsidRPr="004E54F1">
              <w:t>5=Protecting areas of forest for particular beliefs/ spiritual services /sacred sites</w:t>
            </w:r>
          </w:p>
          <w:p w14:paraId="11199344" w14:textId="77777777" w:rsidR="00C35142" w:rsidRPr="004E54F1" w:rsidRDefault="00C35142" w:rsidP="001A62FC">
            <w:pPr>
              <w:pStyle w:val="NoSpacing"/>
              <w:spacing w:line="240" w:lineRule="auto"/>
            </w:pPr>
            <w:r w:rsidRPr="004E54F1">
              <w:t>6=Establishing clear use rights for a limited number of people to particular forest products (e.g., honey, trees)</w:t>
            </w:r>
          </w:p>
        </w:tc>
        <w:tc>
          <w:tcPr>
            <w:tcW w:w="4680" w:type="dxa"/>
            <w:tcBorders>
              <w:top w:val="single" w:sz="4" w:space="0" w:color="auto"/>
              <w:left w:val="single" w:sz="4" w:space="0" w:color="auto"/>
              <w:bottom w:val="single" w:sz="4" w:space="0" w:color="auto"/>
              <w:right w:val="single" w:sz="4" w:space="0" w:color="auto"/>
            </w:tcBorders>
          </w:tcPr>
          <w:p w14:paraId="1D3340FE" w14:textId="77777777" w:rsidR="00C35142" w:rsidRPr="004E54F1" w:rsidRDefault="00C35142" w:rsidP="001A62FC">
            <w:pPr>
              <w:pStyle w:val="NoSpacing"/>
              <w:spacing w:line="240" w:lineRule="auto"/>
            </w:pPr>
            <w:r w:rsidRPr="004E54F1">
              <w:t xml:space="preserve"> 7=Extension/education about forest management</w:t>
            </w:r>
          </w:p>
          <w:p w14:paraId="525106F8" w14:textId="77777777" w:rsidR="00C35142" w:rsidRPr="004E54F1" w:rsidRDefault="00C35142" w:rsidP="001A62FC">
            <w:pPr>
              <w:pStyle w:val="NoSpacing"/>
              <w:spacing w:line="240" w:lineRule="auto"/>
            </w:pPr>
            <w:r w:rsidRPr="004E54F1">
              <w:t>8=Enacted bylaw (e.g., no bush burning in or near forest)</w:t>
            </w:r>
          </w:p>
          <w:p w14:paraId="098548DD" w14:textId="77777777" w:rsidR="00C35142" w:rsidRPr="004E54F1" w:rsidRDefault="00C35142" w:rsidP="001A62FC">
            <w:pPr>
              <w:pStyle w:val="NoSpacing"/>
              <w:spacing w:line="240" w:lineRule="auto"/>
            </w:pPr>
            <w:r w:rsidRPr="004E54F1">
              <w:t>9=Mapping/inventory forest resources (e.g. mapping forest products areas)</w:t>
            </w:r>
          </w:p>
          <w:p w14:paraId="594907EC" w14:textId="77777777" w:rsidR="00AC0CBB" w:rsidRDefault="00AC0CBB" w:rsidP="001A62FC">
            <w:pPr>
              <w:pStyle w:val="NoSpacing"/>
              <w:spacing w:line="240" w:lineRule="auto"/>
            </w:pPr>
            <w:r w:rsidRPr="006B6D60">
              <w:t>97=Other, please specify</w:t>
            </w:r>
            <w:r w:rsidRPr="004E54F1">
              <w:t xml:space="preserve"> </w:t>
            </w:r>
          </w:p>
          <w:p w14:paraId="61C1C711" w14:textId="77777777" w:rsidR="00C35142" w:rsidRPr="004E54F1" w:rsidRDefault="00C35142" w:rsidP="001A62FC">
            <w:pPr>
              <w:pStyle w:val="NoSpacing"/>
              <w:spacing w:line="240" w:lineRule="auto"/>
            </w:pPr>
            <w:r w:rsidRPr="004E54F1">
              <w:t>888=Don’t know</w:t>
            </w:r>
          </w:p>
          <w:p w14:paraId="61FECB50" w14:textId="77777777" w:rsidR="00C35142" w:rsidRPr="004E54F1" w:rsidRDefault="00C35142" w:rsidP="001A62FC">
            <w:pPr>
              <w:pStyle w:val="NoSpacing"/>
              <w:spacing w:line="240" w:lineRule="auto"/>
            </w:pPr>
            <w:r w:rsidRPr="004E54F1">
              <w:t>999=Prefer not to respond</w:t>
            </w:r>
          </w:p>
        </w:tc>
      </w:tr>
    </w:tbl>
    <w:p w14:paraId="2804ACA4" w14:textId="77777777" w:rsidR="0037406E" w:rsidRDefault="0037406E" w:rsidP="001A62FC">
      <w:pPr>
        <w:pStyle w:val="NoSpacing"/>
        <w:spacing w:line="240" w:lineRule="auto"/>
      </w:pPr>
    </w:p>
    <w:p w14:paraId="565FC7D9" w14:textId="77777777" w:rsidR="00986064" w:rsidRDefault="00986064" w:rsidP="001A62FC">
      <w:pPr>
        <w:pStyle w:val="NoSpacing"/>
        <w:spacing w:line="240" w:lineRule="auto"/>
      </w:pPr>
      <w:r>
        <w:br w:type="page"/>
      </w:r>
    </w:p>
    <w:p w14:paraId="0A059DE8" w14:textId="77777777" w:rsidR="008345CB" w:rsidRDefault="008345CB" w:rsidP="008345CB">
      <w:pPr>
        <w:pStyle w:val="ListParagraph"/>
        <w:spacing w:after="0" w:line="240" w:lineRule="auto"/>
        <w:ind w:left="0"/>
        <w:jc w:val="center"/>
        <w:rPr>
          <w:rFonts w:ascii="Arial" w:eastAsia="Times New Roman" w:hAnsi="Arial" w:cs="Arial"/>
          <w:color w:val="222222"/>
          <w:sz w:val="24"/>
          <w:szCs w:val="24"/>
        </w:rPr>
      </w:pPr>
      <w:r w:rsidRPr="00565FBA">
        <w:rPr>
          <w:rFonts w:ascii="Arial" w:eastAsia="Times New Roman" w:hAnsi="Arial" w:cs="Arial"/>
          <w:b/>
          <w:color w:val="222222"/>
          <w:sz w:val="24"/>
          <w:szCs w:val="24"/>
        </w:rPr>
        <w:lastRenderedPageBreak/>
        <w:t>In the past year, how many times have you participated in discussions about forest use and/or management with anyone from outside your village?</w:t>
      </w:r>
      <w:r>
        <w:rPr>
          <w:rFonts w:ascii="Arial" w:eastAsia="Times New Roman" w:hAnsi="Arial" w:cs="Arial"/>
          <w:color w:val="222222"/>
          <w:sz w:val="24"/>
          <w:szCs w:val="24"/>
        </w:rPr>
        <w:t xml:space="preserve"> (</w:t>
      </w:r>
      <w:proofErr w:type="gramStart"/>
      <w:r>
        <w:rPr>
          <w:rFonts w:ascii="Arial" w:eastAsia="Times New Roman" w:hAnsi="Arial" w:cs="Arial"/>
          <w:color w:val="222222"/>
          <w:sz w:val="24"/>
          <w:szCs w:val="24"/>
        </w:rPr>
        <w:t>integer</w:t>
      </w:r>
      <w:proofErr w:type="gramEnd"/>
      <w:r>
        <w:rPr>
          <w:rFonts w:ascii="Arial" w:eastAsia="Times New Roman" w:hAnsi="Arial" w:cs="Arial"/>
          <w:color w:val="222222"/>
          <w:sz w:val="24"/>
          <w:szCs w:val="24"/>
        </w:rPr>
        <w:t xml:space="preserve">) </w:t>
      </w:r>
    </w:p>
    <w:p w14:paraId="1487948B" w14:textId="77777777" w:rsidR="008345CB" w:rsidRDefault="008345CB" w:rsidP="008345CB">
      <w:pPr>
        <w:pStyle w:val="ListParagraph"/>
        <w:spacing w:after="0" w:line="240" w:lineRule="auto"/>
        <w:ind w:left="0"/>
        <w:jc w:val="center"/>
        <w:rPr>
          <w:rFonts w:ascii="Arial" w:eastAsia="Times New Roman" w:hAnsi="Arial" w:cs="Arial"/>
          <w:color w:val="222222"/>
          <w:sz w:val="24"/>
          <w:szCs w:val="24"/>
        </w:rPr>
      </w:pPr>
    </w:p>
    <w:p w14:paraId="305A4202" w14:textId="77777777" w:rsidR="008345CB" w:rsidRDefault="008345CB" w:rsidP="008345CB">
      <w:pPr>
        <w:pStyle w:val="ListParagraph"/>
        <w:spacing w:after="0" w:line="240" w:lineRule="auto"/>
        <w:ind w:left="0"/>
        <w:jc w:val="center"/>
        <w:rPr>
          <w:rFonts w:ascii="Arial" w:eastAsia="Times New Roman" w:hAnsi="Arial" w:cs="Arial"/>
          <w:color w:val="222222"/>
          <w:sz w:val="24"/>
          <w:szCs w:val="24"/>
        </w:rPr>
      </w:pPr>
      <w:r w:rsidRPr="00565FBA">
        <w:rPr>
          <w:rFonts w:ascii="Arial" w:eastAsia="Times New Roman" w:hAnsi="Arial" w:cs="Arial"/>
          <w:b/>
          <w:color w:val="222222"/>
          <w:sz w:val="24"/>
          <w:szCs w:val="24"/>
        </w:rPr>
        <w:t>With whom did you discuss forest use and/or management from outside your village</w:t>
      </w:r>
      <w:proofErr w:type="gramStart"/>
      <w:r w:rsidRPr="00565FBA">
        <w:rPr>
          <w:rFonts w:ascii="Arial" w:eastAsia="Times New Roman" w:hAnsi="Arial" w:cs="Arial"/>
          <w:b/>
          <w:color w:val="222222"/>
          <w:sz w:val="24"/>
          <w:szCs w:val="24"/>
        </w:rPr>
        <w:t>?(</w:t>
      </w:r>
      <w:proofErr w:type="gramEnd"/>
      <w:r>
        <w:rPr>
          <w:rFonts w:ascii="Arial" w:eastAsia="Times New Roman" w:hAnsi="Arial" w:cs="Arial"/>
          <w:color w:val="222222"/>
          <w:sz w:val="24"/>
          <w:szCs w:val="24"/>
        </w:rPr>
        <w:t>1-chief, 2-</w:t>
      </w:r>
      <w:r w:rsidRPr="00A74FC1">
        <w:rPr>
          <w:rFonts w:ascii="Arial" w:eastAsia="Times New Roman" w:hAnsi="Arial" w:cs="Arial"/>
          <w:i/>
          <w:color w:val="222222"/>
          <w:sz w:val="24"/>
          <w:szCs w:val="24"/>
        </w:rPr>
        <w:t>induna</w:t>
      </w:r>
      <w:r>
        <w:rPr>
          <w:rFonts w:ascii="Arial" w:eastAsia="Times New Roman" w:hAnsi="Arial" w:cs="Arial"/>
          <w:color w:val="222222"/>
          <w:sz w:val="24"/>
          <w:szCs w:val="24"/>
        </w:rPr>
        <w:t xml:space="preserve">, 3-district forest officer, 4-government extension officer, 5-NGO/CSO representative, 6-private company representative, 7-elected officials, 97-other (specify), etc.)) </w:t>
      </w:r>
    </w:p>
    <w:p w14:paraId="11A31255" w14:textId="77777777" w:rsidR="008345CB" w:rsidRDefault="008345CB" w:rsidP="008345CB">
      <w:pPr>
        <w:pStyle w:val="ListParagraph"/>
        <w:spacing w:after="0" w:line="240" w:lineRule="auto"/>
        <w:ind w:left="0"/>
        <w:jc w:val="center"/>
        <w:rPr>
          <w:rFonts w:ascii="Arial" w:eastAsia="Times New Roman" w:hAnsi="Arial" w:cs="Arial"/>
          <w:color w:val="222222"/>
          <w:sz w:val="24"/>
          <w:szCs w:val="24"/>
        </w:rPr>
      </w:pPr>
    </w:p>
    <w:p w14:paraId="380304EC" w14:textId="170CFF18" w:rsidR="008345CB" w:rsidRPr="00565FBA" w:rsidRDefault="008345CB" w:rsidP="008345CB">
      <w:pPr>
        <w:pStyle w:val="ListParagraph"/>
        <w:spacing w:after="0" w:line="240" w:lineRule="auto"/>
        <w:ind w:left="0"/>
        <w:rPr>
          <w:rFonts w:ascii="Arial" w:eastAsia="Times New Roman" w:hAnsi="Arial" w:cs="Arial"/>
          <w:color w:val="222222"/>
          <w:sz w:val="24"/>
          <w:szCs w:val="24"/>
        </w:rPr>
      </w:pPr>
      <w:r w:rsidRPr="00565FBA">
        <w:rPr>
          <w:rFonts w:ascii="Arial" w:eastAsia="Times New Roman" w:hAnsi="Arial" w:cs="Arial"/>
          <w:b/>
          <w:color w:val="222222"/>
          <w:sz w:val="24"/>
          <w:szCs w:val="24"/>
        </w:rPr>
        <w:t>Were any of the following issues a part of your conversation(s) with them:</w:t>
      </w:r>
      <w:r>
        <w:rPr>
          <w:rFonts w:ascii="Arial" w:eastAsia="Times New Roman" w:hAnsi="Arial" w:cs="Arial"/>
          <w:color w:val="222222"/>
          <w:sz w:val="24"/>
          <w:szCs w:val="24"/>
        </w:rPr>
        <w:t xml:space="preserve"> (</w:t>
      </w:r>
      <w:r w:rsidRPr="00565FBA">
        <w:rPr>
          <w:rFonts w:ascii="Arial" w:eastAsia="Times New Roman" w:hAnsi="Arial" w:cs="Arial"/>
          <w:color w:val="222222"/>
          <w:sz w:val="24"/>
          <w:szCs w:val="24"/>
        </w:rPr>
        <w:t xml:space="preserve">use of forest land, use of forest resources, ownership of forest land, ownership of forest resources, management of forest land, management of forest resources, </w:t>
      </w:r>
      <w:r w:rsidR="002943D0">
        <w:rPr>
          <w:rFonts w:ascii="Arial" w:eastAsia="Times New Roman" w:hAnsi="Arial" w:cs="Arial"/>
          <w:color w:val="222222"/>
          <w:sz w:val="24"/>
          <w:szCs w:val="24"/>
        </w:rPr>
        <w:t>dispute</w:t>
      </w:r>
      <w:r w:rsidRPr="00565FBA">
        <w:rPr>
          <w:rFonts w:ascii="Arial" w:eastAsia="Times New Roman" w:hAnsi="Arial" w:cs="Arial"/>
          <w:color w:val="222222"/>
          <w:sz w:val="24"/>
          <w:szCs w:val="24"/>
        </w:rPr>
        <w:t>s related forest use and/or management, sharing of benefits from an</w:t>
      </w:r>
      <w:r>
        <w:rPr>
          <w:rFonts w:ascii="Arial" w:eastAsia="Times New Roman" w:hAnsi="Arial" w:cs="Arial"/>
          <w:color w:val="222222"/>
          <w:sz w:val="24"/>
          <w:szCs w:val="24"/>
        </w:rPr>
        <w:t xml:space="preserve">y commercial enterprise, etc. </w:t>
      </w:r>
      <w:r w:rsidRPr="00565FBA">
        <w:rPr>
          <w:rFonts w:ascii="Arial" w:eastAsia="Times New Roman" w:hAnsi="Arial" w:cs="Arial"/>
          <w:color w:val="222222"/>
          <w:sz w:val="24"/>
          <w:szCs w:val="24"/>
        </w:rPr>
        <w:t>(Y/N for each topic of conversation).</w:t>
      </w:r>
      <w:r>
        <w:rPr>
          <w:rFonts w:ascii="Arial" w:eastAsia="Times New Roman" w:hAnsi="Arial" w:cs="Arial"/>
          <w:color w:val="222222"/>
          <w:sz w:val="24"/>
          <w:szCs w:val="24"/>
        </w:rPr>
        <w:t>)</w:t>
      </w:r>
    </w:p>
    <w:p w14:paraId="7EC2961C" w14:textId="227B32C9" w:rsidR="008345CB" w:rsidRDefault="008345CB" w:rsidP="00B646EC"/>
    <w:p w14:paraId="3382B97B" w14:textId="77777777" w:rsidR="0037406E" w:rsidRDefault="00986064" w:rsidP="001A62FC">
      <w:pPr>
        <w:pStyle w:val="Heading3"/>
        <w:spacing w:before="0" w:line="240" w:lineRule="auto"/>
        <w:rPr>
          <w:ins w:id="705" w:author="Aidan Boyd" w:date="2015-01-13T14:12:00Z"/>
        </w:rPr>
      </w:pPr>
      <w:r>
        <w:t>Section H. Traditional Community Rules</w:t>
      </w:r>
    </w:p>
    <w:p w14:paraId="4D12A741" w14:textId="77777777" w:rsidR="00DA3447" w:rsidRDefault="00DA3447" w:rsidP="00B646EC">
      <w:pPr>
        <w:spacing w:after="0"/>
        <w:rPr>
          <w:ins w:id="706" w:author="Aidan Boyd" w:date="2015-01-13T14:12:00Z"/>
        </w:rPr>
      </w:pPr>
    </w:p>
    <w:p w14:paraId="2FD721CE" w14:textId="77777777" w:rsidR="00DA3447" w:rsidRPr="00DA3447" w:rsidRDefault="00DA3447" w:rsidP="00B646EC">
      <w:pPr>
        <w:numPr>
          <w:ilvl w:val="0"/>
          <w:numId w:val="11"/>
        </w:numPr>
        <w:spacing w:after="0" w:line="276" w:lineRule="auto"/>
        <w:contextualSpacing/>
        <w:rPr>
          <w:ins w:id="707" w:author="Aidan Boyd" w:date="2015-01-13T14:12:00Z"/>
          <w:rFonts w:ascii="Cambria" w:eastAsia="Cambria" w:hAnsi="Cambria" w:cs="Times New Roman"/>
          <w:color w:val="000000"/>
        </w:rPr>
      </w:pPr>
      <w:ins w:id="708" w:author="Aidan Boyd" w:date="2015-01-13T14:12:00Z">
        <w:r w:rsidRPr="00DA3447">
          <w:rPr>
            <w:rFonts w:ascii="Cambria" w:eastAsia="Cambria" w:hAnsi="Cambria" w:cs="Times New Roman"/>
            <w:color w:val="000000"/>
          </w:rPr>
          <w:t>Are communities aware of restrictions of access to natural resources (for instance, when a forest use permit is granted to a third party)? If they are, do you believe they respect these restrictions?</w:t>
        </w:r>
      </w:ins>
    </w:p>
    <w:p w14:paraId="6B38A291" w14:textId="5A494A05" w:rsidR="00DA3447" w:rsidRPr="00DA3447" w:rsidRDefault="00DA3447" w:rsidP="00B646EC">
      <w:pPr>
        <w:spacing w:after="0" w:line="276" w:lineRule="auto"/>
        <w:ind w:left="810"/>
        <w:contextualSpacing/>
        <w:rPr>
          <w:ins w:id="709" w:author="Aidan Boyd" w:date="2015-01-13T14:12:00Z"/>
          <w:rFonts w:ascii="Cambria" w:eastAsia="Cambria" w:hAnsi="Cambria" w:cs="Times New Roman"/>
          <w:color w:val="000000"/>
        </w:rPr>
      </w:pPr>
    </w:p>
    <w:p w14:paraId="76C1807F" w14:textId="77777777" w:rsidR="00DA3447" w:rsidRPr="00DA3447" w:rsidRDefault="00DA3447" w:rsidP="00B646EC">
      <w:pPr>
        <w:numPr>
          <w:ilvl w:val="0"/>
          <w:numId w:val="11"/>
        </w:numPr>
        <w:spacing w:after="0" w:line="276" w:lineRule="auto"/>
        <w:contextualSpacing/>
        <w:rPr>
          <w:ins w:id="710" w:author="Aidan Boyd" w:date="2015-01-13T14:12:00Z"/>
          <w:rFonts w:ascii="Cambria" w:eastAsia="Cambria" w:hAnsi="Cambria" w:cs="Times New Roman"/>
          <w:color w:val="000000"/>
        </w:rPr>
      </w:pPr>
      <w:commentRangeStart w:id="711"/>
      <w:ins w:id="712" w:author="Aidan Boyd" w:date="2015-01-13T14:12:00Z">
        <w:r w:rsidRPr="00DA3447">
          <w:rPr>
            <w:rFonts w:ascii="Cambria" w:eastAsia="Cambria" w:hAnsi="Cambria" w:cs="Times New Roman"/>
            <w:color w:val="000000"/>
          </w:rPr>
          <w:t xml:space="preserve">To your knowledge, do government laws conflict with traditional rules governing forests in communities? Please explain how. </w:t>
        </w:r>
        <w:commentRangeEnd w:id="711"/>
        <w:r w:rsidRPr="00DA3447">
          <w:rPr>
            <w:rFonts w:ascii="Cambria" w:eastAsia="Cambria" w:hAnsi="Cambria" w:cs="Times New Roman"/>
            <w:sz w:val="18"/>
            <w:szCs w:val="18"/>
          </w:rPr>
          <w:commentReference w:id="711"/>
        </w:r>
      </w:ins>
    </w:p>
    <w:p w14:paraId="786B70A9" w14:textId="77777777" w:rsidR="00DA3447" w:rsidRPr="00DA3447" w:rsidRDefault="00DA3447" w:rsidP="00B646EC">
      <w:pPr>
        <w:numPr>
          <w:ilvl w:val="0"/>
          <w:numId w:val="11"/>
        </w:numPr>
        <w:spacing w:after="0" w:line="276" w:lineRule="auto"/>
        <w:contextualSpacing/>
        <w:rPr>
          <w:ins w:id="713" w:author="Aidan Boyd" w:date="2015-01-13T14:12:00Z"/>
          <w:rFonts w:ascii="Cambria" w:eastAsia="Cambria" w:hAnsi="Cambria" w:cs="Times New Roman"/>
          <w:color w:val="000000"/>
        </w:rPr>
      </w:pPr>
      <w:commentRangeStart w:id="714"/>
      <w:ins w:id="715" w:author="Aidan Boyd" w:date="2015-01-13T14:12:00Z">
        <w:r w:rsidRPr="00DA3447">
          <w:rPr>
            <w:rFonts w:ascii="Cambria" w:eastAsia="Cambria" w:hAnsi="Cambria" w:cs="Times New Roman"/>
          </w:rPr>
          <w:t>In your opinion, do community leaders have the capacity to manage forests sustainably? (</w:t>
        </w:r>
        <w:proofErr w:type="gramStart"/>
        <w:r w:rsidRPr="00DA3447">
          <w:rPr>
            <w:rFonts w:ascii="Cambria" w:eastAsia="Cambria" w:hAnsi="Cambria" w:cs="Times New Roman"/>
          </w:rPr>
          <w:t>in</w:t>
        </w:r>
        <w:proofErr w:type="gramEnd"/>
        <w:r w:rsidRPr="00DA3447">
          <w:rPr>
            <w:rFonts w:ascii="Cambria" w:eastAsia="Cambria" w:hAnsi="Cambria" w:cs="Times New Roman"/>
          </w:rPr>
          <w:t xml:space="preserve"> terms of knowledge, resources available to them, etc.) Are community leaders aware of the laws? Do they enforce them effectively? Please explain why or why not. </w:t>
        </w:r>
        <w:commentRangeEnd w:id="714"/>
        <w:r w:rsidRPr="00DA3447">
          <w:rPr>
            <w:rFonts w:ascii="Cambria" w:eastAsia="Cambria" w:hAnsi="Cambria" w:cs="Times New Roman"/>
            <w:sz w:val="18"/>
            <w:szCs w:val="18"/>
          </w:rPr>
          <w:commentReference w:id="714"/>
        </w:r>
      </w:ins>
    </w:p>
    <w:p w14:paraId="4CCDEC38" w14:textId="77777777" w:rsidR="00DA3447" w:rsidRPr="00DA3447" w:rsidRDefault="00DA3447" w:rsidP="00B646EC">
      <w:pPr>
        <w:numPr>
          <w:ilvl w:val="0"/>
          <w:numId w:val="11"/>
        </w:numPr>
        <w:spacing w:after="0" w:line="276" w:lineRule="auto"/>
        <w:contextualSpacing/>
        <w:rPr>
          <w:ins w:id="716" w:author="Aidan Boyd" w:date="2015-01-13T14:12:00Z"/>
          <w:rFonts w:ascii="Cambria" w:eastAsia="Cambria" w:hAnsi="Cambria" w:cs="Times New Roman"/>
          <w:color w:val="000000"/>
        </w:rPr>
      </w:pPr>
      <w:commentRangeStart w:id="717"/>
      <w:ins w:id="718" w:author="Aidan Boyd" w:date="2015-01-13T14:12:00Z">
        <w:r w:rsidRPr="00DA3447">
          <w:rPr>
            <w:rFonts w:ascii="Cambria" w:eastAsia="Cambria" w:hAnsi="Cambria" w:cs="Times New Roman"/>
            <w:color w:val="000000"/>
          </w:rPr>
          <w:t xml:space="preserve">Do you think there is more of less unauthorized/illegal access to forests than there was 5 years ago? Please explain. </w:t>
        </w:r>
        <w:commentRangeEnd w:id="717"/>
        <w:r w:rsidRPr="00DA3447">
          <w:rPr>
            <w:rFonts w:ascii="Cambria" w:eastAsia="Cambria" w:hAnsi="Cambria" w:cs="Times New Roman"/>
            <w:sz w:val="18"/>
            <w:szCs w:val="18"/>
          </w:rPr>
          <w:commentReference w:id="717"/>
        </w:r>
      </w:ins>
    </w:p>
    <w:p w14:paraId="5FA74BF7" w14:textId="77777777" w:rsidR="00DA3447" w:rsidRDefault="00DA3447" w:rsidP="00B646EC">
      <w:pPr>
        <w:pStyle w:val="Heading3"/>
        <w:spacing w:before="0" w:line="240" w:lineRule="auto"/>
        <w:rPr>
          <w:ins w:id="719" w:author="Aidan Boyd" w:date="2015-01-13T14:15:00Z"/>
        </w:rPr>
      </w:pPr>
    </w:p>
    <w:p w14:paraId="698D3760" w14:textId="77777777" w:rsidR="008403A3" w:rsidRPr="00B75182" w:rsidRDefault="008403A3" w:rsidP="00B646EC">
      <w:pPr>
        <w:pStyle w:val="ListParagraph"/>
        <w:numPr>
          <w:ilvl w:val="0"/>
          <w:numId w:val="9"/>
        </w:numPr>
        <w:spacing w:after="200" w:line="276" w:lineRule="auto"/>
        <w:ind w:left="805" w:hanging="357"/>
        <w:contextualSpacing w:val="0"/>
        <w:rPr>
          <w:ins w:id="720" w:author="Aidan Boyd" w:date="2015-01-13T14:15:00Z"/>
        </w:rPr>
      </w:pPr>
      <w:ins w:id="721" w:author="Aidan Boyd" w:date="2015-01-13T14:15:00Z">
        <w:r w:rsidRPr="000B2B47">
          <w:rPr>
            <w:color w:val="000000" w:themeColor="text1"/>
          </w:rPr>
          <w:t>Is the community informed of processes resulting in the authorization</w:t>
        </w:r>
        <w:r>
          <w:rPr>
            <w:color w:val="000000" w:themeColor="text1"/>
          </w:rPr>
          <w:t xml:space="preserve"> of</w:t>
        </w:r>
        <w:r w:rsidRPr="000B2B47">
          <w:rPr>
            <w:color w:val="000000" w:themeColor="text1"/>
          </w:rPr>
          <w:t xml:space="preserve"> natural resource use </w:t>
        </w:r>
        <w:r>
          <w:rPr>
            <w:color w:val="000000" w:themeColor="text1"/>
          </w:rPr>
          <w:t xml:space="preserve">concessions/permits?  </w:t>
        </w:r>
        <w:r w:rsidRPr="000B2B47">
          <w:rPr>
            <w:color w:val="000000" w:themeColor="text1"/>
          </w:rPr>
          <w:t xml:space="preserve">If so, does this happen prior </w:t>
        </w:r>
        <w:r>
          <w:rPr>
            <w:color w:val="000000" w:themeColor="text1"/>
          </w:rPr>
          <w:t xml:space="preserve">to </w:t>
        </w:r>
        <w:r w:rsidRPr="000B2B47">
          <w:rPr>
            <w:color w:val="000000" w:themeColor="text1"/>
          </w:rPr>
          <w:t>or after the permit has been granted?</w:t>
        </w:r>
      </w:ins>
    </w:p>
    <w:p w14:paraId="1EEB4C22" w14:textId="77777777" w:rsidR="008403A3" w:rsidRDefault="008403A3" w:rsidP="00B646EC">
      <w:pPr>
        <w:spacing w:after="0"/>
        <w:rPr>
          <w:ins w:id="722" w:author="Aidan Boyd" w:date="2015-01-13T14:16:00Z"/>
        </w:rPr>
      </w:pPr>
    </w:p>
    <w:p w14:paraId="2E7A1A5A" w14:textId="77777777" w:rsidR="008403A3" w:rsidRPr="00386076" w:rsidRDefault="008403A3" w:rsidP="00B646EC">
      <w:pPr>
        <w:pStyle w:val="ListParagraph"/>
        <w:numPr>
          <w:ilvl w:val="0"/>
          <w:numId w:val="13"/>
        </w:numPr>
        <w:spacing w:after="0" w:line="276" w:lineRule="auto"/>
        <w:rPr>
          <w:ins w:id="723" w:author="Aidan Boyd" w:date="2015-01-13T14:16:00Z"/>
          <w:color w:val="000000" w:themeColor="text1"/>
        </w:rPr>
      </w:pPr>
      <w:commentRangeStart w:id="724"/>
      <w:ins w:id="725" w:author="Aidan Boyd" w:date="2015-01-13T14:16:00Z">
        <w:r>
          <w:t xml:space="preserve">Is participation of communities/civil society provided for in public </w:t>
        </w:r>
        <w:r w:rsidRPr="00BA0398">
          <w:t>decision-making processes</w:t>
        </w:r>
        <w:r>
          <w:t xml:space="preserve"> for granting of forestry concessions/permits? If so, please explain how and at what stage of the process.</w:t>
        </w:r>
        <w:commentRangeEnd w:id="724"/>
        <w:r>
          <w:rPr>
            <w:rStyle w:val="CommentReference"/>
          </w:rPr>
          <w:commentReference w:id="724"/>
        </w:r>
      </w:ins>
    </w:p>
    <w:p w14:paraId="144B7953" w14:textId="77777777" w:rsidR="008403A3" w:rsidRDefault="008403A3" w:rsidP="00B646EC">
      <w:pPr>
        <w:spacing w:after="0"/>
        <w:rPr>
          <w:ins w:id="726" w:author="Aidan Boyd" w:date="2015-01-13T14:12:00Z"/>
        </w:rPr>
      </w:pPr>
    </w:p>
    <w:p w14:paraId="301A3D64" w14:textId="77777777" w:rsidR="00DA3447" w:rsidRPr="00076BA4" w:rsidRDefault="00DA3447" w:rsidP="00B646EC"/>
    <w:tbl>
      <w:tblPr>
        <w:tblStyle w:val="TableGrid"/>
        <w:tblW w:w="14035" w:type="dxa"/>
        <w:jc w:val="center"/>
        <w:tblCellMar>
          <w:left w:w="72" w:type="dxa"/>
          <w:right w:w="72" w:type="dxa"/>
        </w:tblCellMar>
        <w:tblLook w:val="04A0" w:firstRow="1" w:lastRow="0" w:firstColumn="1" w:lastColumn="0" w:noHBand="0" w:noVBand="1"/>
      </w:tblPr>
      <w:tblGrid>
        <w:gridCol w:w="2875"/>
        <w:gridCol w:w="2880"/>
        <w:gridCol w:w="1388"/>
        <w:gridCol w:w="2212"/>
        <w:gridCol w:w="1414"/>
        <w:gridCol w:w="1466"/>
        <w:gridCol w:w="1800"/>
      </w:tblGrid>
      <w:tr w:rsidR="00D21330" w:rsidRPr="00986064" w14:paraId="0B96B32D" w14:textId="77777777">
        <w:trPr>
          <w:trHeight w:val="20"/>
          <w:jc w:val="center"/>
        </w:trPr>
        <w:tc>
          <w:tcPr>
            <w:tcW w:w="2875" w:type="dxa"/>
            <w:tcBorders>
              <w:top w:val="single" w:sz="4" w:space="0" w:color="auto"/>
              <w:left w:val="single" w:sz="4" w:space="0" w:color="auto"/>
              <w:bottom w:val="single" w:sz="4" w:space="0" w:color="auto"/>
              <w:right w:val="single" w:sz="4" w:space="0" w:color="auto"/>
            </w:tcBorders>
          </w:tcPr>
          <w:p w14:paraId="391281DF" w14:textId="77777777" w:rsidR="00986064" w:rsidRPr="00986064" w:rsidRDefault="00986064" w:rsidP="001A62FC">
            <w:pPr>
              <w:pStyle w:val="NoSpacing"/>
              <w:spacing w:line="240" w:lineRule="auto"/>
            </w:pPr>
            <w:r w:rsidRPr="00986064">
              <w:t>Activity</w:t>
            </w:r>
          </w:p>
        </w:tc>
        <w:tc>
          <w:tcPr>
            <w:tcW w:w="2880" w:type="dxa"/>
            <w:tcBorders>
              <w:top w:val="single" w:sz="4" w:space="0" w:color="auto"/>
              <w:left w:val="single" w:sz="4" w:space="0" w:color="auto"/>
              <w:bottom w:val="single" w:sz="4" w:space="0" w:color="auto"/>
              <w:right w:val="single" w:sz="4" w:space="0" w:color="auto"/>
            </w:tcBorders>
          </w:tcPr>
          <w:p w14:paraId="160D07DA" w14:textId="77777777" w:rsidR="00986064" w:rsidRPr="00986064" w:rsidRDefault="003C72D1" w:rsidP="001A62FC">
            <w:pPr>
              <w:pStyle w:val="NoSpacing"/>
              <w:spacing w:line="240" w:lineRule="auto"/>
            </w:pPr>
            <w:r>
              <w:t xml:space="preserve">H1. </w:t>
            </w:r>
            <w:r w:rsidR="00986064" w:rsidRPr="00986064">
              <w:t xml:space="preserve">Are there traditional </w:t>
            </w:r>
            <w:r w:rsidR="00986064" w:rsidRPr="00986064">
              <w:lastRenderedPageBreak/>
              <w:t xml:space="preserve">community rules in this village that regulate or restrict the following activity in forest/wooded areas? </w:t>
            </w:r>
          </w:p>
          <w:p w14:paraId="0CF306BF" w14:textId="77777777" w:rsidR="00986064" w:rsidRPr="00986064" w:rsidRDefault="00986064" w:rsidP="001A62FC">
            <w:pPr>
              <w:pStyle w:val="NoSpacing"/>
              <w:spacing w:line="240" w:lineRule="auto"/>
            </w:pPr>
            <w:r w:rsidRPr="00986064">
              <w:t>0=No</w:t>
            </w:r>
          </w:p>
          <w:p w14:paraId="62568AFA" w14:textId="77777777" w:rsidR="00986064" w:rsidRPr="00986064" w:rsidRDefault="00986064" w:rsidP="001A62FC">
            <w:pPr>
              <w:pStyle w:val="NoSpacing"/>
              <w:spacing w:line="240" w:lineRule="auto"/>
            </w:pPr>
            <w:r w:rsidRPr="00986064">
              <w:t xml:space="preserve">1=Yes </w:t>
            </w:r>
          </w:p>
          <w:p w14:paraId="2D1E7E80" w14:textId="77777777" w:rsidR="00986064" w:rsidRPr="00986064" w:rsidRDefault="00986064" w:rsidP="001A62FC">
            <w:pPr>
              <w:pStyle w:val="NoSpacing"/>
              <w:spacing w:line="240" w:lineRule="auto"/>
            </w:pPr>
            <w:r w:rsidRPr="00986064">
              <w:t>888=Don’t know</w:t>
            </w:r>
          </w:p>
          <w:p w14:paraId="05E7BAA3" w14:textId="77777777" w:rsidR="00986064" w:rsidRPr="00986064" w:rsidRDefault="00986064" w:rsidP="001A62FC">
            <w:pPr>
              <w:pStyle w:val="NoSpacing"/>
              <w:spacing w:line="240" w:lineRule="auto"/>
            </w:pPr>
            <w:r w:rsidRPr="00986064">
              <w:t>999=Prefer not to respond</w:t>
            </w:r>
          </w:p>
        </w:tc>
        <w:tc>
          <w:tcPr>
            <w:tcW w:w="1388" w:type="dxa"/>
            <w:tcBorders>
              <w:top w:val="single" w:sz="4" w:space="0" w:color="auto"/>
              <w:left w:val="single" w:sz="4" w:space="0" w:color="auto"/>
              <w:bottom w:val="single" w:sz="4" w:space="0" w:color="auto"/>
              <w:right w:val="single" w:sz="4" w:space="0" w:color="auto"/>
            </w:tcBorders>
          </w:tcPr>
          <w:p w14:paraId="25EFB34B" w14:textId="77777777" w:rsidR="00986064" w:rsidRPr="00986064" w:rsidRDefault="003C72D1" w:rsidP="001A62FC">
            <w:pPr>
              <w:pStyle w:val="NoSpacing"/>
              <w:spacing w:line="240" w:lineRule="auto"/>
            </w:pPr>
            <w:r>
              <w:lastRenderedPageBreak/>
              <w:t xml:space="preserve">H1b. </w:t>
            </w:r>
            <w:r w:rsidR="00986064" w:rsidRPr="00986064">
              <w:t xml:space="preserve">If yes, </w:t>
            </w:r>
            <w:r w:rsidR="00986064" w:rsidRPr="00986064">
              <w:lastRenderedPageBreak/>
              <w:t xml:space="preserve">please describe the rules. </w:t>
            </w:r>
          </w:p>
        </w:tc>
        <w:tc>
          <w:tcPr>
            <w:tcW w:w="2212" w:type="dxa"/>
            <w:tcBorders>
              <w:top w:val="single" w:sz="4" w:space="0" w:color="auto"/>
              <w:left w:val="single" w:sz="4" w:space="0" w:color="auto"/>
              <w:bottom w:val="single" w:sz="4" w:space="0" w:color="auto"/>
              <w:right w:val="single" w:sz="4" w:space="0" w:color="auto"/>
            </w:tcBorders>
          </w:tcPr>
          <w:p w14:paraId="77BE00EF" w14:textId="77777777" w:rsidR="00986064" w:rsidRPr="00986064" w:rsidRDefault="003C72D1" w:rsidP="001A62FC">
            <w:pPr>
              <w:pStyle w:val="NoSpacing"/>
              <w:spacing w:line="240" w:lineRule="auto"/>
            </w:pPr>
            <w:r>
              <w:lastRenderedPageBreak/>
              <w:t xml:space="preserve">H2. </w:t>
            </w:r>
            <w:r w:rsidR="00986064" w:rsidRPr="00986064">
              <w:t xml:space="preserve">Have these rules </w:t>
            </w:r>
            <w:r w:rsidR="00986064" w:rsidRPr="00986064">
              <w:lastRenderedPageBreak/>
              <w:t xml:space="preserve">changes over the past # years? </w:t>
            </w:r>
          </w:p>
          <w:p w14:paraId="4F36D5F9" w14:textId="77777777" w:rsidR="00986064" w:rsidRPr="00986064" w:rsidRDefault="00986064" w:rsidP="001A62FC">
            <w:pPr>
              <w:pStyle w:val="NoSpacing"/>
              <w:spacing w:line="240" w:lineRule="auto"/>
            </w:pPr>
          </w:p>
          <w:p w14:paraId="05BB82C2" w14:textId="77777777" w:rsidR="00986064" w:rsidRPr="00986064" w:rsidRDefault="00986064" w:rsidP="001A62FC">
            <w:pPr>
              <w:pStyle w:val="NoSpacing"/>
              <w:spacing w:line="240" w:lineRule="auto"/>
            </w:pPr>
            <w:r w:rsidRPr="00986064">
              <w:t>0=No</w:t>
            </w:r>
          </w:p>
          <w:p w14:paraId="05940307" w14:textId="77777777" w:rsidR="00986064" w:rsidRPr="00986064" w:rsidRDefault="00986064" w:rsidP="001A62FC">
            <w:pPr>
              <w:pStyle w:val="NoSpacing"/>
              <w:spacing w:line="240" w:lineRule="auto"/>
            </w:pPr>
            <w:r w:rsidRPr="00986064">
              <w:t xml:space="preserve">1=Yes </w:t>
            </w:r>
          </w:p>
          <w:p w14:paraId="1A44E003" w14:textId="77777777" w:rsidR="00986064" w:rsidRPr="00986064" w:rsidRDefault="00986064" w:rsidP="001A62FC">
            <w:pPr>
              <w:pStyle w:val="NoSpacing"/>
              <w:spacing w:line="240" w:lineRule="auto"/>
            </w:pPr>
            <w:r w:rsidRPr="00986064">
              <w:t>888=Don’t know</w:t>
            </w:r>
          </w:p>
          <w:p w14:paraId="5F529CF8" w14:textId="77777777" w:rsidR="00986064" w:rsidRPr="00986064" w:rsidRDefault="00986064" w:rsidP="001A62FC">
            <w:pPr>
              <w:pStyle w:val="NoSpacing"/>
              <w:spacing w:line="240" w:lineRule="auto"/>
            </w:pPr>
            <w:r w:rsidRPr="00986064">
              <w:t>999=Prefer not to respond</w:t>
            </w:r>
          </w:p>
        </w:tc>
        <w:tc>
          <w:tcPr>
            <w:tcW w:w="1414" w:type="dxa"/>
            <w:tcBorders>
              <w:top w:val="single" w:sz="4" w:space="0" w:color="auto"/>
              <w:left w:val="single" w:sz="4" w:space="0" w:color="auto"/>
              <w:bottom w:val="single" w:sz="4" w:space="0" w:color="auto"/>
              <w:right w:val="single" w:sz="4" w:space="0" w:color="auto"/>
            </w:tcBorders>
          </w:tcPr>
          <w:p w14:paraId="7F5CB3AD" w14:textId="77777777" w:rsidR="00986064" w:rsidRPr="00986064" w:rsidRDefault="003C72D1" w:rsidP="001A62FC">
            <w:pPr>
              <w:pStyle w:val="NoSpacing"/>
              <w:spacing w:line="240" w:lineRule="auto"/>
            </w:pPr>
            <w:r>
              <w:lastRenderedPageBreak/>
              <w:t xml:space="preserve">H3. </w:t>
            </w:r>
            <w:r w:rsidR="00986064" w:rsidRPr="00986064">
              <w:t xml:space="preserve">Are there </w:t>
            </w:r>
            <w:r w:rsidR="00986064" w:rsidRPr="00986064">
              <w:lastRenderedPageBreak/>
              <w:t>penalties for rule breaking?</w:t>
            </w:r>
          </w:p>
          <w:p w14:paraId="2265EF08" w14:textId="77777777" w:rsidR="00986064" w:rsidRPr="00986064" w:rsidRDefault="00986064" w:rsidP="001A62FC">
            <w:pPr>
              <w:pStyle w:val="NoSpacing"/>
              <w:spacing w:line="240" w:lineRule="auto"/>
            </w:pPr>
            <w:r w:rsidRPr="00986064">
              <w:t>0=No</w:t>
            </w:r>
          </w:p>
          <w:p w14:paraId="3B8FD10F" w14:textId="77777777" w:rsidR="00986064" w:rsidRDefault="00986064" w:rsidP="001A62FC">
            <w:pPr>
              <w:pStyle w:val="NoSpacing"/>
              <w:spacing w:line="240" w:lineRule="auto"/>
            </w:pPr>
            <w:r w:rsidRPr="00986064">
              <w:t>1=Yes</w:t>
            </w:r>
          </w:p>
          <w:p w14:paraId="17540D69" w14:textId="77777777" w:rsidR="00986064" w:rsidRPr="00986064" w:rsidRDefault="00986064" w:rsidP="001A62FC">
            <w:pPr>
              <w:pStyle w:val="NoSpacing"/>
              <w:spacing w:line="240" w:lineRule="auto"/>
            </w:pPr>
            <w:r w:rsidRPr="00986064">
              <w:t>888=Don’t know</w:t>
            </w:r>
          </w:p>
        </w:tc>
        <w:tc>
          <w:tcPr>
            <w:tcW w:w="1466" w:type="dxa"/>
            <w:tcBorders>
              <w:top w:val="single" w:sz="4" w:space="0" w:color="auto"/>
              <w:left w:val="single" w:sz="4" w:space="0" w:color="auto"/>
              <w:bottom w:val="single" w:sz="4" w:space="0" w:color="auto"/>
              <w:right w:val="single" w:sz="4" w:space="0" w:color="auto"/>
            </w:tcBorders>
          </w:tcPr>
          <w:p w14:paraId="0E932A46" w14:textId="77777777" w:rsidR="00986064" w:rsidRDefault="003C72D1" w:rsidP="001A62FC">
            <w:pPr>
              <w:pStyle w:val="NoSpacing"/>
              <w:spacing w:line="240" w:lineRule="auto"/>
            </w:pPr>
            <w:r>
              <w:lastRenderedPageBreak/>
              <w:t xml:space="preserve">H4. </w:t>
            </w:r>
            <w:r w:rsidR="00986064" w:rsidRPr="00986064">
              <w:t xml:space="preserve">What is </w:t>
            </w:r>
            <w:r w:rsidR="00986064" w:rsidRPr="00986064">
              <w:lastRenderedPageBreak/>
              <w:t xml:space="preserve">the traditional community penalty for breaking the rules? </w:t>
            </w:r>
          </w:p>
          <w:p w14:paraId="3EC96A97" w14:textId="77777777" w:rsidR="00716280" w:rsidRDefault="00716280" w:rsidP="001A62FC">
            <w:pPr>
              <w:pStyle w:val="NoSpacing"/>
              <w:spacing w:line="240" w:lineRule="auto"/>
            </w:pPr>
          </w:p>
          <w:p w14:paraId="500AEE4F" w14:textId="77777777" w:rsidR="001D752A" w:rsidRPr="001D752A" w:rsidRDefault="001D752A" w:rsidP="001A62FC">
            <w:pPr>
              <w:pStyle w:val="NoSpacing"/>
              <w:spacing w:line="240" w:lineRule="auto"/>
              <w:rPr>
                <w:i/>
              </w:rPr>
            </w:pPr>
            <w:r>
              <w:rPr>
                <w:i/>
              </w:rPr>
              <w:t>See codes 102</w:t>
            </w:r>
          </w:p>
        </w:tc>
        <w:tc>
          <w:tcPr>
            <w:tcW w:w="1800" w:type="dxa"/>
            <w:tcBorders>
              <w:top w:val="single" w:sz="4" w:space="0" w:color="auto"/>
              <w:left w:val="single" w:sz="4" w:space="0" w:color="auto"/>
              <w:bottom w:val="single" w:sz="4" w:space="0" w:color="auto"/>
              <w:right w:val="single" w:sz="4" w:space="0" w:color="auto"/>
            </w:tcBorders>
          </w:tcPr>
          <w:p w14:paraId="4E65232A" w14:textId="77777777" w:rsidR="00986064" w:rsidRDefault="003C72D1" w:rsidP="001A62FC">
            <w:pPr>
              <w:pStyle w:val="NoSpacing"/>
              <w:spacing w:line="240" w:lineRule="auto"/>
            </w:pPr>
            <w:r>
              <w:lastRenderedPageBreak/>
              <w:t xml:space="preserve">H5. </w:t>
            </w:r>
            <w:r w:rsidR="00986064" w:rsidRPr="00986064">
              <w:t xml:space="preserve">In your </w:t>
            </w:r>
            <w:r w:rsidR="00986064" w:rsidRPr="00986064">
              <w:lastRenderedPageBreak/>
              <w:t xml:space="preserve">opinion, how many community members adhere to/follow these rules? </w:t>
            </w:r>
          </w:p>
          <w:p w14:paraId="1902F3A1" w14:textId="77777777" w:rsidR="00716280" w:rsidRDefault="00716280" w:rsidP="001A62FC">
            <w:pPr>
              <w:pStyle w:val="NoSpacing"/>
              <w:spacing w:line="240" w:lineRule="auto"/>
            </w:pPr>
          </w:p>
          <w:p w14:paraId="21491426" w14:textId="77777777" w:rsidR="001D752A" w:rsidRPr="001D752A" w:rsidRDefault="001D752A" w:rsidP="001A62FC">
            <w:pPr>
              <w:pStyle w:val="NoSpacing"/>
              <w:spacing w:line="240" w:lineRule="auto"/>
              <w:rPr>
                <w:i/>
              </w:rPr>
            </w:pPr>
            <w:r>
              <w:rPr>
                <w:i/>
              </w:rPr>
              <w:t>See codes 103</w:t>
            </w:r>
          </w:p>
        </w:tc>
      </w:tr>
      <w:tr w:rsidR="000E78C6" w:rsidRPr="00986064" w14:paraId="788E7804" w14:textId="77777777">
        <w:trPr>
          <w:trHeight w:val="20"/>
          <w:jc w:val="center"/>
        </w:trPr>
        <w:tc>
          <w:tcPr>
            <w:tcW w:w="2875" w:type="dxa"/>
            <w:tcBorders>
              <w:top w:val="single" w:sz="4" w:space="0" w:color="auto"/>
              <w:left w:val="single" w:sz="4" w:space="0" w:color="auto"/>
              <w:bottom w:val="single" w:sz="4" w:space="0" w:color="auto"/>
              <w:right w:val="single" w:sz="4" w:space="0" w:color="auto"/>
            </w:tcBorders>
          </w:tcPr>
          <w:p w14:paraId="2F646FC2" w14:textId="77777777" w:rsidR="000E78C6" w:rsidRPr="00986064" w:rsidRDefault="000E78C6" w:rsidP="001A62FC">
            <w:pPr>
              <w:pStyle w:val="NoSpacing"/>
              <w:spacing w:line="240" w:lineRule="auto"/>
            </w:pPr>
          </w:p>
        </w:tc>
        <w:tc>
          <w:tcPr>
            <w:tcW w:w="2880" w:type="dxa"/>
            <w:tcBorders>
              <w:top w:val="single" w:sz="4" w:space="0" w:color="auto"/>
              <w:left w:val="single" w:sz="4" w:space="0" w:color="auto"/>
              <w:bottom w:val="single" w:sz="4" w:space="0" w:color="auto"/>
              <w:right w:val="single" w:sz="4" w:space="0" w:color="auto"/>
            </w:tcBorders>
          </w:tcPr>
          <w:p w14:paraId="3B2037F9" w14:textId="77777777" w:rsidR="000E78C6" w:rsidRPr="00986064" w:rsidRDefault="000E78C6" w:rsidP="001A62FC">
            <w:pPr>
              <w:pStyle w:val="NoSpacing"/>
              <w:spacing w:line="240" w:lineRule="auto"/>
            </w:pPr>
          </w:p>
        </w:tc>
        <w:tc>
          <w:tcPr>
            <w:tcW w:w="1388" w:type="dxa"/>
            <w:tcBorders>
              <w:top w:val="single" w:sz="4" w:space="0" w:color="auto"/>
              <w:left w:val="single" w:sz="4" w:space="0" w:color="auto"/>
              <w:bottom w:val="single" w:sz="4" w:space="0" w:color="auto"/>
              <w:right w:val="single" w:sz="4" w:space="0" w:color="auto"/>
            </w:tcBorders>
          </w:tcPr>
          <w:p w14:paraId="5E1024C5" w14:textId="77777777" w:rsidR="000E78C6" w:rsidRPr="00986064" w:rsidRDefault="000E78C6" w:rsidP="001A62FC">
            <w:pPr>
              <w:pStyle w:val="NoSpacing"/>
              <w:spacing w:line="240" w:lineRule="auto"/>
            </w:pPr>
          </w:p>
        </w:tc>
        <w:tc>
          <w:tcPr>
            <w:tcW w:w="2212" w:type="dxa"/>
            <w:tcBorders>
              <w:top w:val="single" w:sz="4" w:space="0" w:color="auto"/>
              <w:left w:val="single" w:sz="4" w:space="0" w:color="auto"/>
              <w:bottom w:val="single" w:sz="4" w:space="0" w:color="auto"/>
              <w:right w:val="single" w:sz="4" w:space="0" w:color="auto"/>
            </w:tcBorders>
          </w:tcPr>
          <w:p w14:paraId="2C5F8730" w14:textId="77777777" w:rsidR="000E78C6" w:rsidRPr="00986064" w:rsidRDefault="000E78C6" w:rsidP="001A62FC">
            <w:pPr>
              <w:pStyle w:val="NoSpacing"/>
              <w:spacing w:line="240" w:lineRule="auto"/>
            </w:pPr>
          </w:p>
        </w:tc>
        <w:tc>
          <w:tcPr>
            <w:tcW w:w="1414" w:type="dxa"/>
            <w:tcBorders>
              <w:top w:val="single" w:sz="4" w:space="0" w:color="auto"/>
              <w:left w:val="single" w:sz="4" w:space="0" w:color="auto"/>
              <w:bottom w:val="single" w:sz="4" w:space="0" w:color="auto"/>
              <w:right w:val="single" w:sz="4" w:space="0" w:color="auto"/>
            </w:tcBorders>
          </w:tcPr>
          <w:p w14:paraId="67D20C4F" w14:textId="77777777" w:rsidR="000E78C6" w:rsidRPr="00986064" w:rsidRDefault="000E78C6" w:rsidP="001A62FC">
            <w:pPr>
              <w:pStyle w:val="NoSpacing"/>
              <w:spacing w:line="240" w:lineRule="auto"/>
            </w:pPr>
          </w:p>
        </w:tc>
        <w:tc>
          <w:tcPr>
            <w:tcW w:w="1466" w:type="dxa"/>
            <w:tcBorders>
              <w:top w:val="single" w:sz="4" w:space="0" w:color="auto"/>
              <w:left w:val="single" w:sz="4" w:space="0" w:color="auto"/>
              <w:bottom w:val="single" w:sz="4" w:space="0" w:color="auto"/>
              <w:right w:val="single" w:sz="4" w:space="0" w:color="auto"/>
            </w:tcBorders>
          </w:tcPr>
          <w:p w14:paraId="002F24AB" w14:textId="77777777" w:rsidR="000E78C6" w:rsidRPr="00986064" w:rsidRDefault="000E78C6" w:rsidP="001A62FC">
            <w:pPr>
              <w:pStyle w:val="NoSpacing"/>
              <w:spacing w:line="240" w:lineRule="auto"/>
            </w:pPr>
          </w:p>
        </w:tc>
        <w:tc>
          <w:tcPr>
            <w:tcW w:w="1800" w:type="dxa"/>
            <w:tcBorders>
              <w:top w:val="single" w:sz="4" w:space="0" w:color="auto"/>
              <w:left w:val="single" w:sz="4" w:space="0" w:color="auto"/>
              <w:bottom w:val="single" w:sz="4" w:space="0" w:color="auto"/>
              <w:right w:val="single" w:sz="4" w:space="0" w:color="auto"/>
            </w:tcBorders>
          </w:tcPr>
          <w:p w14:paraId="2B9E722A" w14:textId="77777777" w:rsidR="000E78C6" w:rsidRPr="00986064" w:rsidRDefault="000E78C6" w:rsidP="001A62FC">
            <w:pPr>
              <w:pStyle w:val="NoSpacing"/>
              <w:spacing w:line="240" w:lineRule="auto"/>
            </w:pPr>
          </w:p>
        </w:tc>
      </w:tr>
      <w:tr w:rsidR="00EB28A6" w:rsidRPr="00986064" w14:paraId="4493E32A" w14:textId="77777777">
        <w:trPr>
          <w:trHeight w:val="20"/>
          <w:jc w:val="center"/>
        </w:trPr>
        <w:tc>
          <w:tcPr>
            <w:tcW w:w="2875" w:type="dxa"/>
            <w:tcBorders>
              <w:top w:val="single" w:sz="4" w:space="0" w:color="auto"/>
              <w:left w:val="single" w:sz="4" w:space="0" w:color="auto"/>
              <w:bottom w:val="single" w:sz="4" w:space="0" w:color="auto"/>
              <w:right w:val="single" w:sz="4" w:space="0" w:color="auto"/>
            </w:tcBorders>
          </w:tcPr>
          <w:p w14:paraId="0C9F39FA" w14:textId="77777777" w:rsidR="00986064" w:rsidRPr="00986064" w:rsidRDefault="00986064" w:rsidP="001A62FC">
            <w:pPr>
              <w:pStyle w:val="NoSpacing"/>
              <w:spacing w:line="240" w:lineRule="auto"/>
            </w:pPr>
            <w:r w:rsidRPr="00986064">
              <w:t>Clearing land for agriculture</w:t>
            </w:r>
          </w:p>
        </w:tc>
        <w:tc>
          <w:tcPr>
            <w:tcW w:w="2880" w:type="dxa"/>
            <w:tcBorders>
              <w:top w:val="single" w:sz="4" w:space="0" w:color="auto"/>
              <w:left w:val="single" w:sz="4" w:space="0" w:color="auto"/>
              <w:bottom w:val="single" w:sz="4" w:space="0" w:color="auto"/>
              <w:right w:val="single" w:sz="4" w:space="0" w:color="auto"/>
            </w:tcBorders>
          </w:tcPr>
          <w:p w14:paraId="537FDD7F" w14:textId="77777777" w:rsidR="00986064" w:rsidRPr="00986064" w:rsidRDefault="00986064" w:rsidP="001A62FC">
            <w:pPr>
              <w:pStyle w:val="NoSpacing"/>
              <w:spacing w:line="240" w:lineRule="auto"/>
            </w:pPr>
          </w:p>
        </w:tc>
        <w:tc>
          <w:tcPr>
            <w:tcW w:w="1388" w:type="dxa"/>
            <w:tcBorders>
              <w:top w:val="single" w:sz="4" w:space="0" w:color="auto"/>
              <w:left w:val="single" w:sz="4" w:space="0" w:color="auto"/>
              <w:bottom w:val="single" w:sz="4" w:space="0" w:color="auto"/>
              <w:right w:val="single" w:sz="4" w:space="0" w:color="auto"/>
            </w:tcBorders>
            <w:shd w:val="clear" w:color="auto" w:fill="999999" w:themeFill="accent3" w:themeFillTint="66"/>
          </w:tcPr>
          <w:p w14:paraId="6B613B62" w14:textId="77777777" w:rsidR="00986064" w:rsidRPr="00986064" w:rsidRDefault="00986064" w:rsidP="001A62FC">
            <w:pPr>
              <w:pStyle w:val="NoSpacing"/>
              <w:spacing w:line="240" w:lineRule="auto"/>
            </w:pPr>
            <w:r w:rsidRPr="00986064">
              <w:t xml:space="preserve">TEXT </w:t>
            </w:r>
          </w:p>
        </w:tc>
        <w:tc>
          <w:tcPr>
            <w:tcW w:w="2212" w:type="dxa"/>
            <w:tcBorders>
              <w:top w:val="single" w:sz="4" w:space="0" w:color="auto"/>
              <w:left w:val="single" w:sz="4" w:space="0" w:color="auto"/>
              <w:bottom w:val="single" w:sz="4" w:space="0" w:color="auto"/>
              <w:right w:val="single" w:sz="4" w:space="0" w:color="auto"/>
            </w:tcBorders>
          </w:tcPr>
          <w:p w14:paraId="0C300E2C" w14:textId="77777777" w:rsidR="00986064" w:rsidRPr="00986064" w:rsidRDefault="00986064" w:rsidP="001A62FC">
            <w:pPr>
              <w:pStyle w:val="NoSpacing"/>
              <w:spacing w:line="240" w:lineRule="auto"/>
            </w:pPr>
          </w:p>
        </w:tc>
        <w:tc>
          <w:tcPr>
            <w:tcW w:w="1414" w:type="dxa"/>
            <w:tcBorders>
              <w:top w:val="single" w:sz="4" w:space="0" w:color="auto"/>
              <w:left w:val="single" w:sz="4" w:space="0" w:color="auto"/>
              <w:bottom w:val="single" w:sz="4" w:space="0" w:color="auto"/>
              <w:right w:val="single" w:sz="4" w:space="0" w:color="auto"/>
            </w:tcBorders>
          </w:tcPr>
          <w:p w14:paraId="2A9C734B" w14:textId="77777777" w:rsidR="00986064" w:rsidRPr="00986064" w:rsidRDefault="00986064" w:rsidP="001A62FC">
            <w:pPr>
              <w:pStyle w:val="NoSpacing"/>
              <w:spacing w:line="240" w:lineRule="auto"/>
            </w:pPr>
          </w:p>
        </w:tc>
        <w:tc>
          <w:tcPr>
            <w:tcW w:w="1466" w:type="dxa"/>
            <w:tcBorders>
              <w:top w:val="single" w:sz="4" w:space="0" w:color="auto"/>
              <w:left w:val="single" w:sz="4" w:space="0" w:color="auto"/>
              <w:bottom w:val="single" w:sz="4" w:space="0" w:color="auto"/>
              <w:right w:val="single" w:sz="4" w:space="0" w:color="auto"/>
            </w:tcBorders>
          </w:tcPr>
          <w:p w14:paraId="4EFFDEC2" w14:textId="77777777" w:rsidR="00986064" w:rsidRPr="00986064" w:rsidRDefault="00986064" w:rsidP="001A62FC">
            <w:pPr>
              <w:pStyle w:val="NoSpacing"/>
              <w:spacing w:line="240" w:lineRule="auto"/>
            </w:pPr>
          </w:p>
        </w:tc>
        <w:tc>
          <w:tcPr>
            <w:tcW w:w="1800" w:type="dxa"/>
            <w:tcBorders>
              <w:top w:val="single" w:sz="4" w:space="0" w:color="auto"/>
              <w:left w:val="single" w:sz="4" w:space="0" w:color="auto"/>
              <w:bottom w:val="single" w:sz="4" w:space="0" w:color="auto"/>
              <w:right w:val="single" w:sz="4" w:space="0" w:color="auto"/>
            </w:tcBorders>
          </w:tcPr>
          <w:p w14:paraId="4911A280" w14:textId="77777777" w:rsidR="00986064" w:rsidRPr="00986064" w:rsidRDefault="00986064" w:rsidP="001A62FC">
            <w:pPr>
              <w:pStyle w:val="NoSpacing"/>
              <w:spacing w:line="240" w:lineRule="auto"/>
            </w:pPr>
          </w:p>
        </w:tc>
      </w:tr>
      <w:tr w:rsidR="00EB28A6" w:rsidRPr="00986064" w14:paraId="21E0C510" w14:textId="77777777">
        <w:trPr>
          <w:trHeight w:val="20"/>
          <w:jc w:val="center"/>
        </w:trPr>
        <w:tc>
          <w:tcPr>
            <w:tcW w:w="2875" w:type="dxa"/>
            <w:tcBorders>
              <w:top w:val="single" w:sz="4" w:space="0" w:color="auto"/>
              <w:left w:val="single" w:sz="4" w:space="0" w:color="auto"/>
              <w:bottom w:val="single" w:sz="4" w:space="0" w:color="auto"/>
              <w:right w:val="single" w:sz="4" w:space="0" w:color="auto"/>
            </w:tcBorders>
          </w:tcPr>
          <w:p w14:paraId="787E93DA" w14:textId="77777777" w:rsidR="00986064" w:rsidRPr="00986064" w:rsidRDefault="00986064" w:rsidP="001A62FC">
            <w:pPr>
              <w:pStyle w:val="NoSpacing"/>
              <w:spacing w:line="240" w:lineRule="auto"/>
            </w:pPr>
            <w:r w:rsidRPr="00986064">
              <w:t>Setting fires for poaching/hunting (include hunting relish(mice))</w:t>
            </w:r>
          </w:p>
        </w:tc>
        <w:tc>
          <w:tcPr>
            <w:tcW w:w="2880" w:type="dxa"/>
            <w:tcBorders>
              <w:top w:val="single" w:sz="4" w:space="0" w:color="auto"/>
              <w:left w:val="single" w:sz="4" w:space="0" w:color="auto"/>
              <w:bottom w:val="single" w:sz="4" w:space="0" w:color="auto"/>
              <w:right w:val="single" w:sz="4" w:space="0" w:color="auto"/>
            </w:tcBorders>
          </w:tcPr>
          <w:p w14:paraId="2AFB0AFB" w14:textId="77777777" w:rsidR="00986064" w:rsidRPr="00986064" w:rsidRDefault="00986064" w:rsidP="001A62FC">
            <w:pPr>
              <w:pStyle w:val="NoSpacing"/>
              <w:spacing w:line="240" w:lineRule="auto"/>
            </w:pPr>
          </w:p>
        </w:tc>
        <w:tc>
          <w:tcPr>
            <w:tcW w:w="1388" w:type="dxa"/>
            <w:tcBorders>
              <w:top w:val="single" w:sz="4" w:space="0" w:color="auto"/>
              <w:left w:val="single" w:sz="4" w:space="0" w:color="auto"/>
              <w:bottom w:val="single" w:sz="4" w:space="0" w:color="auto"/>
              <w:right w:val="single" w:sz="4" w:space="0" w:color="auto"/>
            </w:tcBorders>
            <w:shd w:val="clear" w:color="auto" w:fill="999999" w:themeFill="accent3" w:themeFillTint="66"/>
          </w:tcPr>
          <w:p w14:paraId="7BE11187" w14:textId="77777777" w:rsidR="00986064" w:rsidRPr="00986064" w:rsidRDefault="00986064" w:rsidP="001A62FC">
            <w:pPr>
              <w:pStyle w:val="NoSpacing"/>
              <w:spacing w:line="240" w:lineRule="auto"/>
            </w:pPr>
            <w:r w:rsidRPr="00986064">
              <w:t>TEXT</w:t>
            </w:r>
          </w:p>
        </w:tc>
        <w:tc>
          <w:tcPr>
            <w:tcW w:w="2212" w:type="dxa"/>
            <w:tcBorders>
              <w:top w:val="single" w:sz="4" w:space="0" w:color="auto"/>
              <w:left w:val="single" w:sz="4" w:space="0" w:color="auto"/>
              <w:bottom w:val="single" w:sz="4" w:space="0" w:color="auto"/>
              <w:right w:val="single" w:sz="4" w:space="0" w:color="auto"/>
            </w:tcBorders>
          </w:tcPr>
          <w:p w14:paraId="046A59CA" w14:textId="77777777" w:rsidR="00986064" w:rsidRPr="00986064" w:rsidRDefault="00986064" w:rsidP="001A62FC">
            <w:pPr>
              <w:pStyle w:val="NoSpacing"/>
              <w:spacing w:line="240" w:lineRule="auto"/>
            </w:pPr>
          </w:p>
        </w:tc>
        <w:tc>
          <w:tcPr>
            <w:tcW w:w="1414" w:type="dxa"/>
            <w:tcBorders>
              <w:top w:val="single" w:sz="4" w:space="0" w:color="auto"/>
              <w:left w:val="single" w:sz="4" w:space="0" w:color="auto"/>
              <w:bottom w:val="single" w:sz="4" w:space="0" w:color="auto"/>
              <w:right w:val="single" w:sz="4" w:space="0" w:color="auto"/>
            </w:tcBorders>
          </w:tcPr>
          <w:p w14:paraId="7F0343AA" w14:textId="77777777" w:rsidR="00986064" w:rsidRPr="00986064" w:rsidRDefault="00986064" w:rsidP="001A62FC">
            <w:pPr>
              <w:pStyle w:val="NoSpacing"/>
              <w:spacing w:line="240" w:lineRule="auto"/>
            </w:pPr>
          </w:p>
        </w:tc>
        <w:tc>
          <w:tcPr>
            <w:tcW w:w="1466" w:type="dxa"/>
            <w:tcBorders>
              <w:top w:val="single" w:sz="4" w:space="0" w:color="auto"/>
              <w:left w:val="single" w:sz="4" w:space="0" w:color="auto"/>
              <w:bottom w:val="single" w:sz="4" w:space="0" w:color="auto"/>
              <w:right w:val="single" w:sz="4" w:space="0" w:color="auto"/>
            </w:tcBorders>
          </w:tcPr>
          <w:p w14:paraId="3B47D42F" w14:textId="77777777" w:rsidR="00986064" w:rsidRPr="00986064" w:rsidRDefault="00986064" w:rsidP="001A62FC">
            <w:pPr>
              <w:pStyle w:val="NoSpacing"/>
              <w:spacing w:line="240" w:lineRule="auto"/>
            </w:pPr>
          </w:p>
        </w:tc>
        <w:tc>
          <w:tcPr>
            <w:tcW w:w="1800" w:type="dxa"/>
            <w:tcBorders>
              <w:top w:val="single" w:sz="4" w:space="0" w:color="auto"/>
              <w:left w:val="single" w:sz="4" w:space="0" w:color="auto"/>
              <w:bottom w:val="single" w:sz="4" w:space="0" w:color="auto"/>
              <w:right w:val="single" w:sz="4" w:space="0" w:color="auto"/>
            </w:tcBorders>
          </w:tcPr>
          <w:p w14:paraId="4DA3D9A1" w14:textId="77777777" w:rsidR="00986064" w:rsidRPr="00986064" w:rsidRDefault="00986064" w:rsidP="001A62FC">
            <w:pPr>
              <w:pStyle w:val="NoSpacing"/>
              <w:spacing w:line="240" w:lineRule="auto"/>
            </w:pPr>
          </w:p>
        </w:tc>
      </w:tr>
      <w:tr w:rsidR="00EB28A6" w:rsidRPr="00986064" w14:paraId="21D90E07" w14:textId="77777777">
        <w:trPr>
          <w:trHeight w:val="20"/>
          <w:jc w:val="center"/>
        </w:trPr>
        <w:tc>
          <w:tcPr>
            <w:tcW w:w="2875" w:type="dxa"/>
            <w:tcBorders>
              <w:top w:val="single" w:sz="4" w:space="0" w:color="auto"/>
              <w:left w:val="single" w:sz="4" w:space="0" w:color="auto"/>
              <w:bottom w:val="single" w:sz="4" w:space="0" w:color="auto"/>
              <w:right w:val="single" w:sz="4" w:space="0" w:color="auto"/>
            </w:tcBorders>
          </w:tcPr>
          <w:p w14:paraId="46F4CCE8" w14:textId="40F96E40" w:rsidR="00986064" w:rsidRPr="00986064" w:rsidRDefault="00ED021C" w:rsidP="001A62FC">
            <w:pPr>
              <w:pStyle w:val="NoSpacing"/>
              <w:spacing w:line="240" w:lineRule="auto"/>
            </w:pPr>
            <w:r>
              <w:t>Cutting trees for timber</w:t>
            </w:r>
          </w:p>
        </w:tc>
        <w:tc>
          <w:tcPr>
            <w:tcW w:w="2880" w:type="dxa"/>
            <w:tcBorders>
              <w:top w:val="single" w:sz="4" w:space="0" w:color="auto"/>
              <w:left w:val="single" w:sz="4" w:space="0" w:color="auto"/>
              <w:bottom w:val="single" w:sz="4" w:space="0" w:color="auto"/>
              <w:right w:val="single" w:sz="4" w:space="0" w:color="auto"/>
            </w:tcBorders>
          </w:tcPr>
          <w:p w14:paraId="3865AECF" w14:textId="77777777" w:rsidR="00986064" w:rsidRPr="00986064" w:rsidRDefault="00986064" w:rsidP="001A62FC">
            <w:pPr>
              <w:pStyle w:val="NoSpacing"/>
              <w:spacing w:line="240" w:lineRule="auto"/>
            </w:pPr>
          </w:p>
        </w:tc>
        <w:tc>
          <w:tcPr>
            <w:tcW w:w="1388" w:type="dxa"/>
            <w:tcBorders>
              <w:top w:val="single" w:sz="4" w:space="0" w:color="auto"/>
              <w:left w:val="single" w:sz="4" w:space="0" w:color="auto"/>
              <w:bottom w:val="single" w:sz="4" w:space="0" w:color="auto"/>
              <w:right w:val="single" w:sz="4" w:space="0" w:color="auto"/>
            </w:tcBorders>
            <w:shd w:val="clear" w:color="auto" w:fill="999999" w:themeFill="accent3" w:themeFillTint="66"/>
          </w:tcPr>
          <w:p w14:paraId="2FEFFC77" w14:textId="77777777" w:rsidR="00986064" w:rsidRPr="00986064" w:rsidRDefault="00986064" w:rsidP="001A62FC">
            <w:pPr>
              <w:pStyle w:val="NoSpacing"/>
              <w:spacing w:line="240" w:lineRule="auto"/>
            </w:pPr>
            <w:r w:rsidRPr="00986064">
              <w:t>TEXT</w:t>
            </w:r>
          </w:p>
        </w:tc>
        <w:tc>
          <w:tcPr>
            <w:tcW w:w="2212" w:type="dxa"/>
            <w:tcBorders>
              <w:top w:val="single" w:sz="4" w:space="0" w:color="auto"/>
              <w:left w:val="single" w:sz="4" w:space="0" w:color="auto"/>
              <w:bottom w:val="single" w:sz="4" w:space="0" w:color="auto"/>
              <w:right w:val="single" w:sz="4" w:space="0" w:color="auto"/>
            </w:tcBorders>
          </w:tcPr>
          <w:p w14:paraId="24B51CBA" w14:textId="77777777" w:rsidR="00986064" w:rsidRPr="00986064" w:rsidRDefault="00986064" w:rsidP="001A62FC">
            <w:pPr>
              <w:pStyle w:val="NoSpacing"/>
              <w:spacing w:line="240" w:lineRule="auto"/>
            </w:pPr>
          </w:p>
        </w:tc>
        <w:tc>
          <w:tcPr>
            <w:tcW w:w="1414" w:type="dxa"/>
            <w:tcBorders>
              <w:top w:val="single" w:sz="4" w:space="0" w:color="auto"/>
              <w:left w:val="single" w:sz="4" w:space="0" w:color="auto"/>
              <w:bottom w:val="single" w:sz="4" w:space="0" w:color="auto"/>
              <w:right w:val="single" w:sz="4" w:space="0" w:color="auto"/>
            </w:tcBorders>
          </w:tcPr>
          <w:p w14:paraId="531BC796" w14:textId="77777777" w:rsidR="00986064" w:rsidRPr="00986064" w:rsidRDefault="00986064" w:rsidP="001A62FC">
            <w:pPr>
              <w:pStyle w:val="NoSpacing"/>
              <w:spacing w:line="240" w:lineRule="auto"/>
            </w:pPr>
          </w:p>
        </w:tc>
        <w:tc>
          <w:tcPr>
            <w:tcW w:w="1466" w:type="dxa"/>
            <w:tcBorders>
              <w:top w:val="single" w:sz="4" w:space="0" w:color="auto"/>
              <w:left w:val="single" w:sz="4" w:space="0" w:color="auto"/>
              <w:bottom w:val="single" w:sz="4" w:space="0" w:color="auto"/>
              <w:right w:val="single" w:sz="4" w:space="0" w:color="auto"/>
            </w:tcBorders>
          </w:tcPr>
          <w:p w14:paraId="6BC4B249" w14:textId="77777777" w:rsidR="00986064" w:rsidRPr="00986064" w:rsidRDefault="00986064" w:rsidP="001A62FC">
            <w:pPr>
              <w:pStyle w:val="NoSpacing"/>
              <w:spacing w:line="240" w:lineRule="auto"/>
            </w:pPr>
          </w:p>
        </w:tc>
        <w:tc>
          <w:tcPr>
            <w:tcW w:w="1800" w:type="dxa"/>
            <w:tcBorders>
              <w:top w:val="single" w:sz="4" w:space="0" w:color="auto"/>
              <w:left w:val="single" w:sz="4" w:space="0" w:color="auto"/>
              <w:bottom w:val="single" w:sz="4" w:space="0" w:color="auto"/>
              <w:right w:val="single" w:sz="4" w:space="0" w:color="auto"/>
            </w:tcBorders>
          </w:tcPr>
          <w:p w14:paraId="73F890D4" w14:textId="77777777" w:rsidR="00986064" w:rsidRPr="00986064" w:rsidRDefault="00986064" w:rsidP="001A62FC">
            <w:pPr>
              <w:pStyle w:val="NoSpacing"/>
              <w:spacing w:line="240" w:lineRule="auto"/>
            </w:pPr>
          </w:p>
        </w:tc>
      </w:tr>
      <w:tr w:rsidR="00EB28A6" w:rsidRPr="00986064" w14:paraId="3229DCFA" w14:textId="77777777">
        <w:trPr>
          <w:trHeight w:val="20"/>
          <w:jc w:val="center"/>
        </w:trPr>
        <w:tc>
          <w:tcPr>
            <w:tcW w:w="2875" w:type="dxa"/>
            <w:tcBorders>
              <w:top w:val="single" w:sz="4" w:space="0" w:color="auto"/>
              <w:left w:val="single" w:sz="4" w:space="0" w:color="auto"/>
              <w:bottom w:val="single" w:sz="4" w:space="0" w:color="auto"/>
              <w:right w:val="single" w:sz="4" w:space="0" w:color="auto"/>
            </w:tcBorders>
          </w:tcPr>
          <w:p w14:paraId="1EFBE382" w14:textId="77777777" w:rsidR="00986064" w:rsidRPr="00986064" w:rsidRDefault="00986064" w:rsidP="001A62FC">
            <w:pPr>
              <w:pStyle w:val="NoSpacing"/>
              <w:spacing w:line="240" w:lineRule="auto"/>
            </w:pPr>
            <w:r w:rsidRPr="00986064">
              <w:t>Collecting wood for fuel</w:t>
            </w:r>
          </w:p>
        </w:tc>
        <w:tc>
          <w:tcPr>
            <w:tcW w:w="2880" w:type="dxa"/>
            <w:tcBorders>
              <w:top w:val="single" w:sz="4" w:space="0" w:color="auto"/>
              <w:left w:val="single" w:sz="4" w:space="0" w:color="auto"/>
              <w:bottom w:val="single" w:sz="4" w:space="0" w:color="auto"/>
              <w:right w:val="single" w:sz="4" w:space="0" w:color="auto"/>
            </w:tcBorders>
          </w:tcPr>
          <w:p w14:paraId="4053B836" w14:textId="77777777" w:rsidR="00986064" w:rsidRPr="00986064" w:rsidRDefault="00986064" w:rsidP="001A62FC">
            <w:pPr>
              <w:pStyle w:val="NoSpacing"/>
              <w:spacing w:line="240" w:lineRule="auto"/>
            </w:pPr>
          </w:p>
        </w:tc>
        <w:tc>
          <w:tcPr>
            <w:tcW w:w="1388" w:type="dxa"/>
            <w:tcBorders>
              <w:top w:val="single" w:sz="4" w:space="0" w:color="auto"/>
              <w:left w:val="single" w:sz="4" w:space="0" w:color="auto"/>
              <w:bottom w:val="single" w:sz="4" w:space="0" w:color="auto"/>
              <w:right w:val="single" w:sz="4" w:space="0" w:color="auto"/>
            </w:tcBorders>
            <w:shd w:val="clear" w:color="auto" w:fill="999999" w:themeFill="accent3" w:themeFillTint="66"/>
          </w:tcPr>
          <w:p w14:paraId="66CEBC1E" w14:textId="77777777" w:rsidR="00986064" w:rsidRPr="00986064" w:rsidRDefault="00986064" w:rsidP="001A62FC">
            <w:pPr>
              <w:pStyle w:val="NoSpacing"/>
              <w:spacing w:line="240" w:lineRule="auto"/>
            </w:pPr>
            <w:r w:rsidRPr="00986064">
              <w:t>TEXT</w:t>
            </w:r>
          </w:p>
        </w:tc>
        <w:tc>
          <w:tcPr>
            <w:tcW w:w="2212" w:type="dxa"/>
            <w:tcBorders>
              <w:top w:val="single" w:sz="4" w:space="0" w:color="auto"/>
              <w:left w:val="single" w:sz="4" w:space="0" w:color="auto"/>
              <w:bottom w:val="single" w:sz="4" w:space="0" w:color="auto"/>
              <w:right w:val="single" w:sz="4" w:space="0" w:color="auto"/>
            </w:tcBorders>
          </w:tcPr>
          <w:p w14:paraId="2413B633" w14:textId="77777777" w:rsidR="00986064" w:rsidRPr="00986064" w:rsidRDefault="00986064" w:rsidP="001A62FC">
            <w:pPr>
              <w:pStyle w:val="NoSpacing"/>
              <w:spacing w:line="240" w:lineRule="auto"/>
            </w:pPr>
          </w:p>
        </w:tc>
        <w:tc>
          <w:tcPr>
            <w:tcW w:w="1414" w:type="dxa"/>
            <w:tcBorders>
              <w:top w:val="single" w:sz="4" w:space="0" w:color="auto"/>
              <w:left w:val="single" w:sz="4" w:space="0" w:color="auto"/>
              <w:bottom w:val="single" w:sz="4" w:space="0" w:color="auto"/>
              <w:right w:val="single" w:sz="4" w:space="0" w:color="auto"/>
            </w:tcBorders>
          </w:tcPr>
          <w:p w14:paraId="23417A33" w14:textId="77777777" w:rsidR="00986064" w:rsidRPr="00986064" w:rsidRDefault="00986064" w:rsidP="001A62FC">
            <w:pPr>
              <w:pStyle w:val="NoSpacing"/>
              <w:spacing w:line="240" w:lineRule="auto"/>
            </w:pPr>
          </w:p>
        </w:tc>
        <w:tc>
          <w:tcPr>
            <w:tcW w:w="1466" w:type="dxa"/>
            <w:tcBorders>
              <w:top w:val="single" w:sz="4" w:space="0" w:color="auto"/>
              <w:left w:val="single" w:sz="4" w:space="0" w:color="auto"/>
              <w:bottom w:val="single" w:sz="4" w:space="0" w:color="auto"/>
              <w:right w:val="single" w:sz="4" w:space="0" w:color="auto"/>
            </w:tcBorders>
          </w:tcPr>
          <w:p w14:paraId="21F9CECC" w14:textId="77777777" w:rsidR="00986064" w:rsidRPr="00986064" w:rsidRDefault="00986064" w:rsidP="001A62FC">
            <w:pPr>
              <w:pStyle w:val="NoSpacing"/>
              <w:spacing w:line="240" w:lineRule="auto"/>
            </w:pPr>
          </w:p>
        </w:tc>
        <w:tc>
          <w:tcPr>
            <w:tcW w:w="1800" w:type="dxa"/>
            <w:tcBorders>
              <w:top w:val="single" w:sz="4" w:space="0" w:color="auto"/>
              <w:left w:val="single" w:sz="4" w:space="0" w:color="auto"/>
              <w:bottom w:val="single" w:sz="4" w:space="0" w:color="auto"/>
              <w:right w:val="single" w:sz="4" w:space="0" w:color="auto"/>
            </w:tcBorders>
          </w:tcPr>
          <w:p w14:paraId="077F1A8A" w14:textId="77777777" w:rsidR="00986064" w:rsidRPr="00986064" w:rsidRDefault="00986064" w:rsidP="001A62FC">
            <w:pPr>
              <w:pStyle w:val="NoSpacing"/>
              <w:spacing w:line="240" w:lineRule="auto"/>
            </w:pPr>
          </w:p>
        </w:tc>
      </w:tr>
      <w:tr w:rsidR="00EB28A6" w:rsidRPr="00986064" w14:paraId="1F7CAE44" w14:textId="77777777">
        <w:trPr>
          <w:trHeight w:val="20"/>
          <w:jc w:val="center"/>
        </w:trPr>
        <w:tc>
          <w:tcPr>
            <w:tcW w:w="2875" w:type="dxa"/>
            <w:tcBorders>
              <w:top w:val="single" w:sz="4" w:space="0" w:color="auto"/>
              <w:left w:val="single" w:sz="4" w:space="0" w:color="auto"/>
              <w:bottom w:val="single" w:sz="4" w:space="0" w:color="auto"/>
              <w:right w:val="single" w:sz="4" w:space="0" w:color="auto"/>
            </w:tcBorders>
          </w:tcPr>
          <w:p w14:paraId="0B0F292E" w14:textId="77777777" w:rsidR="00986064" w:rsidRPr="00986064" w:rsidRDefault="00986064" w:rsidP="001A62FC">
            <w:pPr>
              <w:pStyle w:val="NoSpacing"/>
              <w:spacing w:line="240" w:lineRule="auto"/>
            </w:pPr>
            <w:r w:rsidRPr="00986064">
              <w:t>Setting fires before harvesting</w:t>
            </w:r>
          </w:p>
        </w:tc>
        <w:tc>
          <w:tcPr>
            <w:tcW w:w="2880" w:type="dxa"/>
            <w:tcBorders>
              <w:top w:val="single" w:sz="4" w:space="0" w:color="auto"/>
              <w:left w:val="single" w:sz="4" w:space="0" w:color="auto"/>
              <w:bottom w:val="single" w:sz="4" w:space="0" w:color="auto"/>
              <w:right w:val="single" w:sz="4" w:space="0" w:color="auto"/>
            </w:tcBorders>
          </w:tcPr>
          <w:p w14:paraId="5FAB92B1" w14:textId="77777777" w:rsidR="00986064" w:rsidRPr="00986064" w:rsidRDefault="00986064" w:rsidP="001A62FC">
            <w:pPr>
              <w:pStyle w:val="NoSpacing"/>
              <w:spacing w:line="240" w:lineRule="auto"/>
            </w:pPr>
          </w:p>
        </w:tc>
        <w:tc>
          <w:tcPr>
            <w:tcW w:w="1388" w:type="dxa"/>
            <w:tcBorders>
              <w:top w:val="single" w:sz="4" w:space="0" w:color="auto"/>
              <w:left w:val="single" w:sz="4" w:space="0" w:color="auto"/>
              <w:bottom w:val="single" w:sz="4" w:space="0" w:color="auto"/>
              <w:right w:val="single" w:sz="4" w:space="0" w:color="auto"/>
            </w:tcBorders>
            <w:shd w:val="clear" w:color="auto" w:fill="999999" w:themeFill="accent3" w:themeFillTint="66"/>
          </w:tcPr>
          <w:p w14:paraId="542766FE" w14:textId="77777777" w:rsidR="00986064" w:rsidRPr="00986064" w:rsidRDefault="00986064" w:rsidP="001A62FC">
            <w:pPr>
              <w:pStyle w:val="NoSpacing"/>
              <w:spacing w:line="240" w:lineRule="auto"/>
            </w:pPr>
            <w:r w:rsidRPr="00986064">
              <w:t>TEXT</w:t>
            </w:r>
          </w:p>
        </w:tc>
        <w:tc>
          <w:tcPr>
            <w:tcW w:w="2212" w:type="dxa"/>
            <w:tcBorders>
              <w:top w:val="single" w:sz="4" w:space="0" w:color="auto"/>
              <w:left w:val="single" w:sz="4" w:space="0" w:color="auto"/>
              <w:bottom w:val="single" w:sz="4" w:space="0" w:color="auto"/>
              <w:right w:val="single" w:sz="4" w:space="0" w:color="auto"/>
            </w:tcBorders>
          </w:tcPr>
          <w:p w14:paraId="06A6FE2F" w14:textId="77777777" w:rsidR="00986064" w:rsidRPr="00986064" w:rsidRDefault="00986064" w:rsidP="001A62FC">
            <w:pPr>
              <w:pStyle w:val="NoSpacing"/>
              <w:spacing w:line="240" w:lineRule="auto"/>
            </w:pPr>
          </w:p>
        </w:tc>
        <w:tc>
          <w:tcPr>
            <w:tcW w:w="1414" w:type="dxa"/>
            <w:tcBorders>
              <w:top w:val="single" w:sz="4" w:space="0" w:color="auto"/>
              <w:left w:val="single" w:sz="4" w:space="0" w:color="auto"/>
              <w:bottom w:val="single" w:sz="4" w:space="0" w:color="auto"/>
              <w:right w:val="single" w:sz="4" w:space="0" w:color="auto"/>
            </w:tcBorders>
          </w:tcPr>
          <w:p w14:paraId="4F7217BB" w14:textId="77777777" w:rsidR="00986064" w:rsidRPr="00986064" w:rsidRDefault="00986064" w:rsidP="001A62FC">
            <w:pPr>
              <w:pStyle w:val="NoSpacing"/>
              <w:spacing w:line="240" w:lineRule="auto"/>
            </w:pPr>
          </w:p>
        </w:tc>
        <w:tc>
          <w:tcPr>
            <w:tcW w:w="1466" w:type="dxa"/>
            <w:tcBorders>
              <w:top w:val="single" w:sz="4" w:space="0" w:color="auto"/>
              <w:left w:val="single" w:sz="4" w:space="0" w:color="auto"/>
              <w:bottom w:val="single" w:sz="4" w:space="0" w:color="auto"/>
              <w:right w:val="single" w:sz="4" w:space="0" w:color="auto"/>
            </w:tcBorders>
          </w:tcPr>
          <w:p w14:paraId="670545C9" w14:textId="77777777" w:rsidR="00986064" w:rsidRPr="00986064" w:rsidRDefault="00986064" w:rsidP="001A62FC">
            <w:pPr>
              <w:pStyle w:val="NoSpacing"/>
              <w:spacing w:line="240" w:lineRule="auto"/>
            </w:pPr>
          </w:p>
        </w:tc>
        <w:tc>
          <w:tcPr>
            <w:tcW w:w="1800" w:type="dxa"/>
            <w:tcBorders>
              <w:top w:val="single" w:sz="4" w:space="0" w:color="auto"/>
              <w:left w:val="single" w:sz="4" w:space="0" w:color="auto"/>
              <w:bottom w:val="single" w:sz="4" w:space="0" w:color="auto"/>
              <w:right w:val="single" w:sz="4" w:space="0" w:color="auto"/>
            </w:tcBorders>
          </w:tcPr>
          <w:p w14:paraId="50531C97" w14:textId="77777777" w:rsidR="00986064" w:rsidRPr="00986064" w:rsidRDefault="00986064" w:rsidP="001A62FC">
            <w:pPr>
              <w:pStyle w:val="NoSpacing"/>
              <w:spacing w:line="240" w:lineRule="auto"/>
            </w:pPr>
          </w:p>
        </w:tc>
      </w:tr>
      <w:tr w:rsidR="00EB28A6" w:rsidRPr="00986064" w14:paraId="0D3F4B79" w14:textId="77777777">
        <w:trPr>
          <w:trHeight w:val="20"/>
          <w:jc w:val="center"/>
        </w:trPr>
        <w:tc>
          <w:tcPr>
            <w:tcW w:w="2875" w:type="dxa"/>
            <w:tcBorders>
              <w:top w:val="single" w:sz="4" w:space="0" w:color="auto"/>
              <w:left w:val="single" w:sz="4" w:space="0" w:color="auto"/>
              <w:bottom w:val="single" w:sz="4" w:space="0" w:color="auto"/>
              <w:right w:val="single" w:sz="4" w:space="0" w:color="auto"/>
            </w:tcBorders>
          </w:tcPr>
          <w:p w14:paraId="0D361F47" w14:textId="77777777" w:rsidR="00986064" w:rsidRPr="00986064" w:rsidRDefault="00986064" w:rsidP="001A62FC">
            <w:pPr>
              <w:pStyle w:val="NoSpacing"/>
              <w:spacing w:line="240" w:lineRule="auto"/>
            </w:pPr>
            <w:r w:rsidRPr="00986064">
              <w:t>Cutting trees for charcoaling</w:t>
            </w:r>
          </w:p>
        </w:tc>
        <w:tc>
          <w:tcPr>
            <w:tcW w:w="2880" w:type="dxa"/>
            <w:tcBorders>
              <w:top w:val="single" w:sz="4" w:space="0" w:color="auto"/>
              <w:left w:val="single" w:sz="4" w:space="0" w:color="auto"/>
              <w:bottom w:val="single" w:sz="4" w:space="0" w:color="auto"/>
              <w:right w:val="single" w:sz="4" w:space="0" w:color="auto"/>
            </w:tcBorders>
          </w:tcPr>
          <w:p w14:paraId="705A9F96" w14:textId="77777777" w:rsidR="00986064" w:rsidRPr="00986064" w:rsidRDefault="00986064" w:rsidP="001A62FC">
            <w:pPr>
              <w:pStyle w:val="NoSpacing"/>
              <w:spacing w:line="240" w:lineRule="auto"/>
            </w:pPr>
          </w:p>
        </w:tc>
        <w:tc>
          <w:tcPr>
            <w:tcW w:w="1388" w:type="dxa"/>
            <w:tcBorders>
              <w:top w:val="single" w:sz="4" w:space="0" w:color="auto"/>
              <w:left w:val="single" w:sz="4" w:space="0" w:color="auto"/>
              <w:bottom w:val="single" w:sz="4" w:space="0" w:color="auto"/>
              <w:right w:val="single" w:sz="4" w:space="0" w:color="auto"/>
            </w:tcBorders>
            <w:shd w:val="clear" w:color="auto" w:fill="999999" w:themeFill="accent3" w:themeFillTint="66"/>
          </w:tcPr>
          <w:p w14:paraId="5FA9318E" w14:textId="77777777" w:rsidR="00986064" w:rsidRPr="00986064" w:rsidRDefault="00986064" w:rsidP="001A62FC">
            <w:pPr>
              <w:pStyle w:val="NoSpacing"/>
              <w:spacing w:line="240" w:lineRule="auto"/>
            </w:pPr>
            <w:r w:rsidRPr="00986064">
              <w:t>TEXT</w:t>
            </w:r>
          </w:p>
        </w:tc>
        <w:tc>
          <w:tcPr>
            <w:tcW w:w="2212" w:type="dxa"/>
            <w:tcBorders>
              <w:top w:val="single" w:sz="4" w:space="0" w:color="auto"/>
              <w:left w:val="single" w:sz="4" w:space="0" w:color="auto"/>
              <w:bottom w:val="single" w:sz="4" w:space="0" w:color="auto"/>
              <w:right w:val="single" w:sz="4" w:space="0" w:color="auto"/>
            </w:tcBorders>
          </w:tcPr>
          <w:p w14:paraId="78DEFC5C" w14:textId="77777777" w:rsidR="00986064" w:rsidRPr="00986064" w:rsidRDefault="00986064" w:rsidP="001A62FC">
            <w:pPr>
              <w:pStyle w:val="NoSpacing"/>
              <w:spacing w:line="240" w:lineRule="auto"/>
            </w:pPr>
          </w:p>
        </w:tc>
        <w:tc>
          <w:tcPr>
            <w:tcW w:w="1414" w:type="dxa"/>
            <w:tcBorders>
              <w:top w:val="single" w:sz="4" w:space="0" w:color="auto"/>
              <w:left w:val="single" w:sz="4" w:space="0" w:color="auto"/>
              <w:bottom w:val="single" w:sz="4" w:space="0" w:color="auto"/>
              <w:right w:val="single" w:sz="4" w:space="0" w:color="auto"/>
            </w:tcBorders>
          </w:tcPr>
          <w:p w14:paraId="1D844538" w14:textId="77777777" w:rsidR="00986064" w:rsidRPr="00986064" w:rsidRDefault="00986064" w:rsidP="001A62FC">
            <w:pPr>
              <w:pStyle w:val="NoSpacing"/>
              <w:spacing w:line="240" w:lineRule="auto"/>
            </w:pPr>
          </w:p>
        </w:tc>
        <w:tc>
          <w:tcPr>
            <w:tcW w:w="1466" w:type="dxa"/>
            <w:tcBorders>
              <w:top w:val="single" w:sz="4" w:space="0" w:color="auto"/>
              <w:left w:val="single" w:sz="4" w:space="0" w:color="auto"/>
              <w:bottom w:val="single" w:sz="4" w:space="0" w:color="auto"/>
              <w:right w:val="single" w:sz="4" w:space="0" w:color="auto"/>
            </w:tcBorders>
          </w:tcPr>
          <w:p w14:paraId="7660291E" w14:textId="77777777" w:rsidR="00986064" w:rsidRPr="00986064" w:rsidRDefault="00986064" w:rsidP="001A62FC">
            <w:pPr>
              <w:pStyle w:val="NoSpacing"/>
              <w:spacing w:line="240" w:lineRule="auto"/>
            </w:pPr>
          </w:p>
        </w:tc>
        <w:tc>
          <w:tcPr>
            <w:tcW w:w="1800" w:type="dxa"/>
            <w:tcBorders>
              <w:top w:val="single" w:sz="4" w:space="0" w:color="auto"/>
              <w:left w:val="single" w:sz="4" w:space="0" w:color="auto"/>
              <w:bottom w:val="single" w:sz="4" w:space="0" w:color="auto"/>
              <w:right w:val="single" w:sz="4" w:space="0" w:color="auto"/>
            </w:tcBorders>
          </w:tcPr>
          <w:p w14:paraId="62165171" w14:textId="77777777" w:rsidR="00986064" w:rsidRPr="00986064" w:rsidRDefault="00986064" w:rsidP="001A62FC">
            <w:pPr>
              <w:pStyle w:val="NoSpacing"/>
              <w:spacing w:line="240" w:lineRule="auto"/>
            </w:pPr>
          </w:p>
        </w:tc>
      </w:tr>
      <w:tr w:rsidR="00EB28A6" w:rsidRPr="00986064" w14:paraId="590A8E97" w14:textId="77777777">
        <w:trPr>
          <w:trHeight w:val="20"/>
          <w:jc w:val="center"/>
        </w:trPr>
        <w:tc>
          <w:tcPr>
            <w:tcW w:w="2875" w:type="dxa"/>
            <w:tcBorders>
              <w:top w:val="single" w:sz="4" w:space="0" w:color="auto"/>
              <w:left w:val="single" w:sz="4" w:space="0" w:color="auto"/>
              <w:bottom w:val="single" w:sz="4" w:space="0" w:color="auto"/>
              <w:right w:val="single" w:sz="4" w:space="0" w:color="auto"/>
            </w:tcBorders>
          </w:tcPr>
          <w:p w14:paraId="503F1841" w14:textId="77777777" w:rsidR="00986064" w:rsidRPr="00986064" w:rsidRDefault="00986064" w:rsidP="001A62FC">
            <w:pPr>
              <w:pStyle w:val="NoSpacing"/>
              <w:spacing w:line="240" w:lineRule="auto"/>
            </w:pPr>
            <w:r w:rsidRPr="00986064">
              <w:t xml:space="preserve">Grazing livestock </w:t>
            </w:r>
          </w:p>
        </w:tc>
        <w:tc>
          <w:tcPr>
            <w:tcW w:w="2880" w:type="dxa"/>
            <w:tcBorders>
              <w:top w:val="single" w:sz="4" w:space="0" w:color="auto"/>
              <w:left w:val="single" w:sz="4" w:space="0" w:color="auto"/>
              <w:bottom w:val="single" w:sz="4" w:space="0" w:color="auto"/>
              <w:right w:val="single" w:sz="4" w:space="0" w:color="auto"/>
            </w:tcBorders>
          </w:tcPr>
          <w:p w14:paraId="1F925167" w14:textId="77777777" w:rsidR="00986064" w:rsidRPr="00986064" w:rsidRDefault="00986064" w:rsidP="001A62FC">
            <w:pPr>
              <w:pStyle w:val="NoSpacing"/>
              <w:spacing w:line="240" w:lineRule="auto"/>
            </w:pPr>
          </w:p>
        </w:tc>
        <w:tc>
          <w:tcPr>
            <w:tcW w:w="1388" w:type="dxa"/>
            <w:tcBorders>
              <w:top w:val="single" w:sz="4" w:space="0" w:color="auto"/>
              <w:left w:val="single" w:sz="4" w:space="0" w:color="auto"/>
              <w:bottom w:val="single" w:sz="4" w:space="0" w:color="auto"/>
              <w:right w:val="single" w:sz="4" w:space="0" w:color="auto"/>
            </w:tcBorders>
            <w:shd w:val="clear" w:color="auto" w:fill="999999" w:themeFill="accent3" w:themeFillTint="66"/>
          </w:tcPr>
          <w:p w14:paraId="4B49A373" w14:textId="77777777" w:rsidR="00986064" w:rsidRPr="00986064" w:rsidRDefault="00986064" w:rsidP="001A62FC">
            <w:pPr>
              <w:pStyle w:val="NoSpacing"/>
              <w:spacing w:line="240" w:lineRule="auto"/>
            </w:pPr>
          </w:p>
        </w:tc>
        <w:tc>
          <w:tcPr>
            <w:tcW w:w="2212" w:type="dxa"/>
            <w:tcBorders>
              <w:top w:val="single" w:sz="4" w:space="0" w:color="auto"/>
              <w:left w:val="single" w:sz="4" w:space="0" w:color="auto"/>
              <w:bottom w:val="single" w:sz="4" w:space="0" w:color="auto"/>
              <w:right w:val="single" w:sz="4" w:space="0" w:color="auto"/>
            </w:tcBorders>
          </w:tcPr>
          <w:p w14:paraId="6310541B" w14:textId="77777777" w:rsidR="00986064" w:rsidRPr="00986064" w:rsidRDefault="00986064" w:rsidP="001A62FC">
            <w:pPr>
              <w:pStyle w:val="NoSpacing"/>
              <w:spacing w:line="240" w:lineRule="auto"/>
            </w:pPr>
          </w:p>
        </w:tc>
        <w:tc>
          <w:tcPr>
            <w:tcW w:w="1414" w:type="dxa"/>
            <w:tcBorders>
              <w:top w:val="single" w:sz="4" w:space="0" w:color="auto"/>
              <w:left w:val="single" w:sz="4" w:space="0" w:color="auto"/>
              <w:bottom w:val="single" w:sz="4" w:space="0" w:color="auto"/>
              <w:right w:val="single" w:sz="4" w:space="0" w:color="auto"/>
            </w:tcBorders>
          </w:tcPr>
          <w:p w14:paraId="04778E24" w14:textId="77777777" w:rsidR="00986064" w:rsidRPr="00986064" w:rsidRDefault="00986064" w:rsidP="001A62FC">
            <w:pPr>
              <w:pStyle w:val="NoSpacing"/>
              <w:spacing w:line="240" w:lineRule="auto"/>
            </w:pPr>
          </w:p>
        </w:tc>
        <w:tc>
          <w:tcPr>
            <w:tcW w:w="1466" w:type="dxa"/>
            <w:tcBorders>
              <w:top w:val="single" w:sz="4" w:space="0" w:color="auto"/>
              <w:left w:val="single" w:sz="4" w:space="0" w:color="auto"/>
              <w:bottom w:val="single" w:sz="4" w:space="0" w:color="auto"/>
              <w:right w:val="single" w:sz="4" w:space="0" w:color="auto"/>
            </w:tcBorders>
          </w:tcPr>
          <w:p w14:paraId="7994B7FE" w14:textId="77777777" w:rsidR="00986064" w:rsidRPr="00986064" w:rsidRDefault="00986064" w:rsidP="001A62FC">
            <w:pPr>
              <w:pStyle w:val="NoSpacing"/>
              <w:spacing w:line="240" w:lineRule="auto"/>
            </w:pPr>
          </w:p>
        </w:tc>
        <w:tc>
          <w:tcPr>
            <w:tcW w:w="1800" w:type="dxa"/>
            <w:tcBorders>
              <w:top w:val="single" w:sz="4" w:space="0" w:color="auto"/>
              <w:left w:val="single" w:sz="4" w:space="0" w:color="auto"/>
              <w:bottom w:val="single" w:sz="4" w:space="0" w:color="auto"/>
              <w:right w:val="single" w:sz="4" w:space="0" w:color="auto"/>
            </w:tcBorders>
          </w:tcPr>
          <w:p w14:paraId="59637EF6" w14:textId="77777777" w:rsidR="00986064" w:rsidRPr="00986064" w:rsidRDefault="00986064" w:rsidP="001A62FC">
            <w:pPr>
              <w:pStyle w:val="NoSpacing"/>
              <w:spacing w:line="240" w:lineRule="auto"/>
            </w:pPr>
          </w:p>
        </w:tc>
      </w:tr>
      <w:tr w:rsidR="009050D2" w:rsidRPr="00986064" w14:paraId="566D72F8" w14:textId="77777777">
        <w:trPr>
          <w:trHeight w:val="20"/>
          <w:jc w:val="center"/>
          <w:ins w:id="727" w:author="Aidan Boyd" w:date="2015-01-13T11:44:00Z"/>
        </w:trPr>
        <w:tc>
          <w:tcPr>
            <w:tcW w:w="2875" w:type="dxa"/>
            <w:tcBorders>
              <w:top w:val="single" w:sz="4" w:space="0" w:color="auto"/>
              <w:left w:val="single" w:sz="4" w:space="0" w:color="auto"/>
              <w:bottom w:val="single" w:sz="4" w:space="0" w:color="auto"/>
              <w:right w:val="single" w:sz="4" w:space="0" w:color="auto"/>
            </w:tcBorders>
          </w:tcPr>
          <w:p w14:paraId="3EBE4B1E" w14:textId="4BFFBBFB" w:rsidR="009050D2" w:rsidRPr="00986064" w:rsidRDefault="009050D2" w:rsidP="001A62FC">
            <w:pPr>
              <w:pStyle w:val="NoSpacing"/>
              <w:spacing w:line="240" w:lineRule="auto"/>
              <w:rPr>
                <w:ins w:id="728" w:author="Aidan Boyd" w:date="2015-01-13T11:44:00Z"/>
              </w:rPr>
            </w:pPr>
            <w:ins w:id="729" w:author="Aidan Boyd" w:date="2015-01-13T11:44:00Z">
              <w:r w:rsidRPr="009050D2">
                <w:t>Not cutting trees/bushes until they reach a particular size</w:t>
              </w:r>
            </w:ins>
          </w:p>
        </w:tc>
        <w:tc>
          <w:tcPr>
            <w:tcW w:w="2880" w:type="dxa"/>
            <w:tcBorders>
              <w:top w:val="single" w:sz="4" w:space="0" w:color="auto"/>
              <w:left w:val="single" w:sz="4" w:space="0" w:color="auto"/>
              <w:bottom w:val="single" w:sz="4" w:space="0" w:color="auto"/>
              <w:right w:val="single" w:sz="4" w:space="0" w:color="auto"/>
            </w:tcBorders>
          </w:tcPr>
          <w:p w14:paraId="25549C3C" w14:textId="77777777" w:rsidR="009050D2" w:rsidRPr="00986064" w:rsidRDefault="009050D2" w:rsidP="001A62FC">
            <w:pPr>
              <w:pStyle w:val="NoSpacing"/>
              <w:spacing w:line="240" w:lineRule="auto"/>
              <w:rPr>
                <w:ins w:id="730" w:author="Aidan Boyd" w:date="2015-01-13T11:44:00Z"/>
              </w:rPr>
            </w:pPr>
          </w:p>
        </w:tc>
        <w:tc>
          <w:tcPr>
            <w:tcW w:w="1388" w:type="dxa"/>
            <w:tcBorders>
              <w:top w:val="single" w:sz="4" w:space="0" w:color="auto"/>
              <w:left w:val="single" w:sz="4" w:space="0" w:color="auto"/>
              <w:bottom w:val="single" w:sz="4" w:space="0" w:color="auto"/>
              <w:right w:val="single" w:sz="4" w:space="0" w:color="auto"/>
            </w:tcBorders>
            <w:shd w:val="clear" w:color="auto" w:fill="999999" w:themeFill="accent3" w:themeFillTint="66"/>
          </w:tcPr>
          <w:p w14:paraId="39FA7793" w14:textId="77777777" w:rsidR="009050D2" w:rsidRPr="00986064" w:rsidRDefault="009050D2" w:rsidP="001A62FC">
            <w:pPr>
              <w:pStyle w:val="NoSpacing"/>
              <w:spacing w:line="240" w:lineRule="auto"/>
              <w:rPr>
                <w:ins w:id="731" w:author="Aidan Boyd" w:date="2015-01-13T11:44:00Z"/>
              </w:rPr>
            </w:pPr>
          </w:p>
        </w:tc>
        <w:tc>
          <w:tcPr>
            <w:tcW w:w="2212" w:type="dxa"/>
            <w:tcBorders>
              <w:top w:val="single" w:sz="4" w:space="0" w:color="auto"/>
              <w:left w:val="single" w:sz="4" w:space="0" w:color="auto"/>
              <w:bottom w:val="single" w:sz="4" w:space="0" w:color="auto"/>
              <w:right w:val="single" w:sz="4" w:space="0" w:color="auto"/>
            </w:tcBorders>
          </w:tcPr>
          <w:p w14:paraId="58CA0AB5" w14:textId="77777777" w:rsidR="009050D2" w:rsidRPr="00986064" w:rsidRDefault="009050D2" w:rsidP="001A62FC">
            <w:pPr>
              <w:pStyle w:val="NoSpacing"/>
              <w:spacing w:line="240" w:lineRule="auto"/>
              <w:rPr>
                <w:ins w:id="732" w:author="Aidan Boyd" w:date="2015-01-13T11:44:00Z"/>
              </w:rPr>
            </w:pPr>
          </w:p>
        </w:tc>
        <w:tc>
          <w:tcPr>
            <w:tcW w:w="1414" w:type="dxa"/>
            <w:tcBorders>
              <w:top w:val="single" w:sz="4" w:space="0" w:color="auto"/>
              <w:left w:val="single" w:sz="4" w:space="0" w:color="auto"/>
              <w:bottom w:val="single" w:sz="4" w:space="0" w:color="auto"/>
              <w:right w:val="single" w:sz="4" w:space="0" w:color="auto"/>
            </w:tcBorders>
          </w:tcPr>
          <w:p w14:paraId="5A09A675" w14:textId="77777777" w:rsidR="009050D2" w:rsidRPr="00986064" w:rsidRDefault="009050D2" w:rsidP="001A62FC">
            <w:pPr>
              <w:pStyle w:val="NoSpacing"/>
              <w:spacing w:line="240" w:lineRule="auto"/>
              <w:rPr>
                <w:ins w:id="733" w:author="Aidan Boyd" w:date="2015-01-13T11:44:00Z"/>
              </w:rPr>
            </w:pPr>
          </w:p>
        </w:tc>
        <w:tc>
          <w:tcPr>
            <w:tcW w:w="1466" w:type="dxa"/>
            <w:tcBorders>
              <w:top w:val="single" w:sz="4" w:space="0" w:color="auto"/>
              <w:left w:val="single" w:sz="4" w:space="0" w:color="auto"/>
              <w:bottom w:val="single" w:sz="4" w:space="0" w:color="auto"/>
              <w:right w:val="single" w:sz="4" w:space="0" w:color="auto"/>
            </w:tcBorders>
          </w:tcPr>
          <w:p w14:paraId="3F43B524" w14:textId="77777777" w:rsidR="009050D2" w:rsidRPr="00986064" w:rsidRDefault="009050D2" w:rsidP="001A62FC">
            <w:pPr>
              <w:pStyle w:val="NoSpacing"/>
              <w:spacing w:line="240" w:lineRule="auto"/>
              <w:rPr>
                <w:ins w:id="734" w:author="Aidan Boyd" w:date="2015-01-13T11:44:00Z"/>
              </w:rPr>
            </w:pPr>
          </w:p>
        </w:tc>
        <w:tc>
          <w:tcPr>
            <w:tcW w:w="1800" w:type="dxa"/>
            <w:tcBorders>
              <w:top w:val="single" w:sz="4" w:space="0" w:color="auto"/>
              <w:left w:val="single" w:sz="4" w:space="0" w:color="auto"/>
              <w:bottom w:val="single" w:sz="4" w:space="0" w:color="auto"/>
              <w:right w:val="single" w:sz="4" w:space="0" w:color="auto"/>
            </w:tcBorders>
          </w:tcPr>
          <w:p w14:paraId="2388E95E" w14:textId="77777777" w:rsidR="009050D2" w:rsidRPr="00986064" w:rsidRDefault="009050D2" w:rsidP="001A62FC">
            <w:pPr>
              <w:pStyle w:val="NoSpacing"/>
              <w:spacing w:line="240" w:lineRule="auto"/>
              <w:rPr>
                <w:ins w:id="735" w:author="Aidan Boyd" w:date="2015-01-13T11:44:00Z"/>
              </w:rPr>
            </w:pPr>
          </w:p>
        </w:tc>
      </w:tr>
      <w:tr w:rsidR="009050D2" w:rsidRPr="00986064" w14:paraId="37BF5462" w14:textId="77777777">
        <w:trPr>
          <w:trHeight w:val="20"/>
          <w:jc w:val="center"/>
          <w:ins w:id="736" w:author="Aidan Boyd" w:date="2015-01-13T11:45:00Z"/>
        </w:trPr>
        <w:tc>
          <w:tcPr>
            <w:tcW w:w="2875" w:type="dxa"/>
            <w:tcBorders>
              <w:top w:val="single" w:sz="4" w:space="0" w:color="auto"/>
              <w:left w:val="single" w:sz="4" w:space="0" w:color="auto"/>
              <w:bottom w:val="single" w:sz="4" w:space="0" w:color="auto"/>
              <w:right w:val="single" w:sz="4" w:space="0" w:color="auto"/>
            </w:tcBorders>
          </w:tcPr>
          <w:p w14:paraId="4726336B" w14:textId="286C4209" w:rsidR="009050D2" w:rsidRPr="009050D2" w:rsidRDefault="009050D2" w:rsidP="001A62FC">
            <w:pPr>
              <w:pStyle w:val="NoSpacing"/>
              <w:spacing w:line="240" w:lineRule="auto"/>
              <w:rPr>
                <w:ins w:id="737" w:author="Aidan Boyd" w:date="2015-01-13T11:45:00Z"/>
              </w:rPr>
            </w:pPr>
            <w:ins w:id="738" w:author="Aidan Boyd" w:date="2015-01-13T11:45:00Z">
              <w:r w:rsidRPr="009050D2">
                <w:t>Not cutting certain species of trees</w:t>
              </w:r>
              <w:bookmarkStart w:id="739" w:name="_GoBack"/>
              <w:bookmarkEnd w:id="739"/>
            </w:ins>
          </w:p>
        </w:tc>
        <w:tc>
          <w:tcPr>
            <w:tcW w:w="2880" w:type="dxa"/>
            <w:tcBorders>
              <w:top w:val="single" w:sz="4" w:space="0" w:color="auto"/>
              <w:left w:val="single" w:sz="4" w:space="0" w:color="auto"/>
              <w:bottom w:val="single" w:sz="4" w:space="0" w:color="auto"/>
              <w:right w:val="single" w:sz="4" w:space="0" w:color="auto"/>
            </w:tcBorders>
          </w:tcPr>
          <w:p w14:paraId="1F8F7148" w14:textId="77777777" w:rsidR="009050D2" w:rsidRPr="00986064" w:rsidRDefault="009050D2" w:rsidP="001A62FC">
            <w:pPr>
              <w:pStyle w:val="NoSpacing"/>
              <w:spacing w:line="240" w:lineRule="auto"/>
              <w:rPr>
                <w:ins w:id="740" w:author="Aidan Boyd" w:date="2015-01-13T11:45:00Z"/>
              </w:rPr>
            </w:pPr>
          </w:p>
        </w:tc>
        <w:tc>
          <w:tcPr>
            <w:tcW w:w="1388" w:type="dxa"/>
            <w:tcBorders>
              <w:top w:val="single" w:sz="4" w:space="0" w:color="auto"/>
              <w:left w:val="single" w:sz="4" w:space="0" w:color="auto"/>
              <w:bottom w:val="single" w:sz="4" w:space="0" w:color="auto"/>
              <w:right w:val="single" w:sz="4" w:space="0" w:color="auto"/>
            </w:tcBorders>
            <w:shd w:val="clear" w:color="auto" w:fill="999999" w:themeFill="accent3" w:themeFillTint="66"/>
          </w:tcPr>
          <w:p w14:paraId="5CF98FBA" w14:textId="77777777" w:rsidR="009050D2" w:rsidRPr="00986064" w:rsidRDefault="009050D2" w:rsidP="001A62FC">
            <w:pPr>
              <w:pStyle w:val="NoSpacing"/>
              <w:spacing w:line="240" w:lineRule="auto"/>
              <w:rPr>
                <w:ins w:id="741" w:author="Aidan Boyd" w:date="2015-01-13T11:45:00Z"/>
              </w:rPr>
            </w:pPr>
          </w:p>
        </w:tc>
        <w:tc>
          <w:tcPr>
            <w:tcW w:w="2212" w:type="dxa"/>
            <w:tcBorders>
              <w:top w:val="single" w:sz="4" w:space="0" w:color="auto"/>
              <w:left w:val="single" w:sz="4" w:space="0" w:color="auto"/>
              <w:bottom w:val="single" w:sz="4" w:space="0" w:color="auto"/>
              <w:right w:val="single" w:sz="4" w:space="0" w:color="auto"/>
            </w:tcBorders>
          </w:tcPr>
          <w:p w14:paraId="6D0BB1BA" w14:textId="77777777" w:rsidR="009050D2" w:rsidRPr="00986064" w:rsidRDefault="009050D2" w:rsidP="001A62FC">
            <w:pPr>
              <w:pStyle w:val="NoSpacing"/>
              <w:spacing w:line="240" w:lineRule="auto"/>
              <w:rPr>
                <w:ins w:id="742" w:author="Aidan Boyd" w:date="2015-01-13T11:45:00Z"/>
              </w:rPr>
            </w:pPr>
          </w:p>
        </w:tc>
        <w:tc>
          <w:tcPr>
            <w:tcW w:w="1414" w:type="dxa"/>
            <w:tcBorders>
              <w:top w:val="single" w:sz="4" w:space="0" w:color="auto"/>
              <w:left w:val="single" w:sz="4" w:space="0" w:color="auto"/>
              <w:bottom w:val="single" w:sz="4" w:space="0" w:color="auto"/>
              <w:right w:val="single" w:sz="4" w:space="0" w:color="auto"/>
            </w:tcBorders>
          </w:tcPr>
          <w:p w14:paraId="74AE20A2" w14:textId="77777777" w:rsidR="009050D2" w:rsidRPr="00986064" w:rsidRDefault="009050D2" w:rsidP="001A62FC">
            <w:pPr>
              <w:pStyle w:val="NoSpacing"/>
              <w:spacing w:line="240" w:lineRule="auto"/>
              <w:rPr>
                <w:ins w:id="743" w:author="Aidan Boyd" w:date="2015-01-13T11:45:00Z"/>
              </w:rPr>
            </w:pPr>
          </w:p>
        </w:tc>
        <w:tc>
          <w:tcPr>
            <w:tcW w:w="1466" w:type="dxa"/>
            <w:tcBorders>
              <w:top w:val="single" w:sz="4" w:space="0" w:color="auto"/>
              <w:left w:val="single" w:sz="4" w:space="0" w:color="auto"/>
              <w:bottom w:val="single" w:sz="4" w:space="0" w:color="auto"/>
              <w:right w:val="single" w:sz="4" w:space="0" w:color="auto"/>
            </w:tcBorders>
          </w:tcPr>
          <w:p w14:paraId="5726CEA0" w14:textId="77777777" w:rsidR="009050D2" w:rsidRPr="00986064" w:rsidRDefault="009050D2" w:rsidP="001A62FC">
            <w:pPr>
              <w:pStyle w:val="NoSpacing"/>
              <w:spacing w:line="240" w:lineRule="auto"/>
              <w:rPr>
                <w:ins w:id="744" w:author="Aidan Boyd" w:date="2015-01-13T11:45:00Z"/>
              </w:rPr>
            </w:pPr>
          </w:p>
        </w:tc>
        <w:tc>
          <w:tcPr>
            <w:tcW w:w="1800" w:type="dxa"/>
            <w:tcBorders>
              <w:top w:val="single" w:sz="4" w:space="0" w:color="auto"/>
              <w:left w:val="single" w:sz="4" w:space="0" w:color="auto"/>
              <w:bottom w:val="single" w:sz="4" w:space="0" w:color="auto"/>
              <w:right w:val="single" w:sz="4" w:space="0" w:color="auto"/>
            </w:tcBorders>
          </w:tcPr>
          <w:p w14:paraId="06D1BFFF" w14:textId="77777777" w:rsidR="009050D2" w:rsidRPr="00986064" w:rsidRDefault="009050D2" w:rsidP="001A62FC">
            <w:pPr>
              <w:pStyle w:val="NoSpacing"/>
              <w:spacing w:line="240" w:lineRule="auto"/>
              <w:rPr>
                <w:ins w:id="745" w:author="Aidan Boyd" w:date="2015-01-13T11:45:00Z"/>
              </w:rPr>
            </w:pPr>
          </w:p>
        </w:tc>
      </w:tr>
    </w:tbl>
    <w:p w14:paraId="050D0DED" w14:textId="77777777" w:rsidR="00986064" w:rsidRDefault="00986064" w:rsidP="001A62FC">
      <w:pPr>
        <w:pStyle w:val="NoSpacing"/>
        <w:spacing w:line="240" w:lineRule="auto"/>
      </w:pPr>
    </w:p>
    <w:tbl>
      <w:tblPr>
        <w:tblStyle w:val="TableGrid"/>
        <w:tblW w:w="13673" w:type="dxa"/>
        <w:jc w:val="center"/>
        <w:tblLayout w:type="fixed"/>
        <w:tblCellMar>
          <w:left w:w="72" w:type="dxa"/>
          <w:right w:w="72" w:type="dxa"/>
        </w:tblCellMar>
        <w:tblLook w:val="04A0" w:firstRow="1" w:lastRow="0" w:firstColumn="1" w:lastColumn="0" w:noHBand="0" w:noVBand="1"/>
      </w:tblPr>
      <w:tblGrid>
        <w:gridCol w:w="6115"/>
        <w:gridCol w:w="3238"/>
        <w:gridCol w:w="4320"/>
      </w:tblGrid>
      <w:tr w:rsidR="00EB28A6" w:rsidRPr="004E54F1" w14:paraId="45280793" w14:textId="77777777">
        <w:trPr>
          <w:jc w:val="center"/>
        </w:trPr>
        <w:tc>
          <w:tcPr>
            <w:tcW w:w="9353" w:type="dxa"/>
            <w:gridSpan w:val="2"/>
            <w:tcBorders>
              <w:top w:val="single" w:sz="4" w:space="0" w:color="auto"/>
              <w:left w:val="single" w:sz="4" w:space="0" w:color="auto"/>
              <w:bottom w:val="single" w:sz="4" w:space="0" w:color="auto"/>
              <w:right w:val="single" w:sz="4" w:space="0" w:color="auto"/>
            </w:tcBorders>
          </w:tcPr>
          <w:p w14:paraId="60DBF31F" w14:textId="77777777" w:rsidR="00EB28A6" w:rsidRPr="004E54F1" w:rsidRDefault="001D752A" w:rsidP="001A62FC">
            <w:pPr>
              <w:pStyle w:val="NoSpacing"/>
              <w:spacing w:line="240" w:lineRule="auto"/>
              <w:rPr>
                <w:b/>
              </w:rPr>
            </w:pPr>
            <w:r>
              <w:rPr>
                <w:b/>
              </w:rPr>
              <w:t>102</w:t>
            </w:r>
            <w:r w:rsidRPr="001D752A">
              <w:rPr>
                <w:rFonts w:ascii="Courier New" w:hAnsi="Courier New" w:cs="Courier New"/>
                <w:b/>
              </w:rPr>
              <w:t>–</w:t>
            </w:r>
            <w:r w:rsidR="00EB28A6">
              <w:rPr>
                <w:b/>
              </w:rPr>
              <w:t>Community Penalties</w:t>
            </w:r>
          </w:p>
        </w:tc>
        <w:tc>
          <w:tcPr>
            <w:tcW w:w="4320" w:type="dxa"/>
            <w:tcBorders>
              <w:top w:val="single" w:sz="4" w:space="0" w:color="auto"/>
              <w:left w:val="single" w:sz="4" w:space="0" w:color="auto"/>
              <w:bottom w:val="single" w:sz="4" w:space="0" w:color="auto"/>
              <w:right w:val="single" w:sz="4" w:space="0" w:color="auto"/>
            </w:tcBorders>
          </w:tcPr>
          <w:p w14:paraId="710AC4AD" w14:textId="77777777" w:rsidR="00EB28A6" w:rsidRDefault="001D752A" w:rsidP="001A62FC">
            <w:pPr>
              <w:pStyle w:val="NoSpacing"/>
              <w:spacing w:line="240" w:lineRule="auto"/>
              <w:rPr>
                <w:b/>
              </w:rPr>
            </w:pPr>
            <w:r>
              <w:rPr>
                <w:b/>
              </w:rPr>
              <w:t>103</w:t>
            </w:r>
            <w:r w:rsidRPr="001D752A">
              <w:rPr>
                <w:rFonts w:ascii="Courier New" w:hAnsi="Courier New" w:cs="Courier New"/>
                <w:b/>
              </w:rPr>
              <w:t>–</w:t>
            </w:r>
            <w:r w:rsidR="00EB28A6">
              <w:rPr>
                <w:b/>
              </w:rPr>
              <w:t xml:space="preserve">Who </w:t>
            </w:r>
            <w:r w:rsidR="00D21330">
              <w:rPr>
                <w:b/>
              </w:rPr>
              <w:t>Adheres</w:t>
            </w:r>
          </w:p>
        </w:tc>
      </w:tr>
      <w:tr w:rsidR="00D21330" w:rsidRPr="004E54F1" w14:paraId="48495C7D" w14:textId="77777777">
        <w:trPr>
          <w:jc w:val="center"/>
        </w:trPr>
        <w:tc>
          <w:tcPr>
            <w:tcW w:w="6115" w:type="dxa"/>
            <w:tcBorders>
              <w:top w:val="single" w:sz="4" w:space="0" w:color="auto"/>
              <w:left w:val="single" w:sz="4" w:space="0" w:color="auto"/>
              <w:bottom w:val="single" w:sz="4" w:space="0" w:color="auto"/>
              <w:right w:val="single" w:sz="4" w:space="0" w:color="auto"/>
            </w:tcBorders>
          </w:tcPr>
          <w:p w14:paraId="2BB76D71" w14:textId="77777777" w:rsidR="00D21330" w:rsidRPr="00986064" w:rsidRDefault="00D21330" w:rsidP="001A62FC">
            <w:pPr>
              <w:pStyle w:val="NoSpacing"/>
              <w:spacing w:line="240" w:lineRule="auto"/>
            </w:pPr>
            <w:r>
              <w:t>1=</w:t>
            </w:r>
            <w:r w:rsidRPr="00986064">
              <w:t>Seize the product</w:t>
            </w:r>
          </w:p>
          <w:p w14:paraId="36EE5620" w14:textId="77777777" w:rsidR="00D21330" w:rsidRPr="00986064" w:rsidRDefault="00D21330" w:rsidP="001A62FC">
            <w:pPr>
              <w:pStyle w:val="NoSpacing"/>
              <w:spacing w:line="240" w:lineRule="auto"/>
            </w:pPr>
            <w:r>
              <w:t>2=</w:t>
            </w:r>
            <w:r w:rsidRPr="00986064">
              <w:t xml:space="preserve">Seize tools </w:t>
            </w:r>
          </w:p>
          <w:p w14:paraId="706AEDCD" w14:textId="77777777" w:rsidR="00D21330" w:rsidRPr="002007B2" w:rsidRDefault="00D21330" w:rsidP="001A62FC">
            <w:pPr>
              <w:pStyle w:val="NoSpacing"/>
              <w:spacing w:line="240" w:lineRule="auto"/>
              <w:rPr>
                <w:i/>
              </w:rPr>
            </w:pPr>
            <w:r>
              <w:t>3=</w:t>
            </w:r>
            <w:r w:rsidRPr="00986064">
              <w:t xml:space="preserve">Cash fine; </w:t>
            </w:r>
            <w:r w:rsidRPr="002007B2">
              <w:rPr>
                <w:i/>
              </w:rPr>
              <w:t>note the amount</w:t>
            </w:r>
          </w:p>
          <w:p w14:paraId="5131CC0E" w14:textId="77777777" w:rsidR="00D21330" w:rsidRPr="002007B2" w:rsidRDefault="00D21330" w:rsidP="001A62FC">
            <w:pPr>
              <w:pStyle w:val="NoSpacing"/>
              <w:spacing w:line="240" w:lineRule="auto"/>
              <w:rPr>
                <w:i/>
              </w:rPr>
            </w:pPr>
            <w:r>
              <w:t>4=</w:t>
            </w:r>
            <w:r w:rsidRPr="00986064">
              <w:t xml:space="preserve">Labor contribution; </w:t>
            </w:r>
            <w:r w:rsidRPr="002007B2">
              <w:rPr>
                <w:i/>
              </w:rPr>
              <w:t>please specify the number of days</w:t>
            </w:r>
          </w:p>
          <w:p w14:paraId="7E6E1537" w14:textId="77777777" w:rsidR="00D21330" w:rsidRPr="00986064" w:rsidRDefault="00D21330" w:rsidP="001A62FC">
            <w:pPr>
              <w:pStyle w:val="NoSpacing"/>
              <w:spacing w:line="240" w:lineRule="auto"/>
            </w:pPr>
            <w:r>
              <w:t>5=</w:t>
            </w:r>
            <w:r w:rsidRPr="00986064">
              <w:t>Social shaming</w:t>
            </w:r>
          </w:p>
          <w:p w14:paraId="6030E0E8" w14:textId="77777777" w:rsidR="00D21330" w:rsidRPr="00986064" w:rsidRDefault="00D21330" w:rsidP="001A62FC">
            <w:pPr>
              <w:pStyle w:val="NoSpacing"/>
              <w:spacing w:line="240" w:lineRule="auto"/>
            </w:pPr>
            <w:r>
              <w:t>6=</w:t>
            </w:r>
            <w:r w:rsidRPr="00986064">
              <w:t xml:space="preserve">In-kind contribution; </w:t>
            </w:r>
            <w:r w:rsidRPr="002007B2">
              <w:rPr>
                <w:i/>
              </w:rPr>
              <w:t>please specify the product and amount</w:t>
            </w:r>
            <w:r w:rsidRPr="00986064">
              <w:t xml:space="preserve"> </w:t>
            </w:r>
          </w:p>
          <w:p w14:paraId="4E30FCEC" w14:textId="77777777" w:rsidR="00D21330" w:rsidRPr="00986064" w:rsidRDefault="00D21330" w:rsidP="001A62FC">
            <w:pPr>
              <w:pStyle w:val="NoSpacing"/>
              <w:spacing w:line="240" w:lineRule="auto"/>
            </w:pPr>
            <w:r>
              <w:t>7=</w:t>
            </w:r>
            <w:r w:rsidRPr="00986064">
              <w:t>Harvesting/collection restrictions</w:t>
            </w:r>
          </w:p>
        </w:tc>
        <w:tc>
          <w:tcPr>
            <w:tcW w:w="3238" w:type="dxa"/>
            <w:tcBorders>
              <w:top w:val="single" w:sz="4" w:space="0" w:color="auto"/>
              <w:left w:val="single" w:sz="4" w:space="0" w:color="auto"/>
              <w:bottom w:val="single" w:sz="4" w:space="0" w:color="auto"/>
              <w:right w:val="single" w:sz="4" w:space="0" w:color="auto"/>
            </w:tcBorders>
          </w:tcPr>
          <w:p w14:paraId="4863BF01" w14:textId="77777777" w:rsidR="00D21330" w:rsidRPr="00986064" w:rsidRDefault="00D21330" w:rsidP="001A62FC">
            <w:pPr>
              <w:pStyle w:val="NoSpacing"/>
              <w:spacing w:line="240" w:lineRule="auto"/>
            </w:pPr>
            <w:r>
              <w:t>8=Corpor</w:t>
            </w:r>
            <w:r w:rsidRPr="00986064">
              <w:t>al punishment</w:t>
            </w:r>
          </w:p>
          <w:p w14:paraId="35A357F7" w14:textId="77777777" w:rsidR="00D21330" w:rsidRPr="00986064" w:rsidRDefault="00D21330" w:rsidP="001A62FC">
            <w:pPr>
              <w:pStyle w:val="NoSpacing"/>
              <w:spacing w:line="240" w:lineRule="auto"/>
            </w:pPr>
            <w:r>
              <w:t>9=</w:t>
            </w:r>
            <w:r w:rsidRPr="00986064">
              <w:t>Sent to jail</w:t>
            </w:r>
          </w:p>
          <w:p w14:paraId="567266F6" w14:textId="77777777" w:rsidR="00D21330" w:rsidRPr="00986064" w:rsidRDefault="00D21330" w:rsidP="001A62FC">
            <w:pPr>
              <w:pStyle w:val="NoSpacing"/>
              <w:spacing w:line="240" w:lineRule="auto"/>
            </w:pPr>
            <w:r>
              <w:t>10=</w:t>
            </w:r>
            <w:r w:rsidRPr="00986064">
              <w:t>Sent to DFO</w:t>
            </w:r>
          </w:p>
          <w:p w14:paraId="7DE4C919" w14:textId="77777777" w:rsidR="00D21330" w:rsidRPr="00986064" w:rsidRDefault="00D21330" w:rsidP="001A62FC">
            <w:pPr>
              <w:pStyle w:val="NoSpacing"/>
              <w:spacing w:line="240" w:lineRule="auto"/>
            </w:pPr>
            <w:r>
              <w:t>11=</w:t>
            </w:r>
            <w:r w:rsidRPr="00986064">
              <w:t>Sent to chief</w:t>
            </w:r>
          </w:p>
          <w:p w14:paraId="4D03CD33" w14:textId="77777777" w:rsidR="00D21330" w:rsidRPr="00986064" w:rsidRDefault="00D21330" w:rsidP="001A62FC">
            <w:pPr>
              <w:pStyle w:val="NoSpacing"/>
              <w:spacing w:line="240" w:lineRule="auto"/>
            </w:pPr>
            <w:r w:rsidRPr="00986064">
              <w:t>12</w:t>
            </w:r>
            <w:r>
              <w:t>=</w:t>
            </w:r>
            <w:r w:rsidRPr="00986064">
              <w:t>Forced to leave the village</w:t>
            </w:r>
          </w:p>
          <w:p w14:paraId="25E406F4" w14:textId="77777777" w:rsidR="00D21330" w:rsidRPr="004E54F1" w:rsidRDefault="00752845" w:rsidP="001A62FC">
            <w:pPr>
              <w:pStyle w:val="NoSpacing"/>
              <w:spacing w:line="240" w:lineRule="auto"/>
            </w:pPr>
            <w:r w:rsidRPr="006B6D60">
              <w:t>97=Other, please specify</w:t>
            </w:r>
          </w:p>
        </w:tc>
        <w:tc>
          <w:tcPr>
            <w:tcW w:w="4320" w:type="dxa"/>
            <w:tcBorders>
              <w:top w:val="single" w:sz="4" w:space="0" w:color="auto"/>
              <w:left w:val="single" w:sz="4" w:space="0" w:color="auto"/>
              <w:bottom w:val="single" w:sz="4" w:space="0" w:color="auto"/>
              <w:right w:val="single" w:sz="4" w:space="0" w:color="auto"/>
            </w:tcBorders>
          </w:tcPr>
          <w:p w14:paraId="37EB87EC" w14:textId="77777777" w:rsidR="00D21330" w:rsidRPr="00986064" w:rsidRDefault="00D21330" w:rsidP="001A62FC">
            <w:pPr>
              <w:pStyle w:val="NoSpacing"/>
              <w:spacing w:line="240" w:lineRule="auto"/>
            </w:pPr>
            <w:r>
              <w:t>1=</w:t>
            </w:r>
            <w:r w:rsidRPr="00986064">
              <w:t>Nearly everyone in the community</w:t>
            </w:r>
          </w:p>
          <w:p w14:paraId="61CA34EF" w14:textId="77777777" w:rsidR="00D21330" w:rsidRPr="00986064" w:rsidRDefault="00D21330" w:rsidP="001A62FC">
            <w:pPr>
              <w:pStyle w:val="NoSpacing"/>
              <w:spacing w:line="240" w:lineRule="auto"/>
            </w:pPr>
            <w:r>
              <w:t>2=</w:t>
            </w:r>
            <w:r w:rsidRPr="00986064">
              <w:t>Most community members</w:t>
            </w:r>
          </w:p>
          <w:p w14:paraId="255DAA9D" w14:textId="77777777" w:rsidR="00D21330" w:rsidRPr="00986064" w:rsidRDefault="00D21330" w:rsidP="001A62FC">
            <w:pPr>
              <w:pStyle w:val="NoSpacing"/>
              <w:spacing w:line="240" w:lineRule="auto"/>
            </w:pPr>
            <w:r>
              <w:t>3=</w:t>
            </w:r>
            <w:r w:rsidRPr="00986064">
              <w:t>About half of the community</w:t>
            </w:r>
          </w:p>
          <w:p w14:paraId="15671132" w14:textId="77777777" w:rsidR="00D21330" w:rsidRPr="00986064" w:rsidRDefault="00D21330" w:rsidP="001A62FC">
            <w:pPr>
              <w:pStyle w:val="NoSpacing"/>
              <w:spacing w:line="240" w:lineRule="auto"/>
            </w:pPr>
            <w:r>
              <w:t>4=</w:t>
            </w:r>
            <w:r w:rsidRPr="00986064">
              <w:t>Some/a few members of the community</w:t>
            </w:r>
          </w:p>
          <w:p w14:paraId="2E0B5B92" w14:textId="77777777" w:rsidR="00D21330" w:rsidRPr="00986064" w:rsidRDefault="00D21330" w:rsidP="001A62FC">
            <w:pPr>
              <w:pStyle w:val="NoSpacing"/>
              <w:spacing w:line="240" w:lineRule="auto"/>
            </w:pPr>
            <w:r>
              <w:t>5=</w:t>
            </w:r>
            <w:r w:rsidRPr="00986064">
              <w:t xml:space="preserve">No one follows the rules </w:t>
            </w:r>
          </w:p>
          <w:p w14:paraId="04C4B08E" w14:textId="77777777" w:rsidR="00D21330" w:rsidRPr="00986064" w:rsidRDefault="00D21330" w:rsidP="001A62FC">
            <w:pPr>
              <w:pStyle w:val="NoSpacing"/>
              <w:spacing w:line="240" w:lineRule="auto"/>
            </w:pPr>
            <w:r w:rsidRPr="00986064">
              <w:t>888=Don’t know</w:t>
            </w:r>
          </w:p>
          <w:p w14:paraId="08B5FA20" w14:textId="77777777" w:rsidR="00D21330" w:rsidRDefault="00D21330" w:rsidP="001A62FC">
            <w:pPr>
              <w:pStyle w:val="NoSpacing"/>
              <w:spacing w:line="240" w:lineRule="auto"/>
            </w:pPr>
            <w:r w:rsidRPr="00986064">
              <w:t>999=Prefer not to respond</w:t>
            </w:r>
          </w:p>
        </w:tc>
      </w:tr>
    </w:tbl>
    <w:p w14:paraId="416E1076" w14:textId="77777777" w:rsidR="0089222B" w:rsidRDefault="0089222B" w:rsidP="001A62FC">
      <w:pPr>
        <w:pStyle w:val="NoSpacing"/>
        <w:spacing w:line="240" w:lineRule="auto"/>
        <w:rPr>
          <w:ins w:id="746" w:author="Aidan Boyd" w:date="2015-01-13T11:46:00Z"/>
        </w:rPr>
      </w:pPr>
    </w:p>
    <w:p w14:paraId="1C5E8B05" w14:textId="77777777" w:rsidR="009050D2" w:rsidRDefault="009050D2" w:rsidP="001A62FC">
      <w:pPr>
        <w:pStyle w:val="NoSpacing"/>
        <w:spacing w:line="240" w:lineRule="auto"/>
        <w:rPr>
          <w:ins w:id="747" w:author="Aidan Boyd" w:date="2015-01-13T11:46:00Z"/>
        </w:rPr>
      </w:pPr>
    </w:p>
    <w:p w14:paraId="7207FAC2" w14:textId="77777777" w:rsidR="009050D2" w:rsidRDefault="009050D2" w:rsidP="001A62FC">
      <w:pPr>
        <w:pStyle w:val="NoSpacing"/>
        <w:spacing w:line="240" w:lineRule="auto"/>
        <w:rPr>
          <w:ins w:id="748" w:author="Aidan Boyd" w:date="2015-01-13T11:46:00Z"/>
        </w:rPr>
      </w:pPr>
    </w:p>
    <w:p w14:paraId="372BCA4E" w14:textId="77777777" w:rsidR="009050D2" w:rsidRDefault="009050D2" w:rsidP="001A62FC">
      <w:pPr>
        <w:pStyle w:val="NoSpacing"/>
        <w:spacing w:line="240" w:lineRule="auto"/>
        <w:rPr>
          <w:ins w:id="749" w:author="Aidan Boyd" w:date="2015-01-13T11:46:00Z"/>
        </w:rPr>
      </w:pPr>
    </w:p>
    <w:p w14:paraId="25FCE67B" w14:textId="77777777" w:rsidR="009050D2" w:rsidRDefault="009050D2" w:rsidP="001A62FC">
      <w:pPr>
        <w:pStyle w:val="NoSpacing"/>
        <w:spacing w:line="240" w:lineRule="auto"/>
        <w:rPr>
          <w:ins w:id="750" w:author="Aidan Boyd" w:date="2015-01-13T11:46:00Z"/>
        </w:rPr>
      </w:pPr>
    </w:p>
    <w:tbl>
      <w:tblPr>
        <w:tblStyle w:val="TableGrid2"/>
        <w:tblW w:w="15028" w:type="dxa"/>
        <w:tblInd w:w="-612" w:type="dxa"/>
        <w:tblLayout w:type="fixed"/>
        <w:tblLook w:val="04A0" w:firstRow="1" w:lastRow="0" w:firstColumn="1" w:lastColumn="0" w:noHBand="0" w:noVBand="1"/>
      </w:tblPr>
      <w:tblGrid>
        <w:gridCol w:w="1800"/>
        <w:gridCol w:w="2069"/>
        <w:gridCol w:w="1980"/>
        <w:gridCol w:w="2250"/>
        <w:gridCol w:w="1170"/>
        <w:gridCol w:w="1800"/>
        <w:gridCol w:w="1260"/>
        <w:gridCol w:w="2699"/>
      </w:tblGrid>
      <w:tr w:rsidR="009050D2" w:rsidRPr="009050D2" w14:paraId="4DB17F9C" w14:textId="77777777" w:rsidTr="00B646EC">
        <w:trPr>
          <w:trHeight w:val="4625"/>
          <w:ins w:id="751" w:author="Aidan Boyd" w:date="2015-01-13T11:46:00Z"/>
        </w:trPr>
        <w:tc>
          <w:tcPr>
            <w:tcW w:w="1800" w:type="dxa"/>
            <w:tcBorders>
              <w:top w:val="single" w:sz="4" w:space="0" w:color="auto"/>
              <w:left w:val="single" w:sz="4" w:space="0" w:color="auto"/>
              <w:bottom w:val="single" w:sz="4" w:space="0" w:color="auto"/>
              <w:right w:val="single" w:sz="4" w:space="0" w:color="auto"/>
            </w:tcBorders>
            <w:hideMark/>
          </w:tcPr>
          <w:p w14:paraId="344FE0AD" w14:textId="77777777" w:rsidR="009050D2" w:rsidRPr="009050D2" w:rsidRDefault="009050D2" w:rsidP="009050D2">
            <w:pPr>
              <w:spacing w:line="240" w:lineRule="auto"/>
              <w:rPr>
                <w:ins w:id="752" w:author="Aidan Boyd" w:date="2015-01-13T11:46:00Z"/>
                <w:sz w:val="20"/>
                <w:szCs w:val="20"/>
              </w:rPr>
            </w:pPr>
            <w:ins w:id="753" w:author="Aidan Boyd" w:date="2015-01-13T11:46:00Z">
              <w:r w:rsidRPr="009050D2">
                <w:rPr>
                  <w:sz w:val="20"/>
                  <w:szCs w:val="20"/>
                </w:rPr>
                <w:lastRenderedPageBreak/>
                <w:t>Activity</w:t>
              </w:r>
            </w:ins>
          </w:p>
        </w:tc>
        <w:tc>
          <w:tcPr>
            <w:tcW w:w="2069" w:type="dxa"/>
            <w:tcBorders>
              <w:top w:val="single" w:sz="4" w:space="0" w:color="auto"/>
              <w:left w:val="single" w:sz="4" w:space="0" w:color="auto"/>
              <w:bottom w:val="single" w:sz="4" w:space="0" w:color="auto"/>
              <w:right w:val="single" w:sz="4" w:space="0" w:color="auto"/>
            </w:tcBorders>
          </w:tcPr>
          <w:p w14:paraId="776B2749" w14:textId="77777777" w:rsidR="009050D2" w:rsidRPr="009050D2" w:rsidRDefault="009050D2" w:rsidP="009050D2">
            <w:pPr>
              <w:spacing w:line="240" w:lineRule="auto"/>
              <w:rPr>
                <w:ins w:id="754" w:author="Aidan Boyd" w:date="2015-01-13T11:46:00Z"/>
                <w:sz w:val="20"/>
                <w:szCs w:val="20"/>
              </w:rPr>
            </w:pPr>
            <w:ins w:id="755" w:author="Aidan Boyd" w:date="2015-01-13T11:46:00Z">
              <w:r w:rsidRPr="009050D2">
                <w:rPr>
                  <w:sz w:val="20"/>
                  <w:szCs w:val="20"/>
                </w:rPr>
                <w:t>I9. Who is primarily responsible for the enforcement of these traditional community rules related to forest/wooded land?</w:t>
              </w:r>
            </w:ins>
          </w:p>
          <w:p w14:paraId="64CF0CF6" w14:textId="77777777" w:rsidR="009050D2" w:rsidRPr="009050D2" w:rsidRDefault="009050D2" w:rsidP="009050D2">
            <w:pPr>
              <w:spacing w:line="240" w:lineRule="auto"/>
              <w:rPr>
                <w:ins w:id="756" w:author="Aidan Boyd" w:date="2015-01-13T11:46:00Z"/>
                <w:sz w:val="20"/>
                <w:szCs w:val="20"/>
              </w:rPr>
            </w:pPr>
          </w:p>
          <w:p w14:paraId="76311381" w14:textId="77777777" w:rsidR="009050D2" w:rsidRPr="009050D2" w:rsidRDefault="009050D2" w:rsidP="009050D2">
            <w:pPr>
              <w:spacing w:line="240" w:lineRule="auto"/>
              <w:rPr>
                <w:ins w:id="757" w:author="Aidan Boyd" w:date="2015-01-13T11:46:00Z"/>
                <w:sz w:val="20"/>
                <w:szCs w:val="20"/>
              </w:rPr>
            </w:pPr>
            <w:ins w:id="758" w:author="Aidan Boyd" w:date="2015-01-13T11:46:00Z">
              <w:r w:rsidRPr="009050D2">
                <w:rPr>
                  <w:sz w:val="20"/>
                  <w:szCs w:val="20"/>
                </w:rPr>
                <w:t>1=Headperson</w:t>
              </w:r>
            </w:ins>
          </w:p>
          <w:p w14:paraId="53C62968" w14:textId="77777777" w:rsidR="009050D2" w:rsidRPr="009050D2" w:rsidRDefault="009050D2" w:rsidP="009050D2">
            <w:pPr>
              <w:spacing w:line="240" w:lineRule="auto"/>
              <w:rPr>
                <w:ins w:id="759" w:author="Aidan Boyd" w:date="2015-01-13T11:46:00Z"/>
                <w:sz w:val="20"/>
                <w:szCs w:val="20"/>
              </w:rPr>
            </w:pPr>
            <w:ins w:id="760" w:author="Aidan Boyd" w:date="2015-01-13T11:46:00Z">
              <w:r w:rsidRPr="009050D2">
                <w:rPr>
                  <w:sz w:val="20"/>
                  <w:szCs w:val="20"/>
                </w:rPr>
                <w:t>2=Induna</w:t>
              </w:r>
            </w:ins>
          </w:p>
          <w:p w14:paraId="742F6A32" w14:textId="77777777" w:rsidR="009050D2" w:rsidRPr="009050D2" w:rsidRDefault="009050D2" w:rsidP="009050D2">
            <w:pPr>
              <w:spacing w:line="240" w:lineRule="auto"/>
              <w:rPr>
                <w:ins w:id="761" w:author="Aidan Boyd" w:date="2015-01-13T11:46:00Z"/>
                <w:sz w:val="20"/>
                <w:szCs w:val="20"/>
              </w:rPr>
            </w:pPr>
            <w:ins w:id="762" w:author="Aidan Boyd" w:date="2015-01-13T11:46:00Z">
              <w:r w:rsidRPr="009050D2">
                <w:rPr>
                  <w:sz w:val="20"/>
                  <w:szCs w:val="20"/>
                </w:rPr>
                <w:t>3=Chief</w:t>
              </w:r>
            </w:ins>
          </w:p>
          <w:p w14:paraId="5A0A0430" w14:textId="77777777" w:rsidR="009050D2" w:rsidRPr="009050D2" w:rsidRDefault="009050D2" w:rsidP="009050D2">
            <w:pPr>
              <w:spacing w:line="240" w:lineRule="auto"/>
              <w:rPr>
                <w:ins w:id="763" w:author="Aidan Boyd" w:date="2015-01-13T11:46:00Z"/>
                <w:sz w:val="20"/>
                <w:szCs w:val="20"/>
              </w:rPr>
            </w:pPr>
            <w:ins w:id="764" w:author="Aidan Boyd" w:date="2015-01-13T11:46:00Z">
              <w:r w:rsidRPr="009050D2">
                <w:rPr>
                  <w:sz w:val="20"/>
                  <w:szCs w:val="20"/>
                </w:rPr>
                <w:t>4=Elders</w:t>
              </w:r>
            </w:ins>
          </w:p>
          <w:p w14:paraId="4D4F8160" w14:textId="77777777" w:rsidR="009050D2" w:rsidRPr="009050D2" w:rsidRDefault="009050D2" w:rsidP="009050D2">
            <w:pPr>
              <w:spacing w:line="240" w:lineRule="auto"/>
              <w:rPr>
                <w:ins w:id="765" w:author="Aidan Boyd" w:date="2015-01-13T11:46:00Z"/>
                <w:sz w:val="20"/>
                <w:szCs w:val="20"/>
              </w:rPr>
            </w:pPr>
            <w:ins w:id="766" w:author="Aidan Boyd" w:date="2015-01-13T11:46:00Z">
              <w:r w:rsidRPr="009050D2">
                <w:rPr>
                  <w:sz w:val="20"/>
                  <w:szCs w:val="20"/>
                </w:rPr>
                <w:t>5=Community Resource Board</w:t>
              </w:r>
            </w:ins>
          </w:p>
          <w:p w14:paraId="7E2314D7" w14:textId="77777777" w:rsidR="009050D2" w:rsidRPr="009050D2" w:rsidRDefault="009050D2" w:rsidP="009050D2">
            <w:pPr>
              <w:spacing w:line="240" w:lineRule="auto"/>
              <w:rPr>
                <w:ins w:id="767" w:author="Aidan Boyd" w:date="2015-01-13T11:46:00Z"/>
                <w:sz w:val="20"/>
                <w:szCs w:val="20"/>
              </w:rPr>
            </w:pPr>
            <w:ins w:id="768" w:author="Aidan Boyd" w:date="2015-01-13T11:46:00Z">
              <w:r w:rsidRPr="009050D2">
                <w:rPr>
                  <w:sz w:val="20"/>
                  <w:szCs w:val="20"/>
                </w:rPr>
                <w:t>6=Village group (forest user group or village action committee); please specify</w:t>
              </w:r>
            </w:ins>
          </w:p>
          <w:p w14:paraId="22E37B90" w14:textId="77777777" w:rsidR="009050D2" w:rsidRPr="009050D2" w:rsidRDefault="009050D2" w:rsidP="009050D2">
            <w:pPr>
              <w:spacing w:line="240" w:lineRule="auto"/>
              <w:rPr>
                <w:ins w:id="769" w:author="Aidan Boyd" w:date="2015-01-13T11:46:00Z"/>
                <w:sz w:val="20"/>
                <w:szCs w:val="20"/>
              </w:rPr>
            </w:pPr>
            <w:ins w:id="770" w:author="Aidan Boyd" w:date="2015-01-13T11:46:00Z">
              <w:r w:rsidRPr="009050D2">
                <w:rPr>
                  <w:sz w:val="20"/>
                  <w:szCs w:val="20"/>
                </w:rPr>
                <w:t>97=Other, please specify</w:t>
              </w:r>
            </w:ins>
          </w:p>
        </w:tc>
        <w:tc>
          <w:tcPr>
            <w:tcW w:w="1980" w:type="dxa"/>
            <w:tcBorders>
              <w:top w:val="single" w:sz="4" w:space="0" w:color="auto"/>
              <w:left w:val="single" w:sz="4" w:space="0" w:color="auto"/>
              <w:bottom w:val="single" w:sz="4" w:space="0" w:color="auto"/>
              <w:right w:val="single" w:sz="4" w:space="0" w:color="auto"/>
            </w:tcBorders>
          </w:tcPr>
          <w:p w14:paraId="0C07F5BE" w14:textId="77777777" w:rsidR="009050D2" w:rsidRPr="009050D2" w:rsidRDefault="009050D2" w:rsidP="009050D2">
            <w:pPr>
              <w:spacing w:line="240" w:lineRule="auto"/>
              <w:rPr>
                <w:ins w:id="771" w:author="Aidan Boyd" w:date="2015-01-13T11:46:00Z"/>
                <w:color w:val="000000"/>
                <w:sz w:val="20"/>
                <w:szCs w:val="20"/>
              </w:rPr>
            </w:pPr>
            <w:ins w:id="772" w:author="Aidan Boyd" w:date="2015-01-13T11:46:00Z">
              <w:r w:rsidRPr="009050D2">
                <w:rPr>
                  <w:color w:val="000000"/>
                  <w:sz w:val="20"/>
                  <w:szCs w:val="20"/>
                </w:rPr>
                <w:t>I10. How effectively are traditional community rules enforced?</w:t>
              </w:r>
            </w:ins>
          </w:p>
          <w:p w14:paraId="286B36DE" w14:textId="77777777" w:rsidR="009050D2" w:rsidRPr="009050D2" w:rsidRDefault="009050D2" w:rsidP="009050D2">
            <w:pPr>
              <w:spacing w:line="240" w:lineRule="auto"/>
              <w:rPr>
                <w:ins w:id="773" w:author="Aidan Boyd" w:date="2015-01-13T11:46:00Z"/>
                <w:color w:val="000000"/>
                <w:sz w:val="20"/>
                <w:szCs w:val="20"/>
              </w:rPr>
            </w:pPr>
          </w:p>
          <w:p w14:paraId="3424A902" w14:textId="77777777" w:rsidR="009050D2" w:rsidRPr="009050D2" w:rsidRDefault="009050D2" w:rsidP="009050D2">
            <w:pPr>
              <w:spacing w:line="240" w:lineRule="auto"/>
              <w:rPr>
                <w:ins w:id="774" w:author="Aidan Boyd" w:date="2015-01-13T11:46:00Z"/>
                <w:color w:val="000000"/>
                <w:sz w:val="20"/>
                <w:szCs w:val="20"/>
              </w:rPr>
            </w:pPr>
            <w:ins w:id="775" w:author="Aidan Boyd" w:date="2015-01-13T11:46:00Z">
              <w:r w:rsidRPr="009050D2">
                <w:rPr>
                  <w:color w:val="000000"/>
                  <w:sz w:val="20"/>
                  <w:szCs w:val="20"/>
                </w:rPr>
                <w:t>1-Very strong enforcement</w:t>
              </w:r>
            </w:ins>
          </w:p>
          <w:p w14:paraId="7D747AB4" w14:textId="77777777" w:rsidR="009050D2" w:rsidRPr="009050D2" w:rsidRDefault="009050D2" w:rsidP="009050D2">
            <w:pPr>
              <w:spacing w:line="240" w:lineRule="auto"/>
              <w:rPr>
                <w:ins w:id="776" w:author="Aidan Boyd" w:date="2015-01-13T11:46:00Z"/>
                <w:color w:val="000000"/>
                <w:sz w:val="20"/>
                <w:szCs w:val="20"/>
              </w:rPr>
            </w:pPr>
            <w:ins w:id="777" w:author="Aidan Boyd" w:date="2015-01-13T11:46:00Z">
              <w:r w:rsidRPr="009050D2">
                <w:rPr>
                  <w:color w:val="000000"/>
                  <w:sz w:val="20"/>
                  <w:szCs w:val="20"/>
                </w:rPr>
                <w:t>2-Strong enforcement</w:t>
              </w:r>
            </w:ins>
          </w:p>
          <w:p w14:paraId="78944871" w14:textId="77777777" w:rsidR="009050D2" w:rsidRPr="009050D2" w:rsidRDefault="009050D2" w:rsidP="009050D2">
            <w:pPr>
              <w:spacing w:line="240" w:lineRule="auto"/>
              <w:rPr>
                <w:ins w:id="778" w:author="Aidan Boyd" w:date="2015-01-13T11:46:00Z"/>
                <w:color w:val="000000"/>
                <w:sz w:val="20"/>
                <w:szCs w:val="20"/>
              </w:rPr>
            </w:pPr>
            <w:ins w:id="779" w:author="Aidan Boyd" w:date="2015-01-13T11:46:00Z">
              <w:r w:rsidRPr="009050D2">
                <w:rPr>
                  <w:color w:val="000000"/>
                  <w:sz w:val="20"/>
                  <w:szCs w:val="20"/>
                </w:rPr>
                <w:t>3- Sometimes strong/sometimes weak</w:t>
              </w:r>
            </w:ins>
          </w:p>
          <w:p w14:paraId="6BAC1D65" w14:textId="77777777" w:rsidR="009050D2" w:rsidRPr="009050D2" w:rsidRDefault="009050D2" w:rsidP="009050D2">
            <w:pPr>
              <w:spacing w:line="240" w:lineRule="auto"/>
              <w:rPr>
                <w:ins w:id="780" w:author="Aidan Boyd" w:date="2015-01-13T11:46:00Z"/>
                <w:color w:val="000000"/>
                <w:sz w:val="20"/>
                <w:szCs w:val="20"/>
              </w:rPr>
            </w:pPr>
            <w:ins w:id="781" w:author="Aidan Boyd" w:date="2015-01-13T11:46:00Z">
              <w:r w:rsidRPr="009050D2">
                <w:rPr>
                  <w:color w:val="000000"/>
                  <w:sz w:val="20"/>
                  <w:szCs w:val="20"/>
                </w:rPr>
                <w:t>4-Weak enforcement</w:t>
              </w:r>
            </w:ins>
          </w:p>
          <w:p w14:paraId="44F09FC1" w14:textId="77777777" w:rsidR="009050D2" w:rsidRPr="009050D2" w:rsidRDefault="009050D2" w:rsidP="009050D2">
            <w:pPr>
              <w:spacing w:line="240" w:lineRule="auto"/>
              <w:rPr>
                <w:ins w:id="782" w:author="Aidan Boyd" w:date="2015-01-13T11:46:00Z"/>
                <w:color w:val="000000"/>
                <w:sz w:val="20"/>
                <w:szCs w:val="20"/>
              </w:rPr>
            </w:pPr>
            <w:ins w:id="783" w:author="Aidan Boyd" w:date="2015-01-13T11:46:00Z">
              <w:r w:rsidRPr="009050D2">
                <w:rPr>
                  <w:color w:val="000000"/>
                  <w:sz w:val="20"/>
                  <w:szCs w:val="20"/>
                </w:rPr>
                <w:t>5-Very weak enforcement</w:t>
              </w:r>
            </w:ins>
          </w:p>
          <w:p w14:paraId="5E2D96E3" w14:textId="77777777" w:rsidR="009050D2" w:rsidRPr="009050D2" w:rsidRDefault="009050D2" w:rsidP="009050D2">
            <w:pPr>
              <w:spacing w:line="240" w:lineRule="auto"/>
              <w:rPr>
                <w:ins w:id="784" w:author="Aidan Boyd" w:date="2015-01-13T11:46:00Z"/>
                <w:color w:val="000000"/>
                <w:sz w:val="20"/>
                <w:szCs w:val="20"/>
              </w:rPr>
            </w:pPr>
            <w:ins w:id="785" w:author="Aidan Boyd" w:date="2015-01-13T11:46:00Z">
              <w:r w:rsidRPr="009050D2">
                <w:rPr>
                  <w:color w:val="000000"/>
                  <w:sz w:val="20"/>
                  <w:szCs w:val="20"/>
                </w:rPr>
                <w:t>888=Don’t know</w:t>
              </w:r>
            </w:ins>
          </w:p>
          <w:p w14:paraId="16027243" w14:textId="77777777" w:rsidR="009050D2" w:rsidRPr="009050D2" w:rsidRDefault="009050D2" w:rsidP="009050D2">
            <w:pPr>
              <w:spacing w:line="240" w:lineRule="auto"/>
              <w:rPr>
                <w:ins w:id="786" w:author="Aidan Boyd" w:date="2015-01-13T11:46:00Z"/>
                <w:color w:val="000000"/>
                <w:sz w:val="20"/>
                <w:szCs w:val="20"/>
              </w:rPr>
            </w:pPr>
            <w:ins w:id="787" w:author="Aidan Boyd" w:date="2015-01-13T11:46:00Z">
              <w:r w:rsidRPr="009050D2">
                <w:rPr>
                  <w:color w:val="000000"/>
                  <w:sz w:val="20"/>
                  <w:szCs w:val="20"/>
                </w:rPr>
                <w:t>999=Prefer not to respond</w:t>
              </w:r>
            </w:ins>
          </w:p>
        </w:tc>
        <w:tc>
          <w:tcPr>
            <w:tcW w:w="2250" w:type="dxa"/>
            <w:tcBorders>
              <w:top w:val="single" w:sz="4" w:space="0" w:color="auto"/>
              <w:left w:val="single" w:sz="4" w:space="0" w:color="auto"/>
              <w:bottom w:val="single" w:sz="4" w:space="0" w:color="auto"/>
              <w:right w:val="single" w:sz="4" w:space="0" w:color="auto"/>
            </w:tcBorders>
          </w:tcPr>
          <w:p w14:paraId="76E6281D" w14:textId="77777777" w:rsidR="009050D2" w:rsidRPr="009050D2" w:rsidRDefault="009050D2" w:rsidP="009050D2">
            <w:pPr>
              <w:spacing w:line="240" w:lineRule="auto"/>
              <w:rPr>
                <w:ins w:id="788" w:author="Aidan Boyd" w:date="2015-01-13T11:46:00Z"/>
                <w:color w:val="000000"/>
                <w:sz w:val="20"/>
                <w:szCs w:val="20"/>
              </w:rPr>
            </w:pPr>
            <w:ins w:id="789" w:author="Aidan Boyd" w:date="2015-01-13T11:46:00Z">
              <w:r w:rsidRPr="009050D2">
                <w:rPr>
                  <w:color w:val="000000"/>
                  <w:sz w:val="20"/>
                  <w:szCs w:val="20"/>
                </w:rPr>
                <w:t>I11. What is the typical compliance with penalties?</w:t>
              </w:r>
            </w:ins>
          </w:p>
          <w:p w14:paraId="769DCE14" w14:textId="77777777" w:rsidR="009050D2" w:rsidRPr="009050D2" w:rsidRDefault="009050D2" w:rsidP="009050D2">
            <w:pPr>
              <w:spacing w:line="240" w:lineRule="auto"/>
              <w:rPr>
                <w:ins w:id="790" w:author="Aidan Boyd" w:date="2015-01-13T11:46:00Z"/>
                <w:color w:val="000000"/>
                <w:sz w:val="20"/>
                <w:szCs w:val="20"/>
              </w:rPr>
            </w:pPr>
          </w:p>
          <w:p w14:paraId="1EF7C4B0" w14:textId="77777777" w:rsidR="009050D2" w:rsidRPr="009050D2" w:rsidRDefault="009050D2" w:rsidP="009050D2">
            <w:pPr>
              <w:spacing w:line="240" w:lineRule="auto"/>
              <w:rPr>
                <w:ins w:id="791" w:author="Aidan Boyd" w:date="2015-01-13T11:46:00Z"/>
                <w:color w:val="000000"/>
                <w:sz w:val="20"/>
                <w:szCs w:val="20"/>
              </w:rPr>
            </w:pPr>
          </w:p>
          <w:p w14:paraId="22414B50" w14:textId="77777777" w:rsidR="009050D2" w:rsidRPr="009050D2" w:rsidRDefault="009050D2" w:rsidP="009050D2">
            <w:pPr>
              <w:spacing w:line="240" w:lineRule="auto"/>
              <w:rPr>
                <w:ins w:id="792" w:author="Aidan Boyd" w:date="2015-01-13T11:46:00Z"/>
                <w:color w:val="000000"/>
                <w:sz w:val="20"/>
                <w:szCs w:val="20"/>
              </w:rPr>
            </w:pPr>
          </w:p>
          <w:p w14:paraId="3DF2F875" w14:textId="77777777" w:rsidR="009050D2" w:rsidRPr="009050D2" w:rsidRDefault="009050D2" w:rsidP="009050D2">
            <w:pPr>
              <w:spacing w:line="240" w:lineRule="auto"/>
              <w:rPr>
                <w:ins w:id="793" w:author="Aidan Boyd" w:date="2015-01-13T11:46:00Z"/>
                <w:color w:val="000000"/>
                <w:sz w:val="20"/>
                <w:szCs w:val="20"/>
              </w:rPr>
            </w:pPr>
            <w:ins w:id="794" w:author="Aidan Boyd" w:date="2015-01-13T11:46:00Z">
              <w:r w:rsidRPr="009050D2">
                <w:rPr>
                  <w:color w:val="000000"/>
                  <w:sz w:val="20"/>
                  <w:szCs w:val="20"/>
                </w:rPr>
                <w:t xml:space="preserve">1=Offenders never comply </w:t>
              </w:r>
            </w:ins>
          </w:p>
          <w:p w14:paraId="2D32636B" w14:textId="77777777" w:rsidR="009050D2" w:rsidRPr="009050D2" w:rsidRDefault="009050D2" w:rsidP="009050D2">
            <w:pPr>
              <w:spacing w:line="240" w:lineRule="auto"/>
              <w:rPr>
                <w:ins w:id="795" w:author="Aidan Boyd" w:date="2015-01-13T11:46:00Z"/>
                <w:color w:val="000000"/>
                <w:sz w:val="20"/>
                <w:szCs w:val="20"/>
              </w:rPr>
            </w:pPr>
            <w:ins w:id="796" w:author="Aidan Boyd" w:date="2015-01-13T11:46:00Z">
              <w:r w:rsidRPr="009050D2">
                <w:rPr>
                  <w:color w:val="000000"/>
                  <w:sz w:val="20"/>
                  <w:szCs w:val="20"/>
                </w:rPr>
                <w:t xml:space="preserve">2=Some of the time offenders comply  </w:t>
              </w:r>
            </w:ins>
          </w:p>
          <w:p w14:paraId="011CBB38" w14:textId="77777777" w:rsidR="009050D2" w:rsidRPr="009050D2" w:rsidRDefault="009050D2" w:rsidP="009050D2">
            <w:pPr>
              <w:spacing w:line="240" w:lineRule="auto"/>
              <w:rPr>
                <w:ins w:id="797" w:author="Aidan Boyd" w:date="2015-01-13T11:46:00Z"/>
                <w:color w:val="000000"/>
                <w:sz w:val="20"/>
                <w:szCs w:val="20"/>
              </w:rPr>
            </w:pPr>
            <w:ins w:id="798" w:author="Aidan Boyd" w:date="2015-01-13T11:46:00Z">
              <w:r w:rsidRPr="009050D2">
                <w:rPr>
                  <w:color w:val="000000"/>
                  <w:sz w:val="20"/>
                  <w:szCs w:val="20"/>
                </w:rPr>
                <w:t>3=About half the time offenders comply</w:t>
              </w:r>
            </w:ins>
          </w:p>
          <w:p w14:paraId="4647016D" w14:textId="77777777" w:rsidR="009050D2" w:rsidRPr="009050D2" w:rsidRDefault="009050D2" w:rsidP="009050D2">
            <w:pPr>
              <w:spacing w:line="240" w:lineRule="auto"/>
              <w:rPr>
                <w:ins w:id="799" w:author="Aidan Boyd" w:date="2015-01-13T11:46:00Z"/>
                <w:color w:val="000000"/>
                <w:sz w:val="20"/>
                <w:szCs w:val="20"/>
              </w:rPr>
            </w:pPr>
            <w:ins w:id="800" w:author="Aidan Boyd" w:date="2015-01-13T11:46:00Z">
              <w:r w:rsidRPr="009050D2">
                <w:rPr>
                  <w:color w:val="000000"/>
                  <w:sz w:val="20"/>
                  <w:szCs w:val="20"/>
                </w:rPr>
                <w:t xml:space="preserve">4=Most of the time offenders comply </w:t>
              </w:r>
            </w:ins>
          </w:p>
          <w:p w14:paraId="2D0E8146" w14:textId="77777777" w:rsidR="009050D2" w:rsidRPr="009050D2" w:rsidRDefault="009050D2" w:rsidP="009050D2">
            <w:pPr>
              <w:spacing w:line="240" w:lineRule="auto"/>
              <w:rPr>
                <w:ins w:id="801" w:author="Aidan Boyd" w:date="2015-01-13T11:46:00Z"/>
                <w:color w:val="000000"/>
                <w:sz w:val="20"/>
                <w:szCs w:val="20"/>
              </w:rPr>
            </w:pPr>
            <w:ins w:id="802" w:author="Aidan Boyd" w:date="2015-01-13T11:46:00Z">
              <w:r w:rsidRPr="009050D2">
                <w:rPr>
                  <w:color w:val="000000"/>
                  <w:sz w:val="20"/>
                  <w:szCs w:val="20"/>
                </w:rPr>
                <w:t>5=Almost all the time offenders comply</w:t>
              </w:r>
            </w:ins>
          </w:p>
          <w:p w14:paraId="20823518" w14:textId="77777777" w:rsidR="009050D2" w:rsidRPr="009050D2" w:rsidRDefault="009050D2" w:rsidP="009050D2">
            <w:pPr>
              <w:spacing w:line="240" w:lineRule="auto"/>
              <w:rPr>
                <w:ins w:id="803" w:author="Aidan Boyd" w:date="2015-01-13T11:46:00Z"/>
                <w:color w:val="000000"/>
                <w:sz w:val="20"/>
                <w:szCs w:val="20"/>
              </w:rPr>
            </w:pPr>
            <w:ins w:id="804" w:author="Aidan Boyd" w:date="2015-01-13T11:46:00Z">
              <w:r w:rsidRPr="009050D2">
                <w:rPr>
                  <w:color w:val="000000"/>
                  <w:sz w:val="20"/>
                  <w:szCs w:val="20"/>
                </w:rPr>
                <w:t xml:space="preserve">888=Don't know  </w:t>
              </w:r>
            </w:ins>
          </w:p>
          <w:p w14:paraId="3E3BAB51" w14:textId="77777777" w:rsidR="009050D2" w:rsidRPr="009050D2" w:rsidRDefault="009050D2" w:rsidP="009050D2">
            <w:pPr>
              <w:spacing w:line="240" w:lineRule="auto"/>
              <w:rPr>
                <w:ins w:id="805" w:author="Aidan Boyd" w:date="2015-01-13T11:46:00Z"/>
                <w:color w:val="000000"/>
                <w:sz w:val="20"/>
                <w:szCs w:val="20"/>
              </w:rPr>
            </w:pPr>
            <w:ins w:id="806" w:author="Aidan Boyd" w:date="2015-01-13T11:46:00Z">
              <w:r w:rsidRPr="009050D2">
                <w:rPr>
                  <w:color w:val="000000"/>
                  <w:sz w:val="20"/>
                  <w:szCs w:val="20"/>
                </w:rPr>
                <w:t>999=Prefer not to respond</w:t>
              </w:r>
            </w:ins>
          </w:p>
        </w:tc>
        <w:tc>
          <w:tcPr>
            <w:tcW w:w="1170" w:type="dxa"/>
            <w:tcBorders>
              <w:top w:val="single" w:sz="4" w:space="0" w:color="auto"/>
              <w:left w:val="single" w:sz="4" w:space="0" w:color="auto"/>
              <w:bottom w:val="single" w:sz="4" w:space="0" w:color="auto"/>
              <w:right w:val="single" w:sz="4" w:space="0" w:color="auto"/>
            </w:tcBorders>
            <w:hideMark/>
          </w:tcPr>
          <w:p w14:paraId="122814DA" w14:textId="77777777" w:rsidR="009050D2" w:rsidRPr="009050D2" w:rsidRDefault="009050D2" w:rsidP="009050D2">
            <w:pPr>
              <w:spacing w:line="240" w:lineRule="auto"/>
              <w:rPr>
                <w:ins w:id="807" w:author="Aidan Boyd" w:date="2015-01-13T11:46:00Z"/>
                <w:color w:val="000000"/>
                <w:sz w:val="20"/>
                <w:szCs w:val="20"/>
              </w:rPr>
            </w:pPr>
            <w:ins w:id="808" w:author="Aidan Boyd" w:date="2015-01-13T11:46:00Z">
              <w:r w:rsidRPr="009050D2">
                <w:rPr>
                  <w:color w:val="000000"/>
                  <w:sz w:val="20"/>
                  <w:szCs w:val="20"/>
                </w:rPr>
                <w:t xml:space="preserve">I12. Do you think these traditional community rules are fair? </w:t>
              </w:r>
            </w:ins>
          </w:p>
          <w:p w14:paraId="26B49B2E" w14:textId="77777777" w:rsidR="009050D2" w:rsidRPr="009050D2" w:rsidRDefault="009050D2" w:rsidP="009050D2">
            <w:pPr>
              <w:spacing w:line="240" w:lineRule="auto"/>
              <w:rPr>
                <w:ins w:id="809" w:author="Aidan Boyd" w:date="2015-01-13T11:46:00Z"/>
                <w:color w:val="000000"/>
                <w:sz w:val="20"/>
                <w:szCs w:val="20"/>
              </w:rPr>
            </w:pPr>
            <w:ins w:id="810" w:author="Aidan Boyd" w:date="2015-01-13T11:46:00Z">
              <w:r w:rsidRPr="009050D2">
                <w:rPr>
                  <w:color w:val="000000"/>
                  <w:sz w:val="20"/>
                  <w:szCs w:val="20"/>
                </w:rPr>
                <w:tab/>
                <w:t>0=No</w:t>
              </w:r>
            </w:ins>
          </w:p>
          <w:p w14:paraId="79B1FF16" w14:textId="77777777" w:rsidR="009050D2" w:rsidRPr="009050D2" w:rsidRDefault="009050D2" w:rsidP="009050D2">
            <w:pPr>
              <w:spacing w:line="240" w:lineRule="auto"/>
              <w:rPr>
                <w:ins w:id="811" w:author="Aidan Boyd" w:date="2015-01-13T11:46:00Z"/>
                <w:color w:val="000000"/>
                <w:sz w:val="20"/>
                <w:szCs w:val="20"/>
              </w:rPr>
            </w:pPr>
            <w:ins w:id="812" w:author="Aidan Boyd" w:date="2015-01-13T11:46:00Z">
              <w:r w:rsidRPr="009050D2">
                <w:rPr>
                  <w:color w:val="000000"/>
                  <w:sz w:val="20"/>
                  <w:szCs w:val="20"/>
                </w:rPr>
                <w:t xml:space="preserve">1=Yes </w:t>
              </w:r>
            </w:ins>
          </w:p>
          <w:p w14:paraId="3C93E4DB" w14:textId="77777777" w:rsidR="009050D2" w:rsidRPr="009050D2" w:rsidRDefault="009050D2" w:rsidP="009050D2">
            <w:pPr>
              <w:spacing w:line="240" w:lineRule="auto"/>
              <w:rPr>
                <w:ins w:id="813" w:author="Aidan Boyd" w:date="2015-01-13T11:46:00Z"/>
                <w:color w:val="000000"/>
                <w:sz w:val="20"/>
                <w:szCs w:val="20"/>
              </w:rPr>
            </w:pPr>
            <w:ins w:id="814" w:author="Aidan Boyd" w:date="2015-01-13T11:46:00Z">
              <w:r w:rsidRPr="009050D2">
                <w:rPr>
                  <w:color w:val="000000"/>
                  <w:sz w:val="20"/>
                  <w:szCs w:val="20"/>
                </w:rPr>
                <w:t>888=Don’t know</w:t>
              </w:r>
            </w:ins>
          </w:p>
          <w:p w14:paraId="10BF74C3" w14:textId="77777777" w:rsidR="009050D2" w:rsidRPr="009050D2" w:rsidRDefault="009050D2" w:rsidP="009050D2">
            <w:pPr>
              <w:spacing w:line="240" w:lineRule="auto"/>
              <w:rPr>
                <w:ins w:id="815" w:author="Aidan Boyd" w:date="2015-01-13T11:46:00Z"/>
                <w:color w:val="000000"/>
                <w:sz w:val="20"/>
                <w:szCs w:val="20"/>
              </w:rPr>
            </w:pPr>
            <w:ins w:id="816" w:author="Aidan Boyd" w:date="2015-01-13T11:46:00Z">
              <w:r w:rsidRPr="009050D2">
                <w:rPr>
                  <w:color w:val="000000"/>
                  <w:sz w:val="20"/>
                  <w:szCs w:val="20"/>
                </w:rPr>
                <w:t>999=Prefer not to respond</w:t>
              </w:r>
              <w:r w:rsidRPr="009050D2">
                <w:rPr>
                  <w:color w:val="000000"/>
                  <w:sz w:val="20"/>
                  <w:szCs w:val="20"/>
                </w:rPr>
                <w:tab/>
                <w:t>(Code)</w:t>
              </w:r>
            </w:ins>
          </w:p>
        </w:tc>
        <w:tc>
          <w:tcPr>
            <w:tcW w:w="1800" w:type="dxa"/>
            <w:tcBorders>
              <w:top w:val="single" w:sz="4" w:space="0" w:color="auto"/>
              <w:left w:val="single" w:sz="4" w:space="0" w:color="auto"/>
              <w:bottom w:val="single" w:sz="4" w:space="0" w:color="auto"/>
              <w:right w:val="single" w:sz="4" w:space="0" w:color="auto"/>
            </w:tcBorders>
            <w:hideMark/>
          </w:tcPr>
          <w:p w14:paraId="1BEF1018" w14:textId="77777777" w:rsidR="009050D2" w:rsidRPr="009050D2" w:rsidRDefault="009050D2" w:rsidP="009050D2">
            <w:pPr>
              <w:spacing w:line="240" w:lineRule="auto"/>
              <w:rPr>
                <w:ins w:id="817" w:author="Aidan Boyd" w:date="2015-01-13T11:46:00Z"/>
                <w:color w:val="000000"/>
                <w:sz w:val="20"/>
                <w:szCs w:val="20"/>
              </w:rPr>
            </w:pPr>
            <w:ins w:id="818" w:author="Aidan Boyd" w:date="2015-01-13T11:46:00Z">
              <w:r w:rsidRPr="009050D2">
                <w:rPr>
                  <w:color w:val="000000"/>
                  <w:sz w:val="20"/>
                  <w:szCs w:val="20"/>
                </w:rPr>
                <w:t>I13. Are the traditional/local penalties enforced equally across different groups in your community?</w:t>
              </w:r>
            </w:ins>
          </w:p>
          <w:p w14:paraId="3D49257C" w14:textId="77777777" w:rsidR="009050D2" w:rsidRPr="009050D2" w:rsidRDefault="009050D2" w:rsidP="009050D2">
            <w:pPr>
              <w:spacing w:line="240" w:lineRule="auto"/>
              <w:rPr>
                <w:ins w:id="819" w:author="Aidan Boyd" w:date="2015-01-13T11:46:00Z"/>
                <w:color w:val="000000"/>
                <w:sz w:val="20"/>
                <w:szCs w:val="20"/>
              </w:rPr>
            </w:pPr>
            <w:ins w:id="820" w:author="Aidan Boyd" w:date="2015-01-13T11:46:00Z">
              <w:r w:rsidRPr="009050D2">
                <w:rPr>
                  <w:color w:val="000000"/>
                  <w:sz w:val="20"/>
                  <w:szCs w:val="20"/>
                </w:rPr>
                <w:t xml:space="preserve">Enumerator: Are women, men, youth, elderly, etc. all punished the same way for breaking rules? </w:t>
              </w:r>
            </w:ins>
          </w:p>
          <w:p w14:paraId="3A2FEBCD" w14:textId="77777777" w:rsidR="009050D2" w:rsidRPr="009050D2" w:rsidRDefault="009050D2" w:rsidP="009050D2">
            <w:pPr>
              <w:spacing w:line="240" w:lineRule="auto"/>
              <w:rPr>
                <w:ins w:id="821" w:author="Aidan Boyd" w:date="2015-01-13T11:46:00Z"/>
                <w:color w:val="000000"/>
                <w:sz w:val="20"/>
                <w:szCs w:val="20"/>
              </w:rPr>
            </w:pPr>
            <w:ins w:id="822" w:author="Aidan Boyd" w:date="2015-01-13T11:46:00Z">
              <w:r w:rsidRPr="009050D2">
                <w:rPr>
                  <w:color w:val="000000"/>
                  <w:sz w:val="20"/>
                  <w:szCs w:val="20"/>
                </w:rPr>
                <w:t>0=No</w:t>
              </w:r>
            </w:ins>
          </w:p>
          <w:p w14:paraId="5B75E493" w14:textId="77777777" w:rsidR="009050D2" w:rsidRPr="009050D2" w:rsidRDefault="009050D2" w:rsidP="009050D2">
            <w:pPr>
              <w:spacing w:line="240" w:lineRule="auto"/>
              <w:rPr>
                <w:ins w:id="823" w:author="Aidan Boyd" w:date="2015-01-13T11:46:00Z"/>
                <w:color w:val="000000"/>
                <w:sz w:val="20"/>
                <w:szCs w:val="20"/>
              </w:rPr>
            </w:pPr>
            <w:ins w:id="824" w:author="Aidan Boyd" w:date="2015-01-13T11:46:00Z">
              <w:r w:rsidRPr="009050D2">
                <w:rPr>
                  <w:color w:val="000000"/>
                  <w:sz w:val="20"/>
                  <w:szCs w:val="20"/>
                </w:rPr>
                <w:t xml:space="preserve">1=Yes </w:t>
              </w:r>
            </w:ins>
          </w:p>
          <w:p w14:paraId="54CEB1B8" w14:textId="77777777" w:rsidR="009050D2" w:rsidRPr="009050D2" w:rsidRDefault="009050D2" w:rsidP="009050D2">
            <w:pPr>
              <w:spacing w:line="240" w:lineRule="auto"/>
              <w:rPr>
                <w:ins w:id="825" w:author="Aidan Boyd" w:date="2015-01-13T11:46:00Z"/>
                <w:color w:val="000000"/>
                <w:sz w:val="20"/>
                <w:szCs w:val="20"/>
              </w:rPr>
            </w:pPr>
            <w:ins w:id="826" w:author="Aidan Boyd" w:date="2015-01-13T11:46:00Z">
              <w:r w:rsidRPr="009050D2">
                <w:rPr>
                  <w:color w:val="000000"/>
                  <w:sz w:val="20"/>
                  <w:szCs w:val="20"/>
                </w:rPr>
                <w:t>888=Don’t know</w:t>
              </w:r>
            </w:ins>
          </w:p>
          <w:p w14:paraId="1884C347" w14:textId="77777777" w:rsidR="009050D2" w:rsidRPr="009050D2" w:rsidRDefault="009050D2" w:rsidP="009050D2">
            <w:pPr>
              <w:spacing w:line="240" w:lineRule="auto"/>
              <w:rPr>
                <w:ins w:id="827" w:author="Aidan Boyd" w:date="2015-01-13T11:46:00Z"/>
                <w:color w:val="000000"/>
                <w:sz w:val="20"/>
                <w:szCs w:val="20"/>
              </w:rPr>
            </w:pPr>
            <w:ins w:id="828" w:author="Aidan Boyd" w:date="2015-01-13T11:46:00Z">
              <w:r w:rsidRPr="009050D2">
                <w:rPr>
                  <w:color w:val="000000"/>
                  <w:sz w:val="20"/>
                  <w:szCs w:val="20"/>
                </w:rPr>
                <w:t>999=Prefer not to respond</w:t>
              </w:r>
            </w:ins>
          </w:p>
        </w:tc>
        <w:tc>
          <w:tcPr>
            <w:tcW w:w="1260" w:type="dxa"/>
            <w:tcBorders>
              <w:top w:val="single" w:sz="4" w:space="0" w:color="auto"/>
              <w:left w:val="single" w:sz="4" w:space="0" w:color="auto"/>
              <w:bottom w:val="single" w:sz="4" w:space="0" w:color="auto"/>
              <w:right w:val="single" w:sz="4" w:space="0" w:color="auto"/>
            </w:tcBorders>
            <w:hideMark/>
          </w:tcPr>
          <w:p w14:paraId="38442FB1" w14:textId="77777777" w:rsidR="009050D2" w:rsidRPr="009050D2" w:rsidRDefault="009050D2" w:rsidP="009050D2">
            <w:pPr>
              <w:spacing w:line="240" w:lineRule="auto"/>
              <w:rPr>
                <w:ins w:id="829" w:author="Aidan Boyd" w:date="2015-01-13T11:46:00Z"/>
                <w:color w:val="000000"/>
                <w:sz w:val="20"/>
                <w:szCs w:val="20"/>
              </w:rPr>
            </w:pPr>
            <w:ins w:id="830" w:author="Aidan Boyd" w:date="2015-01-13T11:46:00Z">
              <w:r w:rsidRPr="009050D2">
                <w:rPr>
                  <w:color w:val="000000"/>
                  <w:sz w:val="20"/>
                  <w:szCs w:val="20"/>
                </w:rPr>
                <w:t>I14. Do you think these traditional community penalties are fair?</w:t>
              </w:r>
            </w:ins>
          </w:p>
          <w:p w14:paraId="2AE67C48" w14:textId="77777777" w:rsidR="009050D2" w:rsidRPr="009050D2" w:rsidRDefault="009050D2" w:rsidP="009050D2">
            <w:pPr>
              <w:spacing w:line="240" w:lineRule="auto"/>
              <w:rPr>
                <w:ins w:id="831" w:author="Aidan Boyd" w:date="2015-01-13T11:46:00Z"/>
                <w:color w:val="000000"/>
                <w:sz w:val="20"/>
                <w:szCs w:val="20"/>
              </w:rPr>
            </w:pPr>
            <w:ins w:id="832" w:author="Aidan Boyd" w:date="2015-01-13T11:46:00Z">
              <w:r w:rsidRPr="009050D2">
                <w:rPr>
                  <w:color w:val="000000"/>
                  <w:sz w:val="20"/>
                  <w:szCs w:val="20"/>
                </w:rPr>
                <w:t>0=No</w:t>
              </w:r>
            </w:ins>
          </w:p>
          <w:p w14:paraId="673AADF8" w14:textId="77777777" w:rsidR="009050D2" w:rsidRPr="009050D2" w:rsidRDefault="009050D2" w:rsidP="009050D2">
            <w:pPr>
              <w:spacing w:line="240" w:lineRule="auto"/>
              <w:rPr>
                <w:ins w:id="833" w:author="Aidan Boyd" w:date="2015-01-13T11:46:00Z"/>
                <w:color w:val="000000"/>
                <w:sz w:val="20"/>
                <w:szCs w:val="20"/>
              </w:rPr>
            </w:pPr>
            <w:ins w:id="834" w:author="Aidan Boyd" w:date="2015-01-13T11:46:00Z">
              <w:r w:rsidRPr="009050D2">
                <w:rPr>
                  <w:color w:val="000000"/>
                  <w:sz w:val="20"/>
                  <w:szCs w:val="20"/>
                </w:rPr>
                <w:t xml:space="preserve">1=Yes </w:t>
              </w:r>
            </w:ins>
          </w:p>
          <w:p w14:paraId="5130FECD" w14:textId="77777777" w:rsidR="009050D2" w:rsidRPr="009050D2" w:rsidRDefault="009050D2" w:rsidP="009050D2">
            <w:pPr>
              <w:spacing w:line="240" w:lineRule="auto"/>
              <w:rPr>
                <w:ins w:id="835" w:author="Aidan Boyd" w:date="2015-01-13T11:46:00Z"/>
                <w:color w:val="000000"/>
                <w:sz w:val="20"/>
                <w:szCs w:val="20"/>
              </w:rPr>
            </w:pPr>
            <w:ins w:id="836" w:author="Aidan Boyd" w:date="2015-01-13T11:46:00Z">
              <w:r w:rsidRPr="009050D2">
                <w:rPr>
                  <w:color w:val="000000"/>
                  <w:sz w:val="20"/>
                  <w:szCs w:val="20"/>
                </w:rPr>
                <w:t>888=Don’t know</w:t>
              </w:r>
            </w:ins>
          </w:p>
          <w:p w14:paraId="5FABD40A" w14:textId="77777777" w:rsidR="009050D2" w:rsidRPr="009050D2" w:rsidRDefault="009050D2" w:rsidP="009050D2">
            <w:pPr>
              <w:spacing w:line="240" w:lineRule="auto"/>
              <w:rPr>
                <w:ins w:id="837" w:author="Aidan Boyd" w:date="2015-01-13T11:46:00Z"/>
                <w:color w:val="000000"/>
                <w:sz w:val="20"/>
                <w:szCs w:val="20"/>
              </w:rPr>
            </w:pPr>
            <w:ins w:id="838" w:author="Aidan Boyd" w:date="2015-01-13T11:46:00Z">
              <w:r w:rsidRPr="009050D2">
                <w:rPr>
                  <w:color w:val="000000"/>
                  <w:sz w:val="20"/>
                  <w:szCs w:val="20"/>
                </w:rPr>
                <w:t>999=Prefer not to respond</w:t>
              </w:r>
            </w:ins>
          </w:p>
        </w:tc>
        <w:tc>
          <w:tcPr>
            <w:tcW w:w="2699" w:type="dxa"/>
            <w:tcBorders>
              <w:top w:val="single" w:sz="4" w:space="0" w:color="auto"/>
              <w:left w:val="single" w:sz="4" w:space="0" w:color="auto"/>
              <w:bottom w:val="single" w:sz="4" w:space="0" w:color="auto"/>
              <w:right w:val="single" w:sz="4" w:space="0" w:color="auto"/>
            </w:tcBorders>
          </w:tcPr>
          <w:p w14:paraId="5DF26E1B" w14:textId="77777777" w:rsidR="009050D2" w:rsidRPr="009050D2" w:rsidRDefault="009050D2" w:rsidP="009050D2">
            <w:pPr>
              <w:spacing w:line="240" w:lineRule="auto"/>
              <w:rPr>
                <w:ins w:id="839" w:author="Aidan Boyd" w:date="2015-01-13T11:46:00Z"/>
                <w:color w:val="000000"/>
                <w:sz w:val="20"/>
                <w:szCs w:val="20"/>
              </w:rPr>
            </w:pPr>
            <w:ins w:id="840" w:author="Aidan Boyd" w:date="2015-01-13T11:46:00Z">
              <w:r w:rsidRPr="009050D2">
                <w:rPr>
                  <w:color w:val="000000"/>
                  <w:sz w:val="20"/>
                  <w:szCs w:val="20"/>
                </w:rPr>
                <w:t xml:space="preserve">I15. What is the process that outsiders/strangers must follow for using the forests? </w:t>
              </w:r>
              <w:r w:rsidRPr="009050D2">
                <w:rPr>
                  <w:color w:val="000000"/>
                  <w:sz w:val="20"/>
                  <w:szCs w:val="20"/>
                </w:rPr>
                <w:tab/>
                <w:t xml:space="preserve"> 1=Get permission from the national government</w:t>
              </w:r>
            </w:ins>
          </w:p>
          <w:p w14:paraId="3876DFEB" w14:textId="77777777" w:rsidR="009050D2" w:rsidRPr="009050D2" w:rsidRDefault="009050D2" w:rsidP="009050D2">
            <w:pPr>
              <w:spacing w:line="240" w:lineRule="auto"/>
              <w:rPr>
                <w:ins w:id="841" w:author="Aidan Boyd" w:date="2015-01-13T11:46:00Z"/>
                <w:color w:val="000000"/>
                <w:sz w:val="20"/>
                <w:szCs w:val="20"/>
              </w:rPr>
            </w:pPr>
            <w:ins w:id="842" w:author="Aidan Boyd" w:date="2015-01-13T11:46:00Z">
              <w:r w:rsidRPr="009050D2">
                <w:rPr>
                  <w:color w:val="000000"/>
                  <w:sz w:val="20"/>
                  <w:szCs w:val="20"/>
                </w:rPr>
                <w:t>2=Get permission from the local government</w:t>
              </w:r>
            </w:ins>
          </w:p>
          <w:p w14:paraId="4379199B" w14:textId="77777777" w:rsidR="009050D2" w:rsidRPr="009050D2" w:rsidRDefault="009050D2" w:rsidP="009050D2">
            <w:pPr>
              <w:spacing w:line="240" w:lineRule="auto"/>
              <w:rPr>
                <w:ins w:id="843" w:author="Aidan Boyd" w:date="2015-01-13T11:46:00Z"/>
                <w:color w:val="000000"/>
                <w:sz w:val="20"/>
                <w:szCs w:val="20"/>
              </w:rPr>
            </w:pPr>
            <w:ins w:id="844" w:author="Aidan Boyd" w:date="2015-01-13T11:46:00Z">
              <w:r w:rsidRPr="009050D2">
                <w:rPr>
                  <w:color w:val="000000"/>
                  <w:sz w:val="20"/>
                  <w:szCs w:val="20"/>
                </w:rPr>
                <w:t>3=Get permission from the chief/traditional government</w:t>
              </w:r>
            </w:ins>
          </w:p>
          <w:p w14:paraId="17D823FB" w14:textId="77777777" w:rsidR="009050D2" w:rsidRPr="009050D2" w:rsidRDefault="009050D2" w:rsidP="009050D2">
            <w:pPr>
              <w:spacing w:line="240" w:lineRule="auto"/>
              <w:rPr>
                <w:ins w:id="845" w:author="Aidan Boyd" w:date="2015-01-13T11:46:00Z"/>
                <w:color w:val="000000"/>
                <w:sz w:val="20"/>
                <w:szCs w:val="20"/>
              </w:rPr>
            </w:pPr>
            <w:ins w:id="846" w:author="Aidan Boyd" w:date="2015-01-13T11:46:00Z">
              <w:r w:rsidRPr="009050D2">
                <w:rPr>
                  <w:color w:val="000000"/>
                  <w:sz w:val="20"/>
                  <w:szCs w:val="20"/>
                </w:rPr>
                <w:t>4=Get permission from the headman</w:t>
              </w:r>
            </w:ins>
          </w:p>
          <w:p w14:paraId="59E91166" w14:textId="77777777" w:rsidR="009050D2" w:rsidRPr="009050D2" w:rsidRDefault="009050D2" w:rsidP="009050D2">
            <w:pPr>
              <w:spacing w:line="240" w:lineRule="auto"/>
              <w:rPr>
                <w:ins w:id="847" w:author="Aidan Boyd" w:date="2015-01-13T11:46:00Z"/>
                <w:color w:val="000000"/>
                <w:sz w:val="20"/>
                <w:szCs w:val="20"/>
              </w:rPr>
            </w:pPr>
            <w:ins w:id="848" w:author="Aidan Boyd" w:date="2015-01-13T11:46:00Z">
              <w:r w:rsidRPr="009050D2">
                <w:rPr>
                  <w:color w:val="000000"/>
                  <w:sz w:val="20"/>
                  <w:szCs w:val="20"/>
                </w:rPr>
                <w:t>5=Get permission from a village committee</w:t>
              </w:r>
            </w:ins>
          </w:p>
          <w:p w14:paraId="5D4D5F41" w14:textId="77777777" w:rsidR="009050D2" w:rsidRPr="009050D2" w:rsidRDefault="009050D2" w:rsidP="009050D2">
            <w:pPr>
              <w:spacing w:line="240" w:lineRule="auto"/>
              <w:rPr>
                <w:ins w:id="849" w:author="Aidan Boyd" w:date="2015-01-13T11:46:00Z"/>
                <w:color w:val="000000"/>
                <w:sz w:val="20"/>
                <w:szCs w:val="20"/>
              </w:rPr>
            </w:pPr>
            <w:ins w:id="850" w:author="Aidan Boyd" w:date="2015-01-13T11:46:00Z">
              <w:r w:rsidRPr="009050D2">
                <w:rPr>
                  <w:color w:val="000000"/>
                  <w:sz w:val="20"/>
                  <w:szCs w:val="20"/>
                </w:rPr>
                <w:t xml:space="preserve">6=Get permission from the entire village (via a vote, consensus, meetings, </w:t>
              </w:r>
              <w:proofErr w:type="spellStart"/>
              <w:r w:rsidRPr="009050D2">
                <w:rPr>
                  <w:color w:val="000000"/>
                  <w:sz w:val="20"/>
                  <w:szCs w:val="20"/>
                </w:rPr>
                <w:t>etc</w:t>
              </w:r>
              <w:proofErr w:type="spellEnd"/>
              <w:r w:rsidRPr="009050D2">
                <w:rPr>
                  <w:color w:val="000000"/>
                  <w:sz w:val="20"/>
                  <w:szCs w:val="20"/>
                </w:rPr>
                <w:t>)</w:t>
              </w:r>
            </w:ins>
          </w:p>
          <w:p w14:paraId="7C4C1B59" w14:textId="77777777" w:rsidR="009050D2" w:rsidRPr="009050D2" w:rsidRDefault="009050D2" w:rsidP="009050D2">
            <w:pPr>
              <w:spacing w:line="240" w:lineRule="auto"/>
              <w:rPr>
                <w:ins w:id="851" w:author="Aidan Boyd" w:date="2015-01-13T11:46:00Z"/>
                <w:color w:val="000000"/>
                <w:sz w:val="20"/>
                <w:szCs w:val="20"/>
              </w:rPr>
            </w:pPr>
            <w:ins w:id="852" w:author="Aidan Boyd" w:date="2015-01-13T11:46:00Z">
              <w:r w:rsidRPr="009050D2">
                <w:rPr>
                  <w:color w:val="000000"/>
                  <w:sz w:val="20"/>
                  <w:szCs w:val="20"/>
                </w:rPr>
                <w:t>7=No process</w:t>
              </w:r>
            </w:ins>
          </w:p>
          <w:p w14:paraId="0EC22444" w14:textId="77777777" w:rsidR="009050D2" w:rsidRPr="009050D2" w:rsidRDefault="009050D2" w:rsidP="009050D2">
            <w:pPr>
              <w:spacing w:line="240" w:lineRule="auto"/>
              <w:rPr>
                <w:ins w:id="853" w:author="Aidan Boyd" w:date="2015-01-13T11:46:00Z"/>
                <w:color w:val="000000"/>
                <w:sz w:val="20"/>
                <w:szCs w:val="20"/>
              </w:rPr>
            </w:pPr>
            <w:ins w:id="854" w:author="Aidan Boyd" w:date="2015-01-13T11:46:00Z">
              <w:r w:rsidRPr="009050D2">
                <w:rPr>
                  <w:color w:val="000000"/>
                  <w:sz w:val="20"/>
                  <w:szCs w:val="20"/>
                </w:rPr>
                <w:t xml:space="preserve">97=Other, specify </w:t>
              </w:r>
            </w:ins>
          </w:p>
          <w:p w14:paraId="1D89E20B" w14:textId="2495EBE5" w:rsidR="009050D2" w:rsidRPr="009050D2" w:rsidRDefault="009050D2" w:rsidP="009050D2">
            <w:pPr>
              <w:spacing w:line="240" w:lineRule="auto"/>
              <w:rPr>
                <w:ins w:id="855" w:author="Aidan Boyd" w:date="2015-01-13T11:46:00Z"/>
                <w:color w:val="000000"/>
                <w:sz w:val="20"/>
                <w:szCs w:val="20"/>
              </w:rPr>
            </w:pPr>
            <w:ins w:id="856" w:author="Aidan Boyd" w:date="2015-01-13T11:46:00Z">
              <w:r w:rsidRPr="009050D2">
                <w:rPr>
                  <w:color w:val="000000"/>
                  <w:sz w:val="20"/>
                  <w:szCs w:val="20"/>
                </w:rPr>
                <w:t xml:space="preserve">888=Don’t know </w:t>
              </w:r>
            </w:ins>
          </w:p>
        </w:tc>
      </w:tr>
      <w:tr w:rsidR="009050D2" w:rsidRPr="009050D2" w14:paraId="33FECB25" w14:textId="77777777" w:rsidTr="00B646EC">
        <w:trPr>
          <w:ins w:id="857" w:author="Aidan Boyd" w:date="2015-01-13T11:46:00Z"/>
        </w:trPr>
        <w:tc>
          <w:tcPr>
            <w:tcW w:w="1800" w:type="dxa"/>
            <w:tcBorders>
              <w:top w:val="single" w:sz="4" w:space="0" w:color="auto"/>
              <w:left w:val="single" w:sz="4" w:space="0" w:color="auto"/>
              <w:bottom w:val="single" w:sz="4" w:space="0" w:color="auto"/>
              <w:right w:val="single" w:sz="4" w:space="0" w:color="auto"/>
            </w:tcBorders>
            <w:hideMark/>
          </w:tcPr>
          <w:p w14:paraId="2D7965AE" w14:textId="77777777" w:rsidR="009050D2" w:rsidRPr="009050D2" w:rsidRDefault="009050D2" w:rsidP="009050D2">
            <w:pPr>
              <w:spacing w:line="240" w:lineRule="auto"/>
              <w:rPr>
                <w:ins w:id="858" w:author="Aidan Boyd" w:date="2015-01-13T11:46:00Z"/>
                <w:sz w:val="20"/>
                <w:szCs w:val="20"/>
              </w:rPr>
            </w:pPr>
            <w:ins w:id="859" w:author="Aidan Boyd" w:date="2015-01-13T11:46:00Z">
              <w:r w:rsidRPr="009050D2">
                <w:rPr>
                  <w:sz w:val="20"/>
                  <w:szCs w:val="20"/>
                </w:rPr>
                <w:t>Clearing land for agriculture</w:t>
              </w:r>
            </w:ins>
          </w:p>
        </w:tc>
        <w:tc>
          <w:tcPr>
            <w:tcW w:w="2069" w:type="dxa"/>
            <w:tcBorders>
              <w:top w:val="single" w:sz="4" w:space="0" w:color="auto"/>
              <w:left w:val="single" w:sz="4" w:space="0" w:color="auto"/>
              <w:bottom w:val="single" w:sz="4" w:space="0" w:color="auto"/>
              <w:right w:val="single" w:sz="4" w:space="0" w:color="auto"/>
            </w:tcBorders>
          </w:tcPr>
          <w:p w14:paraId="253E8E2B" w14:textId="77777777" w:rsidR="009050D2" w:rsidRPr="009050D2" w:rsidRDefault="009050D2" w:rsidP="009050D2">
            <w:pPr>
              <w:spacing w:line="240" w:lineRule="auto"/>
              <w:rPr>
                <w:ins w:id="860" w:author="Aidan Boyd" w:date="2015-01-13T11:46:00Z"/>
                <w:sz w:val="20"/>
                <w:szCs w:val="20"/>
              </w:rPr>
            </w:pPr>
          </w:p>
        </w:tc>
        <w:tc>
          <w:tcPr>
            <w:tcW w:w="1980" w:type="dxa"/>
            <w:tcBorders>
              <w:top w:val="single" w:sz="4" w:space="0" w:color="auto"/>
              <w:left w:val="single" w:sz="4" w:space="0" w:color="auto"/>
              <w:bottom w:val="single" w:sz="4" w:space="0" w:color="auto"/>
              <w:right w:val="single" w:sz="4" w:space="0" w:color="auto"/>
            </w:tcBorders>
          </w:tcPr>
          <w:p w14:paraId="6BE0C5CF" w14:textId="77777777" w:rsidR="009050D2" w:rsidRPr="009050D2" w:rsidRDefault="009050D2" w:rsidP="009050D2">
            <w:pPr>
              <w:spacing w:line="240" w:lineRule="auto"/>
              <w:rPr>
                <w:ins w:id="861" w:author="Aidan Boyd" w:date="2015-01-13T11:46:00Z"/>
                <w:sz w:val="20"/>
                <w:szCs w:val="20"/>
              </w:rPr>
            </w:pPr>
          </w:p>
        </w:tc>
        <w:tc>
          <w:tcPr>
            <w:tcW w:w="2250" w:type="dxa"/>
            <w:tcBorders>
              <w:top w:val="single" w:sz="4" w:space="0" w:color="auto"/>
              <w:left w:val="single" w:sz="4" w:space="0" w:color="auto"/>
              <w:bottom w:val="single" w:sz="4" w:space="0" w:color="auto"/>
              <w:right w:val="single" w:sz="4" w:space="0" w:color="auto"/>
            </w:tcBorders>
          </w:tcPr>
          <w:p w14:paraId="29118D43" w14:textId="77777777" w:rsidR="009050D2" w:rsidRPr="009050D2" w:rsidRDefault="009050D2" w:rsidP="009050D2">
            <w:pPr>
              <w:spacing w:line="240" w:lineRule="auto"/>
              <w:rPr>
                <w:ins w:id="862" w:author="Aidan Boyd" w:date="2015-01-13T11:46:00Z"/>
                <w:sz w:val="20"/>
                <w:szCs w:val="20"/>
              </w:rPr>
            </w:pPr>
          </w:p>
        </w:tc>
        <w:tc>
          <w:tcPr>
            <w:tcW w:w="1170" w:type="dxa"/>
            <w:tcBorders>
              <w:top w:val="single" w:sz="4" w:space="0" w:color="auto"/>
              <w:left w:val="single" w:sz="4" w:space="0" w:color="auto"/>
              <w:bottom w:val="single" w:sz="4" w:space="0" w:color="auto"/>
              <w:right w:val="single" w:sz="4" w:space="0" w:color="auto"/>
            </w:tcBorders>
          </w:tcPr>
          <w:p w14:paraId="21650EF2" w14:textId="77777777" w:rsidR="009050D2" w:rsidRPr="009050D2" w:rsidRDefault="009050D2" w:rsidP="009050D2">
            <w:pPr>
              <w:spacing w:line="240" w:lineRule="auto"/>
              <w:rPr>
                <w:ins w:id="863" w:author="Aidan Boyd" w:date="2015-01-13T11:46:00Z"/>
                <w:sz w:val="20"/>
                <w:szCs w:val="20"/>
              </w:rPr>
            </w:pPr>
          </w:p>
        </w:tc>
        <w:tc>
          <w:tcPr>
            <w:tcW w:w="1800" w:type="dxa"/>
            <w:tcBorders>
              <w:top w:val="single" w:sz="4" w:space="0" w:color="auto"/>
              <w:left w:val="single" w:sz="4" w:space="0" w:color="auto"/>
              <w:bottom w:val="single" w:sz="4" w:space="0" w:color="auto"/>
              <w:right w:val="single" w:sz="4" w:space="0" w:color="auto"/>
            </w:tcBorders>
          </w:tcPr>
          <w:p w14:paraId="3CFB17F5" w14:textId="77777777" w:rsidR="009050D2" w:rsidRPr="009050D2" w:rsidRDefault="009050D2" w:rsidP="009050D2">
            <w:pPr>
              <w:spacing w:line="240" w:lineRule="auto"/>
              <w:rPr>
                <w:ins w:id="864" w:author="Aidan Boyd" w:date="2015-01-13T11:46:00Z"/>
                <w:sz w:val="20"/>
                <w:szCs w:val="20"/>
              </w:rPr>
            </w:pPr>
          </w:p>
        </w:tc>
        <w:tc>
          <w:tcPr>
            <w:tcW w:w="1260" w:type="dxa"/>
            <w:tcBorders>
              <w:top w:val="single" w:sz="4" w:space="0" w:color="auto"/>
              <w:left w:val="single" w:sz="4" w:space="0" w:color="auto"/>
              <w:bottom w:val="single" w:sz="4" w:space="0" w:color="auto"/>
              <w:right w:val="single" w:sz="4" w:space="0" w:color="auto"/>
            </w:tcBorders>
          </w:tcPr>
          <w:p w14:paraId="07D2D4C5" w14:textId="77777777" w:rsidR="009050D2" w:rsidRPr="009050D2" w:rsidRDefault="009050D2" w:rsidP="009050D2">
            <w:pPr>
              <w:spacing w:line="240" w:lineRule="auto"/>
              <w:rPr>
                <w:ins w:id="865" w:author="Aidan Boyd" w:date="2015-01-13T11:46:00Z"/>
                <w:sz w:val="20"/>
                <w:szCs w:val="20"/>
              </w:rPr>
            </w:pPr>
          </w:p>
        </w:tc>
        <w:tc>
          <w:tcPr>
            <w:tcW w:w="2699" w:type="dxa"/>
            <w:tcBorders>
              <w:top w:val="single" w:sz="4" w:space="0" w:color="auto"/>
              <w:left w:val="single" w:sz="4" w:space="0" w:color="auto"/>
              <w:bottom w:val="single" w:sz="4" w:space="0" w:color="auto"/>
              <w:right w:val="single" w:sz="4" w:space="0" w:color="auto"/>
            </w:tcBorders>
          </w:tcPr>
          <w:p w14:paraId="3E3936F9" w14:textId="77777777" w:rsidR="009050D2" w:rsidRPr="009050D2" w:rsidRDefault="009050D2" w:rsidP="009050D2">
            <w:pPr>
              <w:spacing w:line="240" w:lineRule="auto"/>
              <w:rPr>
                <w:ins w:id="866" w:author="Aidan Boyd" w:date="2015-01-13T11:46:00Z"/>
                <w:sz w:val="20"/>
                <w:szCs w:val="20"/>
              </w:rPr>
            </w:pPr>
          </w:p>
        </w:tc>
      </w:tr>
      <w:tr w:rsidR="009050D2" w:rsidRPr="009050D2" w14:paraId="6B579BD9" w14:textId="77777777" w:rsidTr="00B646EC">
        <w:trPr>
          <w:ins w:id="867" w:author="Aidan Boyd" w:date="2015-01-13T11:46:00Z"/>
        </w:trPr>
        <w:tc>
          <w:tcPr>
            <w:tcW w:w="1800" w:type="dxa"/>
            <w:tcBorders>
              <w:top w:val="single" w:sz="4" w:space="0" w:color="auto"/>
              <w:left w:val="single" w:sz="4" w:space="0" w:color="auto"/>
              <w:bottom w:val="single" w:sz="4" w:space="0" w:color="auto"/>
              <w:right w:val="single" w:sz="4" w:space="0" w:color="auto"/>
            </w:tcBorders>
            <w:hideMark/>
          </w:tcPr>
          <w:p w14:paraId="50C4185E" w14:textId="77777777" w:rsidR="009050D2" w:rsidRPr="009050D2" w:rsidRDefault="009050D2" w:rsidP="009050D2">
            <w:pPr>
              <w:spacing w:line="240" w:lineRule="auto"/>
              <w:rPr>
                <w:ins w:id="868" w:author="Aidan Boyd" w:date="2015-01-13T11:46:00Z"/>
                <w:sz w:val="20"/>
                <w:szCs w:val="20"/>
              </w:rPr>
            </w:pPr>
            <w:ins w:id="869" w:author="Aidan Boyd" w:date="2015-01-13T11:46:00Z">
              <w:r w:rsidRPr="009050D2">
                <w:rPr>
                  <w:sz w:val="20"/>
                  <w:szCs w:val="20"/>
                </w:rPr>
                <w:t>Setting fires for poaching/hunting (include hunting relish (mice))</w:t>
              </w:r>
            </w:ins>
          </w:p>
        </w:tc>
        <w:tc>
          <w:tcPr>
            <w:tcW w:w="2069" w:type="dxa"/>
            <w:tcBorders>
              <w:top w:val="single" w:sz="4" w:space="0" w:color="auto"/>
              <w:left w:val="single" w:sz="4" w:space="0" w:color="auto"/>
              <w:bottom w:val="single" w:sz="4" w:space="0" w:color="auto"/>
              <w:right w:val="single" w:sz="4" w:space="0" w:color="auto"/>
            </w:tcBorders>
          </w:tcPr>
          <w:p w14:paraId="0DE7A465" w14:textId="77777777" w:rsidR="009050D2" w:rsidRPr="009050D2" w:rsidRDefault="009050D2" w:rsidP="009050D2">
            <w:pPr>
              <w:spacing w:line="240" w:lineRule="auto"/>
              <w:rPr>
                <w:ins w:id="870" w:author="Aidan Boyd" w:date="2015-01-13T11:46:00Z"/>
                <w:sz w:val="20"/>
                <w:szCs w:val="20"/>
              </w:rPr>
            </w:pPr>
          </w:p>
        </w:tc>
        <w:tc>
          <w:tcPr>
            <w:tcW w:w="1980" w:type="dxa"/>
            <w:tcBorders>
              <w:top w:val="single" w:sz="4" w:space="0" w:color="auto"/>
              <w:left w:val="single" w:sz="4" w:space="0" w:color="auto"/>
              <w:bottom w:val="single" w:sz="4" w:space="0" w:color="auto"/>
              <w:right w:val="single" w:sz="4" w:space="0" w:color="auto"/>
            </w:tcBorders>
          </w:tcPr>
          <w:p w14:paraId="0A9A6CCB" w14:textId="77777777" w:rsidR="009050D2" w:rsidRPr="009050D2" w:rsidRDefault="009050D2" w:rsidP="009050D2">
            <w:pPr>
              <w:spacing w:line="240" w:lineRule="auto"/>
              <w:rPr>
                <w:ins w:id="871" w:author="Aidan Boyd" w:date="2015-01-13T11:46:00Z"/>
                <w:sz w:val="20"/>
                <w:szCs w:val="20"/>
              </w:rPr>
            </w:pPr>
          </w:p>
        </w:tc>
        <w:tc>
          <w:tcPr>
            <w:tcW w:w="2250" w:type="dxa"/>
            <w:tcBorders>
              <w:top w:val="single" w:sz="4" w:space="0" w:color="auto"/>
              <w:left w:val="single" w:sz="4" w:space="0" w:color="auto"/>
              <w:bottom w:val="single" w:sz="4" w:space="0" w:color="auto"/>
              <w:right w:val="single" w:sz="4" w:space="0" w:color="auto"/>
            </w:tcBorders>
          </w:tcPr>
          <w:p w14:paraId="614C60C4" w14:textId="77777777" w:rsidR="009050D2" w:rsidRPr="009050D2" w:rsidRDefault="009050D2" w:rsidP="009050D2">
            <w:pPr>
              <w:spacing w:line="240" w:lineRule="auto"/>
              <w:rPr>
                <w:ins w:id="872" w:author="Aidan Boyd" w:date="2015-01-13T11:46:00Z"/>
                <w:sz w:val="20"/>
                <w:szCs w:val="20"/>
              </w:rPr>
            </w:pPr>
          </w:p>
        </w:tc>
        <w:tc>
          <w:tcPr>
            <w:tcW w:w="1170" w:type="dxa"/>
            <w:tcBorders>
              <w:top w:val="single" w:sz="4" w:space="0" w:color="auto"/>
              <w:left w:val="single" w:sz="4" w:space="0" w:color="auto"/>
              <w:bottom w:val="single" w:sz="4" w:space="0" w:color="auto"/>
              <w:right w:val="single" w:sz="4" w:space="0" w:color="auto"/>
            </w:tcBorders>
          </w:tcPr>
          <w:p w14:paraId="4A2921CF" w14:textId="77777777" w:rsidR="009050D2" w:rsidRPr="009050D2" w:rsidRDefault="009050D2" w:rsidP="009050D2">
            <w:pPr>
              <w:spacing w:line="240" w:lineRule="auto"/>
              <w:rPr>
                <w:ins w:id="873" w:author="Aidan Boyd" w:date="2015-01-13T11:46:00Z"/>
                <w:sz w:val="20"/>
                <w:szCs w:val="20"/>
              </w:rPr>
            </w:pPr>
          </w:p>
        </w:tc>
        <w:tc>
          <w:tcPr>
            <w:tcW w:w="1800" w:type="dxa"/>
            <w:tcBorders>
              <w:top w:val="single" w:sz="4" w:space="0" w:color="auto"/>
              <w:left w:val="single" w:sz="4" w:space="0" w:color="auto"/>
              <w:bottom w:val="single" w:sz="4" w:space="0" w:color="auto"/>
              <w:right w:val="single" w:sz="4" w:space="0" w:color="auto"/>
            </w:tcBorders>
          </w:tcPr>
          <w:p w14:paraId="2702DD8A" w14:textId="77777777" w:rsidR="009050D2" w:rsidRPr="009050D2" w:rsidRDefault="009050D2" w:rsidP="009050D2">
            <w:pPr>
              <w:spacing w:line="240" w:lineRule="auto"/>
              <w:rPr>
                <w:ins w:id="874" w:author="Aidan Boyd" w:date="2015-01-13T11:46:00Z"/>
                <w:sz w:val="20"/>
                <w:szCs w:val="20"/>
              </w:rPr>
            </w:pPr>
          </w:p>
        </w:tc>
        <w:tc>
          <w:tcPr>
            <w:tcW w:w="1260" w:type="dxa"/>
            <w:tcBorders>
              <w:top w:val="single" w:sz="4" w:space="0" w:color="auto"/>
              <w:left w:val="single" w:sz="4" w:space="0" w:color="auto"/>
              <w:bottom w:val="single" w:sz="4" w:space="0" w:color="auto"/>
              <w:right w:val="single" w:sz="4" w:space="0" w:color="auto"/>
            </w:tcBorders>
          </w:tcPr>
          <w:p w14:paraId="33F9BAB8" w14:textId="77777777" w:rsidR="009050D2" w:rsidRPr="009050D2" w:rsidRDefault="009050D2" w:rsidP="009050D2">
            <w:pPr>
              <w:spacing w:line="240" w:lineRule="auto"/>
              <w:rPr>
                <w:ins w:id="875" w:author="Aidan Boyd" w:date="2015-01-13T11:46:00Z"/>
                <w:sz w:val="20"/>
                <w:szCs w:val="20"/>
              </w:rPr>
            </w:pPr>
          </w:p>
        </w:tc>
        <w:tc>
          <w:tcPr>
            <w:tcW w:w="2699" w:type="dxa"/>
            <w:tcBorders>
              <w:top w:val="single" w:sz="4" w:space="0" w:color="auto"/>
              <w:left w:val="single" w:sz="4" w:space="0" w:color="auto"/>
              <w:bottom w:val="single" w:sz="4" w:space="0" w:color="auto"/>
              <w:right w:val="single" w:sz="4" w:space="0" w:color="auto"/>
            </w:tcBorders>
          </w:tcPr>
          <w:p w14:paraId="0E7CF88B" w14:textId="77777777" w:rsidR="009050D2" w:rsidRPr="009050D2" w:rsidRDefault="009050D2" w:rsidP="009050D2">
            <w:pPr>
              <w:spacing w:line="240" w:lineRule="auto"/>
              <w:rPr>
                <w:ins w:id="876" w:author="Aidan Boyd" w:date="2015-01-13T11:46:00Z"/>
                <w:sz w:val="20"/>
                <w:szCs w:val="20"/>
              </w:rPr>
            </w:pPr>
          </w:p>
        </w:tc>
      </w:tr>
      <w:tr w:rsidR="009050D2" w:rsidRPr="009050D2" w14:paraId="02E7B41F" w14:textId="77777777" w:rsidTr="00B646EC">
        <w:trPr>
          <w:ins w:id="877" w:author="Aidan Boyd" w:date="2015-01-13T11:46:00Z"/>
        </w:trPr>
        <w:tc>
          <w:tcPr>
            <w:tcW w:w="1800" w:type="dxa"/>
            <w:tcBorders>
              <w:top w:val="single" w:sz="4" w:space="0" w:color="auto"/>
              <w:left w:val="single" w:sz="4" w:space="0" w:color="auto"/>
              <w:bottom w:val="single" w:sz="4" w:space="0" w:color="auto"/>
              <w:right w:val="single" w:sz="4" w:space="0" w:color="auto"/>
            </w:tcBorders>
            <w:hideMark/>
          </w:tcPr>
          <w:p w14:paraId="1B02CC3F" w14:textId="77777777" w:rsidR="009050D2" w:rsidRPr="009050D2" w:rsidRDefault="009050D2" w:rsidP="009050D2">
            <w:pPr>
              <w:spacing w:line="240" w:lineRule="auto"/>
              <w:rPr>
                <w:ins w:id="878" w:author="Aidan Boyd" w:date="2015-01-13T11:46:00Z"/>
                <w:sz w:val="20"/>
                <w:szCs w:val="20"/>
              </w:rPr>
            </w:pPr>
            <w:ins w:id="879" w:author="Aidan Boyd" w:date="2015-01-13T11:46:00Z">
              <w:r w:rsidRPr="009050D2">
                <w:rPr>
                  <w:sz w:val="20"/>
                  <w:szCs w:val="20"/>
                </w:rPr>
                <w:t>Pit sawing</w:t>
              </w:r>
            </w:ins>
          </w:p>
        </w:tc>
        <w:tc>
          <w:tcPr>
            <w:tcW w:w="2069" w:type="dxa"/>
            <w:tcBorders>
              <w:top w:val="single" w:sz="4" w:space="0" w:color="auto"/>
              <w:left w:val="single" w:sz="4" w:space="0" w:color="auto"/>
              <w:bottom w:val="single" w:sz="4" w:space="0" w:color="auto"/>
              <w:right w:val="single" w:sz="4" w:space="0" w:color="auto"/>
            </w:tcBorders>
          </w:tcPr>
          <w:p w14:paraId="55623C77" w14:textId="77777777" w:rsidR="009050D2" w:rsidRPr="009050D2" w:rsidRDefault="009050D2" w:rsidP="009050D2">
            <w:pPr>
              <w:spacing w:line="240" w:lineRule="auto"/>
              <w:rPr>
                <w:ins w:id="880" w:author="Aidan Boyd" w:date="2015-01-13T11:46:00Z"/>
                <w:sz w:val="20"/>
                <w:szCs w:val="20"/>
              </w:rPr>
            </w:pPr>
          </w:p>
        </w:tc>
        <w:tc>
          <w:tcPr>
            <w:tcW w:w="1980" w:type="dxa"/>
            <w:tcBorders>
              <w:top w:val="single" w:sz="4" w:space="0" w:color="auto"/>
              <w:left w:val="single" w:sz="4" w:space="0" w:color="auto"/>
              <w:bottom w:val="single" w:sz="4" w:space="0" w:color="auto"/>
              <w:right w:val="single" w:sz="4" w:space="0" w:color="auto"/>
            </w:tcBorders>
          </w:tcPr>
          <w:p w14:paraId="34B6882F" w14:textId="77777777" w:rsidR="009050D2" w:rsidRPr="009050D2" w:rsidRDefault="009050D2" w:rsidP="009050D2">
            <w:pPr>
              <w:spacing w:line="240" w:lineRule="auto"/>
              <w:rPr>
                <w:ins w:id="881" w:author="Aidan Boyd" w:date="2015-01-13T11:46:00Z"/>
                <w:sz w:val="20"/>
                <w:szCs w:val="20"/>
              </w:rPr>
            </w:pPr>
          </w:p>
        </w:tc>
        <w:tc>
          <w:tcPr>
            <w:tcW w:w="2250" w:type="dxa"/>
            <w:tcBorders>
              <w:top w:val="single" w:sz="4" w:space="0" w:color="auto"/>
              <w:left w:val="single" w:sz="4" w:space="0" w:color="auto"/>
              <w:bottom w:val="single" w:sz="4" w:space="0" w:color="auto"/>
              <w:right w:val="single" w:sz="4" w:space="0" w:color="auto"/>
            </w:tcBorders>
          </w:tcPr>
          <w:p w14:paraId="59933C94" w14:textId="77777777" w:rsidR="009050D2" w:rsidRPr="009050D2" w:rsidRDefault="009050D2" w:rsidP="009050D2">
            <w:pPr>
              <w:spacing w:line="240" w:lineRule="auto"/>
              <w:rPr>
                <w:ins w:id="882" w:author="Aidan Boyd" w:date="2015-01-13T11:46:00Z"/>
                <w:sz w:val="20"/>
                <w:szCs w:val="20"/>
              </w:rPr>
            </w:pPr>
          </w:p>
        </w:tc>
        <w:tc>
          <w:tcPr>
            <w:tcW w:w="1170" w:type="dxa"/>
            <w:tcBorders>
              <w:top w:val="single" w:sz="4" w:space="0" w:color="auto"/>
              <w:left w:val="single" w:sz="4" w:space="0" w:color="auto"/>
              <w:bottom w:val="single" w:sz="4" w:space="0" w:color="auto"/>
              <w:right w:val="single" w:sz="4" w:space="0" w:color="auto"/>
            </w:tcBorders>
          </w:tcPr>
          <w:p w14:paraId="0087DAE0" w14:textId="77777777" w:rsidR="009050D2" w:rsidRPr="009050D2" w:rsidRDefault="009050D2" w:rsidP="009050D2">
            <w:pPr>
              <w:spacing w:line="240" w:lineRule="auto"/>
              <w:rPr>
                <w:ins w:id="883" w:author="Aidan Boyd" w:date="2015-01-13T11:46:00Z"/>
                <w:sz w:val="20"/>
                <w:szCs w:val="20"/>
              </w:rPr>
            </w:pPr>
          </w:p>
        </w:tc>
        <w:tc>
          <w:tcPr>
            <w:tcW w:w="1800" w:type="dxa"/>
            <w:tcBorders>
              <w:top w:val="single" w:sz="4" w:space="0" w:color="auto"/>
              <w:left w:val="single" w:sz="4" w:space="0" w:color="auto"/>
              <w:bottom w:val="single" w:sz="4" w:space="0" w:color="auto"/>
              <w:right w:val="single" w:sz="4" w:space="0" w:color="auto"/>
            </w:tcBorders>
          </w:tcPr>
          <w:p w14:paraId="76E4866F" w14:textId="77777777" w:rsidR="009050D2" w:rsidRPr="009050D2" w:rsidRDefault="009050D2" w:rsidP="009050D2">
            <w:pPr>
              <w:spacing w:line="240" w:lineRule="auto"/>
              <w:rPr>
                <w:ins w:id="884" w:author="Aidan Boyd" w:date="2015-01-13T11:46:00Z"/>
                <w:sz w:val="20"/>
                <w:szCs w:val="20"/>
              </w:rPr>
            </w:pPr>
          </w:p>
        </w:tc>
        <w:tc>
          <w:tcPr>
            <w:tcW w:w="1260" w:type="dxa"/>
            <w:tcBorders>
              <w:top w:val="single" w:sz="4" w:space="0" w:color="auto"/>
              <w:left w:val="single" w:sz="4" w:space="0" w:color="auto"/>
              <w:bottom w:val="single" w:sz="4" w:space="0" w:color="auto"/>
              <w:right w:val="single" w:sz="4" w:space="0" w:color="auto"/>
            </w:tcBorders>
          </w:tcPr>
          <w:p w14:paraId="38063FF8" w14:textId="77777777" w:rsidR="009050D2" w:rsidRPr="009050D2" w:rsidRDefault="009050D2" w:rsidP="009050D2">
            <w:pPr>
              <w:spacing w:line="240" w:lineRule="auto"/>
              <w:rPr>
                <w:ins w:id="885" w:author="Aidan Boyd" w:date="2015-01-13T11:46:00Z"/>
                <w:sz w:val="20"/>
                <w:szCs w:val="20"/>
              </w:rPr>
            </w:pPr>
          </w:p>
        </w:tc>
        <w:tc>
          <w:tcPr>
            <w:tcW w:w="2699" w:type="dxa"/>
            <w:tcBorders>
              <w:top w:val="single" w:sz="4" w:space="0" w:color="auto"/>
              <w:left w:val="single" w:sz="4" w:space="0" w:color="auto"/>
              <w:bottom w:val="single" w:sz="4" w:space="0" w:color="auto"/>
              <w:right w:val="single" w:sz="4" w:space="0" w:color="auto"/>
            </w:tcBorders>
          </w:tcPr>
          <w:p w14:paraId="62D0E4D5" w14:textId="77777777" w:rsidR="009050D2" w:rsidRPr="009050D2" w:rsidRDefault="009050D2" w:rsidP="009050D2">
            <w:pPr>
              <w:spacing w:line="240" w:lineRule="auto"/>
              <w:rPr>
                <w:ins w:id="886" w:author="Aidan Boyd" w:date="2015-01-13T11:46:00Z"/>
                <w:sz w:val="20"/>
                <w:szCs w:val="20"/>
              </w:rPr>
            </w:pPr>
          </w:p>
        </w:tc>
      </w:tr>
      <w:tr w:rsidR="009050D2" w:rsidRPr="009050D2" w14:paraId="5CC2DB36" w14:textId="77777777" w:rsidTr="00B646EC">
        <w:trPr>
          <w:ins w:id="887" w:author="Aidan Boyd" w:date="2015-01-13T11:46:00Z"/>
        </w:trPr>
        <w:tc>
          <w:tcPr>
            <w:tcW w:w="1800" w:type="dxa"/>
            <w:tcBorders>
              <w:top w:val="single" w:sz="4" w:space="0" w:color="auto"/>
              <w:left w:val="single" w:sz="4" w:space="0" w:color="auto"/>
              <w:bottom w:val="single" w:sz="4" w:space="0" w:color="auto"/>
              <w:right w:val="single" w:sz="4" w:space="0" w:color="auto"/>
            </w:tcBorders>
            <w:hideMark/>
          </w:tcPr>
          <w:p w14:paraId="0DF5BC97" w14:textId="77777777" w:rsidR="009050D2" w:rsidRPr="009050D2" w:rsidRDefault="009050D2" w:rsidP="009050D2">
            <w:pPr>
              <w:spacing w:line="240" w:lineRule="auto"/>
              <w:rPr>
                <w:ins w:id="888" w:author="Aidan Boyd" w:date="2015-01-13T11:46:00Z"/>
                <w:sz w:val="20"/>
                <w:szCs w:val="20"/>
              </w:rPr>
            </w:pPr>
            <w:ins w:id="889" w:author="Aidan Boyd" w:date="2015-01-13T11:46:00Z">
              <w:r w:rsidRPr="009050D2">
                <w:rPr>
                  <w:sz w:val="20"/>
                  <w:szCs w:val="20"/>
                </w:rPr>
                <w:t>Collecting wood for fuel</w:t>
              </w:r>
            </w:ins>
          </w:p>
        </w:tc>
        <w:tc>
          <w:tcPr>
            <w:tcW w:w="2069" w:type="dxa"/>
            <w:tcBorders>
              <w:top w:val="single" w:sz="4" w:space="0" w:color="auto"/>
              <w:left w:val="single" w:sz="4" w:space="0" w:color="auto"/>
              <w:bottom w:val="single" w:sz="4" w:space="0" w:color="auto"/>
              <w:right w:val="single" w:sz="4" w:space="0" w:color="auto"/>
            </w:tcBorders>
          </w:tcPr>
          <w:p w14:paraId="2750B098" w14:textId="77777777" w:rsidR="009050D2" w:rsidRPr="009050D2" w:rsidRDefault="009050D2" w:rsidP="009050D2">
            <w:pPr>
              <w:spacing w:line="240" w:lineRule="auto"/>
              <w:rPr>
                <w:ins w:id="890" w:author="Aidan Boyd" w:date="2015-01-13T11:46:00Z"/>
                <w:sz w:val="20"/>
                <w:szCs w:val="20"/>
              </w:rPr>
            </w:pPr>
          </w:p>
        </w:tc>
        <w:tc>
          <w:tcPr>
            <w:tcW w:w="1980" w:type="dxa"/>
            <w:tcBorders>
              <w:top w:val="single" w:sz="4" w:space="0" w:color="auto"/>
              <w:left w:val="single" w:sz="4" w:space="0" w:color="auto"/>
              <w:bottom w:val="single" w:sz="4" w:space="0" w:color="auto"/>
              <w:right w:val="single" w:sz="4" w:space="0" w:color="auto"/>
            </w:tcBorders>
          </w:tcPr>
          <w:p w14:paraId="5D93897D" w14:textId="77777777" w:rsidR="009050D2" w:rsidRPr="009050D2" w:rsidRDefault="009050D2" w:rsidP="009050D2">
            <w:pPr>
              <w:spacing w:line="240" w:lineRule="auto"/>
              <w:rPr>
                <w:ins w:id="891" w:author="Aidan Boyd" w:date="2015-01-13T11:46:00Z"/>
                <w:sz w:val="20"/>
                <w:szCs w:val="20"/>
              </w:rPr>
            </w:pPr>
          </w:p>
        </w:tc>
        <w:tc>
          <w:tcPr>
            <w:tcW w:w="2250" w:type="dxa"/>
            <w:tcBorders>
              <w:top w:val="single" w:sz="4" w:space="0" w:color="auto"/>
              <w:left w:val="single" w:sz="4" w:space="0" w:color="auto"/>
              <w:bottom w:val="single" w:sz="4" w:space="0" w:color="auto"/>
              <w:right w:val="single" w:sz="4" w:space="0" w:color="auto"/>
            </w:tcBorders>
          </w:tcPr>
          <w:p w14:paraId="000E6B30" w14:textId="77777777" w:rsidR="009050D2" w:rsidRPr="009050D2" w:rsidRDefault="009050D2" w:rsidP="009050D2">
            <w:pPr>
              <w:spacing w:line="240" w:lineRule="auto"/>
              <w:rPr>
                <w:ins w:id="892" w:author="Aidan Boyd" w:date="2015-01-13T11:46:00Z"/>
                <w:sz w:val="20"/>
                <w:szCs w:val="20"/>
              </w:rPr>
            </w:pPr>
          </w:p>
        </w:tc>
        <w:tc>
          <w:tcPr>
            <w:tcW w:w="1170" w:type="dxa"/>
            <w:tcBorders>
              <w:top w:val="single" w:sz="4" w:space="0" w:color="auto"/>
              <w:left w:val="single" w:sz="4" w:space="0" w:color="auto"/>
              <w:bottom w:val="single" w:sz="4" w:space="0" w:color="auto"/>
              <w:right w:val="single" w:sz="4" w:space="0" w:color="auto"/>
            </w:tcBorders>
          </w:tcPr>
          <w:p w14:paraId="4432BDB2" w14:textId="77777777" w:rsidR="009050D2" w:rsidRPr="009050D2" w:rsidRDefault="009050D2" w:rsidP="009050D2">
            <w:pPr>
              <w:spacing w:line="240" w:lineRule="auto"/>
              <w:rPr>
                <w:ins w:id="893" w:author="Aidan Boyd" w:date="2015-01-13T11:46:00Z"/>
                <w:sz w:val="20"/>
                <w:szCs w:val="20"/>
              </w:rPr>
            </w:pPr>
          </w:p>
        </w:tc>
        <w:tc>
          <w:tcPr>
            <w:tcW w:w="1800" w:type="dxa"/>
            <w:tcBorders>
              <w:top w:val="single" w:sz="4" w:space="0" w:color="auto"/>
              <w:left w:val="single" w:sz="4" w:space="0" w:color="auto"/>
              <w:bottom w:val="single" w:sz="4" w:space="0" w:color="auto"/>
              <w:right w:val="single" w:sz="4" w:space="0" w:color="auto"/>
            </w:tcBorders>
          </w:tcPr>
          <w:p w14:paraId="69A4246A" w14:textId="77777777" w:rsidR="009050D2" w:rsidRPr="009050D2" w:rsidRDefault="009050D2" w:rsidP="009050D2">
            <w:pPr>
              <w:spacing w:line="240" w:lineRule="auto"/>
              <w:rPr>
                <w:ins w:id="894" w:author="Aidan Boyd" w:date="2015-01-13T11:46:00Z"/>
                <w:sz w:val="20"/>
                <w:szCs w:val="20"/>
              </w:rPr>
            </w:pPr>
          </w:p>
        </w:tc>
        <w:tc>
          <w:tcPr>
            <w:tcW w:w="1260" w:type="dxa"/>
            <w:tcBorders>
              <w:top w:val="single" w:sz="4" w:space="0" w:color="auto"/>
              <w:left w:val="single" w:sz="4" w:space="0" w:color="auto"/>
              <w:bottom w:val="single" w:sz="4" w:space="0" w:color="auto"/>
              <w:right w:val="single" w:sz="4" w:space="0" w:color="auto"/>
            </w:tcBorders>
          </w:tcPr>
          <w:p w14:paraId="5915DA50" w14:textId="77777777" w:rsidR="009050D2" w:rsidRPr="009050D2" w:rsidRDefault="009050D2" w:rsidP="009050D2">
            <w:pPr>
              <w:spacing w:line="240" w:lineRule="auto"/>
              <w:rPr>
                <w:ins w:id="895" w:author="Aidan Boyd" w:date="2015-01-13T11:46:00Z"/>
                <w:sz w:val="20"/>
                <w:szCs w:val="20"/>
              </w:rPr>
            </w:pPr>
          </w:p>
        </w:tc>
        <w:tc>
          <w:tcPr>
            <w:tcW w:w="2699" w:type="dxa"/>
            <w:tcBorders>
              <w:top w:val="single" w:sz="4" w:space="0" w:color="auto"/>
              <w:left w:val="single" w:sz="4" w:space="0" w:color="auto"/>
              <w:bottom w:val="single" w:sz="4" w:space="0" w:color="auto"/>
              <w:right w:val="single" w:sz="4" w:space="0" w:color="auto"/>
            </w:tcBorders>
          </w:tcPr>
          <w:p w14:paraId="366506CE" w14:textId="77777777" w:rsidR="009050D2" w:rsidRPr="009050D2" w:rsidRDefault="009050D2" w:rsidP="009050D2">
            <w:pPr>
              <w:spacing w:line="240" w:lineRule="auto"/>
              <w:rPr>
                <w:ins w:id="896" w:author="Aidan Boyd" w:date="2015-01-13T11:46:00Z"/>
                <w:sz w:val="20"/>
                <w:szCs w:val="20"/>
              </w:rPr>
            </w:pPr>
          </w:p>
        </w:tc>
      </w:tr>
      <w:tr w:rsidR="009050D2" w:rsidRPr="009050D2" w14:paraId="34117A69" w14:textId="77777777" w:rsidTr="00B646EC">
        <w:trPr>
          <w:trHeight w:val="647"/>
          <w:ins w:id="897" w:author="Aidan Boyd" w:date="2015-01-13T11:46:00Z"/>
        </w:trPr>
        <w:tc>
          <w:tcPr>
            <w:tcW w:w="1800" w:type="dxa"/>
            <w:tcBorders>
              <w:top w:val="single" w:sz="4" w:space="0" w:color="auto"/>
              <w:left w:val="single" w:sz="4" w:space="0" w:color="auto"/>
              <w:bottom w:val="single" w:sz="4" w:space="0" w:color="auto"/>
              <w:right w:val="single" w:sz="4" w:space="0" w:color="auto"/>
            </w:tcBorders>
            <w:hideMark/>
          </w:tcPr>
          <w:p w14:paraId="3A60804F" w14:textId="77777777" w:rsidR="009050D2" w:rsidRPr="009050D2" w:rsidRDefault="009050D2" w:rsidP="009050D2">
            <w:pPr>
              <w:spacing w:line="240" w:lineRule="auto"/>
              <w:rPr>
                <w:ins w:id="898" w:author="Aidan Boyd" w:date="2015-01-13T11:46:00Z"/>
                <w:sz w:val="20"/>
                <w:szCs w:val="20"/>
              </w:rPr>
            </w:pPr>
            <w:ins w:id="899" w:author="Aidan Boyd" w:date="2015-01-13T11:46:00Z">
              <w:r w:rsidRPr="009050D2">
                <w:rPr>
                  <w:sz w:val="20"/>
                  <w:szCs w:val="20"/>
                </w:rPr>
                <w:t>Setting fires before harvesting</w:t>
              </w:r>
            </w:ins>
          </w:p>
        </w:tc>
        <w:tc>
          <w:tcPr>
            <w:tcW w:w="2069" w:type="dxa"/>
            <w:tcBorders>
              <w:top w:val="single" w:sz="4" w:space="0" w:color="auto"/>
              <w:left w:val="single" w:sz="4" w:space="0" w:color="auto"/>
              <w:bottom w:val="single" w:sz="4" w:space="0" w:color="auto"/>
              <w:right w:val="single" w:sz="4" w:space="0" w:color="auto"/>
            </w:tcBorders>
          </w:tcPr>
          <w:p w14:paraId="23271A70" w14:textId="77777777" w:rsidR="009050D2" w:rsidRPr="009050D2" w:rsidRDefault="009050D2" w:rsidP="009050D2">
            <w:pPr>
              <w:spacing w:line="240" w:lineRule="auto"/>
              <w:rPr>
                <w:ins w:id="900" w:author="Aidan Boyd" w:date="2015-01-13T11:46:00Z"/>
                <w:sz w:val="20"/>
                <w:szCs w:val="20"/>
              </w:rPr>
            </w:pPr>
          </w:p>
        </w:tc>
        <w:tc>
          <w:tcPr>
            <w:tcW w:w="1980" w:type="dxa"/>
            <w:tcBorders>
              <w:top w:val="single" w:sz="4" w:space="0" w:color="auto"/>
              <w:left w:val="single" w:sz="4" w:space="0" w:color="auto"/>
              <w:bottom w:val="single" w:sz="4" w:space="0" w:color="auto"/>
              <w:right w:val="single" w:sz="4" w:space="0" w:color="auto"/>
            </w:tcBorders>
          </w:tcPr>
          <w:p w14:paraId="2E2DF5F5" w14:textId="77777777" w:rsidR="009050D2" w:rsidRPr="009050D2" w:rsidRDefault="009050D2" w:rsidP="009050D2">
            <w:pPr>
              <w:spacing w:line="240" w:lineRule="auto"/>
              <w:rPr>
                <w:ins w:id="901" w:author="Aidan Boyd" w:date="2015-01-13T11:46:00Z"/>
                <w:sz w:val="20"/>
                <w:szCs w:val="20"/>
              </w:rPr>
            </w:pPr>
          </w:p>
        </w:tc>
        <w:tc>
          <w:tcPr>
            <w:tcW w:w="2250" w:type="dxa"/>
            <w:tcBorders>
              <w:top w:val="single" w:sz="4" w:space="0" w:color="auto"/>
              <w:left w:val="single" w:sz="4" w:space="0" w:color="auto"/>
              <w:bottom w:val="single" w:sz="4" w:space="0" w:color="auto"/>
              <w:right w:val="single" w:sz="4" w:space="0" w:color="auto"/>
            </w:tcBorders>
          </w:tcPr>
          <w:p w14:paraId="3441857B" w14:textId="77777777" w:rsidR="009050D2" w:rsidRPr="009050D2" w:rsidRDefault="009050D2" w:rsidP="009050D2">
            <w:pPr>
              <w:spacing w:line="240" w:lineRule="auto"/>
              <w:rPr>
                <w:ins w:id="902" w:author="Aidan Boyd" w:date="2015-01-13T11:46:00Z"/>
                <w:sz w:val="20"/>
                <w:szCs w:val="20"/>
              </w:rPr>
            </w:pPr>
          </w:p>
        </w:tc>
        <w:tc>
          <w:tcPr>
            <w:tcW w:w="1170" w:type="dxa"/>
            <w:tcBorders>
              <w:top w:val="single" w:sz="4" w:space="0" w:color="auto"/>
              <w:left w:val="single" w:sz="4" w:space="0" w:color="auto"/>
              <w:bottom w:val="single" w:sz="4" w:space="0" w:color="auto"/>
              <w:right w:val="single" w:sz="4" w:space="0" w:color="auto"/>
            </w:tcBorders>
          </w:tcPr>
          <w:p w14:paraId="50AA927B" w14:textId="77777777" w:rsidR="009050D2" w:rsidRPr="009050D2" w:rsidRDefault="009050D2" w:rsidP="009050D2">
            <w:pPr>
              <w:spacing w:line="240" w:lineRule="auto"/>
              <w:rPr>
                <w:ins w:id="903" w:author="Aidan Boyd" w:date="2015-01-13T11:46:00Z"/>
                <w:sz w:val="20"/>
                <w:szCs w:val="20"/>
              </w:rPr>
            </w:pPr>
          </w:p>
        </w:tc>
        <w:tc>
          <w:tcPr>
            <w:tcW w:w="1800" w:type="dxa"/>
            <w:tcBorders>
              <w:top w:val="single" w:sz="4" w:space="0" w:color="auto"/>
              <w:left w:val="single" w:sz="4" w:space="0" w:color="auto"/>
              <w:bottom w:val="single" w:sz="4" w:space="0" w:color="auto"/>
              <w:right w:val="single" w:sz="4" w:space="0" w:color="auto"/>
            </w:tcBorders>
          </w:tcPr>
          <w:p w14:paraId="3AC24782" w14:textId="77777777" w:rsidR="009050D2" w:rsidRPr="009050D2" w:rsidRDefault="009050D2" w:rsidP="009050D2">
            <w:pPr>
              <w:spacing w:line="240" w:lineRule="auto"/>
              <w:rPr>
                <w:ins w:id="904" w:author="Aidan Boyd" w:date="2015-01-13T11:46:00Z"/>
                <w:sz w:val="20"/>
                <w:szCs w:val="20"/>
              </w:rPr>
            </w:pPr>
          </w:p>
        </w:tc>
        <w:tc>
          <w:tcPr>
            <w:tcW w:w="1260" w:type="dxa"/>
            <w:tcBorders>
              <w:top w:val="single" w:sz="4" w:space="0" w:color="auto"/>
              <w:left w:val="single" w:sz="4" w:space="0" w:color="auto"/>
              <w:bottom w:val="single" w:sz="4" w:space="0" w:color="auto"/>
              <w:right w:val="single" w:sz="4" w:space="0" w:color="auto"/>
            </w:tcBorders>
          </w:tcPr>
          <w:p w14:paraId="4A3E235D" w14:textId="77777777" w:rsidR="009050D2" w:rsidRPr="009050D2" w:rsidRDefault="009050D2" w:rsidP="009050D2">
            <w:pPr>
              <w:spacing w:line="240" w:lineRule="auto"/>
              <w:rPr>
                <w:ins w:id="905" w:author="Aidan Boyd" w:date="2015-01-13T11:46:00Z"/>
                <w:sz w:val="20"/>
                <w:szCs w:val="20"/>
              </w:rPr>
            </w:pPr>
          </w:p>
        </w:tc>
        <w:tc>
          <w:tcPr>
            <w:tcW w:w="2699" w:type="dxa"/>
            <w:tcBorders>
              <w:top w:val="single" w:sz="4" w:space="0" w:color="auto"/>
              <w:left w:val="single" w:sz="4" w:space="0" w:color="auto"/>
              <w:bottom w:val="single" w:sz="4" w:space="0" w:color="auto"/>
              <w:right w:val="single" w:sz="4" w:space="0" w:color="auto"/>
            </w:tcBorders>
          </w:tcPr>
          <w:p w14:paraId="4CDF7828" w14:textId="77777777" w:rsidR="009050D2" w:rsidRPr="009050D2" w:rsidRDefault="009050D2" w:rsidP="009050D2">
            <w:pPr>
              <w:spacing w:line="240" w:lineRule="auto"/>
              <w:rPr>
                <w:ins w:id="906" w:author="Aidan Boyd" w:date="2015-01-13T11:46:00Z"/>
                <w:sz w:val="20"/>
                <w:szCs w:val="20"/>
              </w:rPr>
            </w:pPr>
          </w:p>
        </w:tc>
      </w:tr>
      <w:tr w:rsidR="009050D2" w:rsidRPr="009050D2" w14:paraId="2CA8ABAA" w14:textId="77777777" w:rsidTr="00B646EC">
        <w:trPr>
          <w:trHeight w:val="654"/>
          <w:ins w:id="907" w:author="Aidan Boyd" w:date="2015-01-13T11:46:00Z"/>
        </w:trPr>
        <w:tc>
          <w:tcPr>
            <w:tcW w:w="1800" w:type="dxa"/>
            <w:tcBorders>
              <w:top w:val="single" w:sz="4" w:space="0" w:color="auto"/>
              <w:left w:val="single" w:sz="4" w:space="0" w:color="auto"/>
              <w:bottom w:val="single" w:sz="4" w:space="0" w:color="auto"/>
              <w:right w:val="single" w:sz="4" w:space="0" w:color="auto"/>
            </w:tcBorders>
          </w:tcPr>
          <w:p w14:paraId="023857D1" w14:textId="07495D88" w:rsidR="009050D2" w:rsidRPr="009050D2" w:rsidRDefault="009050D2" w:rsidP="009050D2">
            <w:pPr>
              <w:spacing w:line="240" w:lineRule="auto"/>
              <w:rPr>
                <w:ins w:id="908" w:author="Aidan Boyd" w:date="2015-01-13T11:46:00Z"/>
                <w:sz w:val="20"/>
                <w:szCs w:val="20"/>
              </w:rPr>
            </w:pPr>
            <w:ins w:id="909" w:author="Aidan Boyd" w:date="2015-01-13T11:46:00Z">
              <w:r w:rsidRPr="009050D2">
                <w:rPr>
                  <w:sz w:val="20"/>
                  <w:szCs w:val="20"/>
                </w:rPr>
                <w:t>Cutting trees for charcoaling</w:t>
              </w:r>
            </w:ins>
          </w:p>
        </w:tc>
        <w:tc>
          <w:tcPr>
            <w:tcW w:w="2069" w:type="dxa"/>
            <w:tcBorders>
              <w:top w:val="single" w:sz="4" w:space="0" w:color="auto"/>
              <w:left w:val="single" w:sz="4" w:space="0" w:color="auto"/>
              <w:bottom w:val="single" w:sz="4" w:space="0" w:color="auto"/>
              <w:right w:val="single" w:sz="4" w:space="0" w:color="auto"/>
            </w:tcBorders>
          </w:tcPr>
          <w:p w14:paraId="468DA0A0" w14:textId="77777777" w:rsidR="009050D2" w:rsidRPr="009050D2" w:rsidRDefault="009050D2" w:rsidP="009050D2">
            <w:pPr>
              <w:spacing w:line="240" w:lineRule="auto"/>
              <w:rPr>
                <w:ins w:id="910" w:author="Aidan Boyd" w:date="2015-01-13T11:46:00Z"/>
                <w:sz w:val="20"/>
                <w:szCs w:val="20"/>
              </w:rPr>
            </w:pPr>
          </w:p>
        </w:tc>
        <w:tc>
          <w:tcPr>
            <w:tcW w:w="1980" w:type="dxa"/>
            <w:tcBorders>
              <w:top w:val="single" w:sz="4" w:space="0" w:color="auto"/>
              <w:left w:val="single" w:sz="4" w:space="0" w:color="auto"/>
              <w:bottom w:val="single" w:sz="4" w:space="0" w:color="auto"/>
              <w:right w:val="single" w:sz="4" w:space="0" w:color="auto"/>
            </w:tcBorders>
          </w:tcPr>
          <w:p w14:paraId="425800B4" w14:textId="77777777" w:rsidR="009050D2" w:rsidRPr="009050D2" w:rsidRDefault="009050D2" w:rsidP="009050D2">
            <w:pPr>
              <w:spacing w:line="240" w:lineRule="auto"/>
              <w:rPr>
                <w:ins w:id="911" w:author="Aidan Boyd" w:date="2015-01-13T11:46:00Z"/>
                <w:sz w:val="20"/>
                <w:szCs w:val="20"/>
              </w:rPr>
            </w:pPr>
          </w:p>
        </w:tc>
        <w:tc>
          <w:tcPr>
            <w:tcW w:w="2250" w:type="dxa"/>
            <w:tcBorders>
              <w:top w:val="single" w:sz="4" w:space="0" w:color="auto"/>
              <w:left w:val="single" w:sz="4" w:space="0" w:color="auto"/>
              <w:bottom w:val="single" w:sz="4" w:space="0" w:color="auto"/>
              <w:right w:val="single" w:sz="4" w:space="0" w:color="auto"/>
            </w:tcBorders>
          </w:tcPr>
          <w:p w14:paraId="451FDD6B" w14:textId="77777777" w:rsidR="009050D2" w:rsidRPr="009050D2" w:rsidRDefault="009050D2" w:rsidP="009050D2">
            <w:pPr>
              <w:spacing w:line="240" w:lineRule="auto"/>
              <w:rPr>
                <w:ins w:id="912" w:author="Aidan Boyd" w:date="2015-01-13T11:46:00Z"/>
                <w:sz w:val="20"/>
                <w:szCs w:val="20"/>
              </w:rPr>
            </w:pPr>
          </w:p>
        </w:tc>
        <w:tc>
          <w:tcPr>
            <w:tcW w:w="1170" w:type="dxa"/>
            <w:tcBorders>
              <w:top w:val="single" w:sz="4" w:space="0" w:color="auto"/>
              <w:left w:val="single" w:sz="4" w:space="0" w:color="auto"/>
              <w:bottom w:val="single" w:sz="4" w:space="0" w:color="auto"/>
              <w:right w:val="single" w:sz="4" w:space="0" w:color="auto"/>
            </w:tcBorders>
          </w:tcPr>
          <w:p w14:paraId="727E3E84" w14:textId="77777777" w:rsidR="009050D2" w:rsidRPr="009050D2" w:rsidRDefault="009050D2" w:rsidP="009050D2">
            <w:pPr>
              <w:spacing w:line="240" w:lineRule="auto"/>
              <w:rPr>
                <w:ins w:id="913" w:author="Aidan Boyd" w:date="2015-01-13T11:46:00Z"/>
                <w:sz w:val="20"/>
                <w:szCs w:val="20"/>
              </w:rPr>
            </w:pPr>
          </w:p>
        </w:tc>
        <w:tc>
          <w:tcPr>
            <w:tcW w:w="1800" w:type="dxa"/>
            <w:tcBorders>
              <w:top w:val="single" w:sz="4" w:space="0" w:color="auto"/>
              <w:left w:val="single" w:sz="4" w:space="0" w:color="auto"/>
              <w:bottom w:val="single" w:sz="4" w:space="0" w:color="auto"/>
              <w:right w:val="single" w:sz="4" w:space="0" w:color="auto"/>
            </w:tcBorders>
          </w:tcPr>
          <w:p w14:paraId="70313653" w14:textId="77777777" w:rsidR="009050D2" w:rsidRPr="009050D2" w:rsidRDefault="009050D2" w:rsidP="009050D2">
            <w:pPr>
              <w:spacing w:line="240" w:lineRule="auto"/>
              <w:rPr>
                <w:ins w:id="914" w:author="Aidan Boyd" w:date="2015-01-13T11:46:00Z"/>
                <w:sz w:val="20"/>
                <w:szCs w:val="20"/>
              </w:rPr>
            </w:pPr>
          </w:p>
        </w:tc>
        <w:tc>
          <w:tcPr>
            <w:tcW w:w="1260" w:type="dxa"/>
            <w:tcBorders>
              <w:top w:val="single" w:sz="4" w:space="0" w:color="auto"/>
              <w:left w:val="single" w:sz="4" w:space="0" w:color="auto"/>
              <w:bottom w:val="single" w:sz="4" w:space="0" w:color="auto"/>
              <w:right w:val="single" w:sz="4" w:space="0" w:color="auto"/>
            </w:tcBorders>
          </w:tcPr>
          <w:p w14:paraId="2AFE0F68" w14:textId="77777777" w:rsidR="009050D2" w:rsidRPr="009050D2" w:rsidRDefault="009050D2" w:rsidP="009050D2">
            <w:pPr>
              <w:spacing w:line="240" w:lineRule="auto"/>
              <w:rPr>
                <w:ins w:id="915" w:author="Aidan Boyd" w:date="2015-01-13T11:46:00Z"/>
                <w:sz w:val="20"/>
                <w:szCs w:val="20"/>
              </w:rPr>
            </w:pPr>
          </w:p>
        </w:tc>
        <w:tc>
          <w:tcPr>
            <w:tcW w:w="2699" w:type="dxa"/>
            <w:tcBorders>
              <w:top w:val="single" w:sz="4" w:space="0" w:color="auto"/>
              <w:left w:val="single" w:sz="4" w:space="0" w:color="auto"/>
              <w:bottom w:val="single" w:sz="4" w:space="0" w:color="auto"/>
              <w:right w:val="single" w:sz="4" w:space="0" w:color="auto"/>
            </w:tcBorders>
          </w:tcPr>
          <w:p w14:paraId="6FA1C8FE" w14:textId="77777777" w:rsidR="009050D2" w:rsidRPr="009050D2" w:rsidRDefault="009050D2" w:rsidP="009050D2">
            <w:pPr>
              <w:spacing w:line="240" w:lineRule="auto"/>
              <w:rPr>
                <w:ins w:id="916" w:author="Aidan Boyd" w:date="2015-01-13T11:46:00Z"/>
                <w:sz w:val="20"/>
                <w:szCs w:val="20"/>
              </w:rPr>
            </w:pPr>
          </w:p>
        </w:tc>
      </w:tr>
      <w:tr w:rsidR="009050D2" w:rsidRPr="009050D2" w14:paraId="28F822D3" w14:textId="77777777" w:rsidTr="00B646EC">
        <w:trPr>
          <w:trHeight w:val="548"/>
          <w:ins w:id="917" w:author="Aidan Boyd" w:date="2015-01-13T11:46:00Z"/>
        </w:trPr>
        <w:tc>
          <w:tcPr>
            <w:tcW w:w="1800" w:type="dxa"/>
            <w:tcBorders>
              <w:top w:val="single" w:sz="4" w:space="0" w:color="auto"/>
              <w:left w:val="single" w:sz="4" w:space="0" w:color="auto"/>
              <w:bottom w:val="single" w:sz="4" w:space="0" w:color="auto"/>
              <w:right w:val="single" w:sz="4" w:space="0" w:color="auto"/>
            </w:tcBorders>
            <w:hideMark/>
          </w:tcPr>
          <w:p w14:paraId="5DCE681B" w14:textId="77777777" w:rsidR="009050D2" w:rsidRPr="009050D2" w:rsidRDefault="009050D2" w:rsidP="009050D2">
            <w:pPr>
              <w:spacing w:line="240" w:lineRule="auto"/>
              <w:rPr>
                <w:ins w:id="918" w:author="Aidan Boyd" w:date="2015-01-13T11:46:00Z"/>
                <w:sz w:val="20"/>
                <w:szCs w:val="20"/>
              </w:rPr>
            </w:pPr>
            <w:ins w:id="919" w:author="Aidan Boyd" w:date="2015-01-13T11:46:00Z">
              <w:r w:rsidRPr="009050D2">
                <w:rPr>
                  <w:sz w:val="20"/>
                  <w:szCs w:val="20"/>
                </w:rPr>
                <w:t xml:space="preserve">Grazing livestock </w:t>
              </w:r>
            </w:ins>
          </w:p>
        </w:tc>
        <w:tc>
          <w:tcPr>
            <w:tcW w:w="2069" w:type="dxa"/>
            <w:tcBorders>
              <w:top w:val="single" w:sz="4" w:space="0" w:color="auto"/>
              <w:left w:val="single" w:sz="4" w:space="0" w:color="auto"/>
              <w:bottom w:val="single" w:sz="4" w:space="0" w:color="auto"/>
              <w:right w:val="single" w:sz="4" w:space="0" w:color="auto"/>
            </w:tcBorders>
          </w:tcPr>
          <w:p w14:paraId="527CBB5C" w14:textId="77777777" w:rsidR="009050D2" w:rsidRPr="009050D2" w:rsidRDefault="009050D2" w:rsidP="009050D2">
            <w:pPr>
              <w:spacing w:line="240" w:lineRule="auto"/>
              <w:rPr>
                <w:ins w:id="920" w:author="Aidan Boyd" w:date="2015-01-13T11:46:00Z"/>
                <w:sz w:val="20"/>
                <w:szCs w:val="20"/>
              </w:rPr>
            </w:pPr>
          </w:p>
        </w:tc>
        <w:tc>
          <w:tcPr>
            <w:tcW w:w="1980" w:type="dxa"/>
            <w:tcBorders>
              <w:top w:val="single" w:sz="4" w:space="0" w:color="auto"/>
              <w:left w:val="single" w:sz="4" w:space="0" w:color="auto"/>
              <w:bottom w:val="single" w:sz="4" w:space="0" w:color="auto"/>
              <w:right w:val="single" w:sz="4" w:space="0" w:color="auto"/>
            </w:tcBorders>
          </w:tcPr>
          <w:p w14:paraId="162C9350" w14:textId="77777777" w:rsidR="009050D2" w:rsidRPr="009050D2" w:rsidRDefault="009050D2" w:rsidP="009050D2">
            <w:pPr>
              <w:spacing w:line="240" w:lineRule="auto"/>
              <w:rPr>
                <w:ins w:id="921" w:author="Aidan Boyd" w:date="2015-01-13T11:46:00Z"/>
                <w:sz w:val="20"/>
                <w:szCs w:val="20"/>
              </w:rPr>
            </w:pPr>
          </w:p>
        </w:tc>
        <w:tc>
          <w:tcPr>
            <w:tcW w:w="2250" w:type="dxa"/>
            <w:tcBorders>
              <w:top w:val="single" w:sz="4" w:space="0" w:color="auto"/>
              <w:left w:val="single" w:sz="4" w:space="0" w:color="auto"/>
              <w:bottom w:val="single" w:sz="4" w:space="0" w:color="auto"/>
              <w:right w:val="single" w:sz="4" w:space="0" w:color="auto"/>
            </w:tcBorders>
          </w:tcPr>
          <w:p w14:paraId="471C2433" w14:textId="77777777" w:rsidR="009050D2" w:rsidRPr="009050D2" w:rsidRDefault="009050D2" w:rsidP="009050D2">
            <w:pPr>
              <w:spacing w:line="240" w:lineRule="auto"/>
              <w:rPr>
                <w:ins w:id="922" w:author="Aidan Boyd" w:date="2015-01-13T11:46:00Z"/>
                <w:sz w:val="20"/>
                <w:szCs w:val="20"/>
              </w:rPr>
            </w:pPr>
          </w:p>
        </w:tc>
        <w:tc>
          <w:tcPr>
            <w:tcW w:w="1170" w:type="dxa"/>
            <w:tcBorders>
              <w:top w:val="single" w:sz="4" w:space="0" w:color="auto"/>
              <w:left w:val="single" w:sz="4" w:space="0" w:color="auto"/>
              <w:bottom w:val="single" w:sz="4" w:space="0" w:color="auto"/>
              <w:right w:val="single" w:sz="4" w:space="0" w:color="auto"/>
            </w:tcBorders>
          </w:tcPr>
          <w:p w14:paraId="1DA5A4F3" w14:textId="77777777" w:rsidR="009050D2" w:rsidRPr="009050D2" w:rsidRDefault="009050D2" w:rsidP="009050D2">
            <w:pPr>
              <w:spacing w:line="240" w:lineRule="auto"/>
              <w:rPr>
                <w:ins w:id="923" w:author="Aidan Boyd" w:date="2015-01-13T11:46:00Z"/>
                <w:sz w:val="20"/>
                <w:szCs w:val="20"/>
              </w:rPr>
            </w:pPr>
          </w:p>
        </w:tc>
        <w:tc>
          <w:tcPr>
            <w:tcW w:w="1800" w:type="dxa"/>
            <w:tcBorders>
              <w:top w:val="single" w:sz="4" w:space="0" w:color="auto"/>
              <w:left w:val="single" w:sz="4" w:space="0" w:color="auto"/>
              <w:bottom w:val="single" w:sz="4" w:space="0" w:color="auto"/>
              <w:right w:val="single" w:sz="4" w:space="0" w:color="auto"/>
            </w:tcBorders>
          </w:tcPr>
          <w:p w14:paraId="76B5D1BF" w14:textId="77777777" w:rsidR="009050D2" w:rsidRPr="009050D2" w:rsidRDefault="009050D2" w:rsidP="009050D2">
            <w:pPr>
              <w:spacing w:line="240" w:lineRule="auto"/>
              <w:rPr>
                <w:ins w:id="924" w:author="Aidan Boyd" w:date="2015-01-13T11:46:00Z"/>
                <w:sz w:val="20"/>
                <w:szCs w:val="20"/>
              </w:rPr>
            </w:pPr>
          </w:p>
        </w:tc>
        <w:tc>
          <w:tcPr>
            <w:tcW w:w="1260" w:type="dxa"/>
            <w:tcBorders>
              <w:top w:val="single" w:sz="4" w:space="0" w:color="auto"/>
              <w:left w:val="single" w:sz="4" w:space="0" w:color="auto"/>
              <w:bottom w:val="single" w:sz="4" w:space="0" w:color="auto"/>
              <w:right w:val="single" w:sz="4" w:space="0" w:color="auto"/>
            </w:tcBorders>
          </w:tcPr>
          <w:p w14:paraId="383C7390" w14:textId="77777777" w:rsidR="009050D2" w:rsidRPr="009050D2" w:rsidRDefault="009050D2" w:rsidP="009050D2">
            <w:pPr>
              <w:spacing w:line="240" w:lineRule="auto"/>
              <w:rPr>
                <w:ins w:id="925" w:author="Aidan Boyd" w:date="2015-01-13T11:46:00Z"/>
                <w:sz w:val="20"/>
                <w:szCs w:val="20"/>
              </w:rPr>
            </w:pPr>
          </w:p>
        </w:tc>
        <w:tc>
          <w:tcPr>
            <w:tcW w:w="2699" w:type="dxa"/>
            <w:tcBorders>
              <w:top w:val="single" w:sz="4" w:space="0" w:color="auto"/>
              <w:left w:val="single" w:sz="4" w:space="0" w:color="auto"/>
              <w:bottom w:val="single" w:sz="4" w:space="0" w:color="auto"/>
              <w:right w:val="single" w:sz="4" w:space="0" w:color="auto"/>
            </w:tcBorders>
          </w:tcPr>
          <w:p w14:paraId="022A39CD" w14:textId="77777777" w:rsidR="009050D2" w:rsidRPr="009050D2" w:rsidRDefault="009050D2" w:rsidP="009050D2">
            <w:pPr>
              <w:spacing w:line="240" w:lineRule="auto"/>
              <w:rPr>
                <w:ins w:id="926" w:author="Aidan Boyd" w:date="2015-01-13T11:46:00Z"/>
                <w:sz w:val="20"/>
                <w:szCs w:val="20"/>
              </w:rPr>
            </w:pPr>
          </w:p>
        </w:tc>
      </w:tr>
      <w:tr w:rsidR="009050D2" w:rsidRPr="009050D2" w14:paraId="041A88CF" w14:textId="77777777" w:rsidTr="00B646EC">
        <w:trPr>
          <w:trHeight w:val="538"/>
          <w:ins w:id="927" w:author="Aidan Boyd" w:date="2015-01-13T11:46:00Z"/>
        </w:trPr>
        <w:tc>
          <w:tcPr>
            <w:tcW w:w="1800" w:type="dxa"/>
            <w:tcBorders>
              <w:top w:val="single" w:sz="4" w:space="0" w:color="auto"/>
              <w:left w:val="single" w:sz="4" w:space="0" w:color="auto"/>
              <w:bottom w:val="single" w:sz="4" w:space="0" w:color="auto"/>
              <w:right w:val="single" w:sz="4" w:space="0" w:color="auto"/>
            </w:tcBorders>
          </w:tcPr>
          <w:p w14:paraId="4A2740F0" w14:textId="49C78BC2" w:rsidR="009050D2" w:rsidRPr="009050D2" w:rsidRDefault="009050D2">
            <w:pPr>
              <w:spacing w:line="240" w:lineRule="auto"/>
              <w:rPr>
                <w:ins w:id="928" w:author="Aidan Boyd" w:date="2015-01-13T11:46:00Z"/>
                <w:sz w:val="20"/>
                <w:szCs w:val="20"/>
              </w:rPr>
            </w:pPr>
            <w:ins w:id="929" w:author="Aidan Boyd" w:date="2015-01-13T11:46:00Z">
              <w:r w:rsidRPr="009050D2">
                <w:rPr>
                  <w:sz w:val="20"/>
                  <w:szCs w:val="20"/>
                </w:rPr>
                <w:t xml:space="preserve">Not cutting trees/bushes until </w:t>
              </w:r>
              <w:r w:rsidRPr="009050D2">
                <w:rPr>
                  <w:sz w:val="20"/>
                  <w:szCs w:val="20"/>
                </w:rPr>
                <w:lastRenderedPageBreak/>
                <w:t>they reach a particular size</w:t>
              </w:r>
            </w:ins>
          </w:p>
        </w:tc>
        <w:tc>
          <w:tcPr>
            <w:tcW w:w="2069" w:type="dxa"/>
            <w:tcBorders>
              <w:top w:val="single" w:sz="4" w:space="0" w:color="auto"/>
              <w:left w:val="single" w:sz="4" w:space="0" w:color="auto"/>
              <w:bottom w:val="single" w:sz="4" w:space="0" w:color="auto"/>
              <w:right w:val="single" w:sz="4" w:space="0" w:color="auto"/>
            </w:tcBorders>
          </w:tcPr>
          <w:p w14:paraId="5EF305B6" w14:textId="77777777" w:rsidR="009050D2" w:rsidRPr="009050D2" w:rsidRDefault="009050D2" w:rsidP="009050D2">
            <w:pPr>
              <w:spacing w:line="240" w:lineRule="auto"/>
              <w:rPr>
                <w:ins w:id="930" w:author="Aidan Boyd" w:date="2015-01-13T11:46:00Z"/>
                <w:sz w:val="20"/>
                <w:szCs w:val="20"/>
              </w:rPr>
            </w:pPr>
          </w:p>
        </w:tc>
        <w:tc>
          <w:tcPr>
            <w:tcW w:w="1980" w:type="dxa"/>
            <w:tcBorders>
              <w:top w:val="single" w:sz="4" w:space="0" w:color="auto"/>
              <w:left w:val="single" w:sz="4" w:space="0" w:color="auto"/>
              <w:bottom w:val="single" w:sz="4" w:space="0" w:color="auto"/>
              <w:right w:val="single" w:sz="4" w:space="0" w:color="auto"/>
            </w:tcBorders>
          </w:tcPr>
          <w:p w14:paraId="2C2EFEBF" w14:textId="77777777" w:rsidR="009050D2" w:rsidRPr="009050D2" w:rsidRDefault="009050D2" w:rsidP="009050D2">
            <w:pPr>
              <w:spacing w:line="240" w:lineRule="auto"/>
              <w:rPr>
                <w:ins w:id="931" w:author="Aidan Boyd" w:date="2015-01-13T11:46:00Z"/>
                <w:sz w:val="20"/>
                <w:szCs w:val="20"/>
              </w:rPr>
            </w:pPr>
          </w:p>
        </w:tc>
        <w:tc>
          <w:tcPr>
            <w:tcW w:w="2250" w:type="dxa"/>
            <w:tcBorders>
              <w:top w:val="single" w:sz="4" w:space="0" w:color="auto"/>
              <w:left w:val="single" w:sz="4" w:space="0" w:color="auto"/>
              <w:bottom w:val="single" w:sz="4" w:space="0" w:color="auto"/>
              <w:right w:val="single" w:sz="4" w:space="0" w:color="auto"/>
            </w:tcBorders>
          </w:tcPr>
          <w:p w14:paraId="21EFA0E2" w14:textId="77777777" w:rsidR="009050D2" w:rsidRPr="009050D2" w:rsidRDefault="009050D2" w:rsidP="009050D2">
            <w:pPr>
              <w:spacing w:line="240" w:lineRule="auto"/>
              <w:rPr>
                <w:ins w:id="932" w:author="Aidan Boyd" w:date="2015-01-13T11:46:00Z"/>
                <w:sz w:val="20"/>
                <w:szCs w:val="20"/>
              </w:rPr>
            </w:pPr>
          </w:p>
        </w:tc>
        <w:tc>
          <w:tcPr>
            <w:tcW w:w="1170" w:type="dxa"/>
            <w:tcBorders>
              <w:top w:val="single" w:sz="4" w:space="0" w:color="auto"/>
              <w:left w:val="single" w:sz="4" w:space="0" w:color="auto"/>
              <w:bottom w:val="single" w:sz="4" w:space="0" w:color="auto"/>
              <w:right w:val="single" w:sz="4" w:space="0" w:color="auto"/>
            </w:tcBorders>
          </w:tcPr>
          <w:p w14:paraId="00FBBA20" w14:textId="77777777" w:rsidR="009050D2" w:rsidRPr="009050D2" w:rsidRDefault="009050D2" w:rsidP="009050D2">
            <w:pPr>
              <w:spacing w:line="240" w:lineRule="auto"/>
              <w:rPr>
                <w:ins w:id="933" w:author="Aidan Boyd" w:date="2015-01-13T11:46:00Z"/>
                <w:sz w:val="20"/>
                <w:szCs w:val="20"/>
              </w:rPr>
            </w:pPr>
          </w:p>
        </w:tc>
        <w:tc>
          <w:tcPr>
            <w:tcW w:w="1800" w:type="dxa"/>
            <w:tcBorders>
              <w:top w:val="single" w:sz="4" w:space="0" w:color="auto"/>
              <w:left w:val="single" w:sz="4" w:space="0" w:color="auto"/>
              <w:bottom w:val="single" w:sz="4" w:space="0" w:color="auto"/>
              <w:right w:val="single" w:sz="4" w:space="0" w:color="auto"/>
            </w:tcBorders>
          </w:tcPr>
          <w:p w14:paraId="541FFDB2" w14:textId="77777777" w:rsidR="009050D2" w:rsidRPr="009050D2" w:rsidRDefault="009050D2" w:rsidP="009050D2">
            <w:pPr>
              <w:spacing w:line="240" w:lineRule="auto"/>
              <w:rPr>
                <w:ins w:id="934" w:author="Aidan Boyd" w:date="2015-01-13T11:46:00Z"/>
                <w:sz w:val="20"/>
                <w:szCs w:val="20"/>
              </w:rPr>
            </w:pPr>
          </w:p>
        </w:tc>
        <w:tc>
          <w:tcPr>
            <w:tcW w:w="1260" w:type="dxa"/>
            <w:tcBorders>
              <w:top w:val="single" w:sz="4" w:space="0" w:color="auto"/>
              <w:left w:val="single" w:sz="4" w:space="0" w:color="auto"/>
              <w:bottom w:val="single" w:sz="4" w:space="0" w:color="auto"/>
              <w:right w:val="single" w:sz="4" w:space="0" w:color="auto"/>
            </w:tcBorders>
          </w:tcPr>
          <w:p w14:paraId="6A54659D" w14:textId="77777777" w:rsidR="009050D2" w:rsidRPr="009050D2" w:rsidRDefault="009050D2" w:rsidP="009050D2">
            <w:pPr>
              <w:spacing w:line="240" w:lineRule="auto"/>
              <w:rPr>
                <w:ins w:id="935" w:author="Aidan Boyd" w:date="2015-01-13T11:46:00Z"/>
                <w:sz w:val="20"/>
                <w:szCs w:val="20"/>
              </w:rPr>
            </w:pPr>
          </w:p>
        </w:tc>
        <w:tc>
          <w:tcPr>
            <w:tcW w:w="2699" w:type="dxa"/>
            <w:tcBorders>
              <w:top w:val="single" w:sz="4" w:space="0" w:color="auto"/>
              <w:left w:val="single" w:sz="4" w:space="0" w:color="auto"/>
              <w:bottom w:val="single" w:sz="4" w:space="0" w:color="auto"/>
              <w:right w:val="single" w:sz="4" w:space="0" w:color="auto"/>
            </w:tcBorders>
          </w:tcPr>
          <w:p w14:paraId="42CB1612" w14:textId="77777777" w:rsidR="009050D2" w:rsidRPr="009050D2" w:rsidRDefault="009050D2" w:rsidP="009050D2">
            <w:pPr>
              <w:spacing w:line="240" w:lineRule="auto"/>
              <w:rPr>
                <w:ins w:id="936" w:author="Aidan Boyd" w:date="2015-01-13T11:46:00Z"/>
                <w:sz w:val="20"/>
                <w:szCs w:val="20"/>
              </w:rPr>
            </w:pPr>
          </w:p>
        </w:tc>
      </w:tr>
      <w:tr w:rsidR="009050D2" w:rsidRPr="009050D2" w14:paraId="616266CB" w14:textId="77777777" w:rsidTr="00B646EC">
        <w:trPr>
          <w:trHeight w:val="276"/>
          <w:ins w:id="937" w:author="Aidan Boyd" w:date="2015-01-13T11:46:00Z"/>
        </w:trPr>
        <w:tc>
          <w:tcPr>
            <w:tcW w:w="1800" w:type="dxa"/>
            <w:tcBorders>
              <w:top w:val="single" w:sz="4" w:space="0" w:color="auto"/>
              <w:left w:val="single" w:sz="4" w:space="0" w:color="auto"/>
              <w:bottom w:val="single" w:sz="4" w:space="0" w:color="auto"/>
              <w:right w:val="single" w:sz="4" w:space="0" w:color="auto"/>
            </w:tcBorders>
            <w:hideMark/>
          </w:tcPr>
          <w:p w14:paraId="08FF1FA1" w14:textId="77777777" w:rsidR="009050D2" w:rsidRPr="009050D2" w:rsidRDefault="009050D2" w:rsidP="009050D2">
            <w:pPr>
              <w:spacing w:line="240" w:lineRule="auto"/>
              <w:rPr>
                <w:ins w:id="938" w:author="Aidan Boyd" w:date="2015-01-13T11:46:00Z"/>
                <w:sz w:val="20"/>
                <w:szCs w:val="20"/>
              </w:rPr>
            </w:pPr>
            <w:ins w:id="939" w:author="Aidan Boyd" w:date="2015-01-13T11:46:00Z">
              <w:r w:rsidRPr="009050D2">
                <w:rPr>
                  <w:sz w:val="20"/>
                  <w:szCs w:val="20"/>
                </w:rPr>
                <w:lastRenderedPageBreak/>
                <w:t>Not cutting certain species of trees</w:t>
              </w:r>
            </w:ins>
          </w:p>
        </w:tc>
        <w:tc>
          <w:tcPr>
            <w:tcW w:w="2069" w:type="dxa"/>
            <w:tcBorders>
              <w:top w:val="single" w:sz="4" w:space="0" w:color="auto"/>
              <w:left w:val="single" w:sz="4" w:space="0" w:color="auto"/>
              <w:bottom w:val="single" w:sz="4" w:space="0" w:color="auto"/>
              <w:right w:val="single" w:sz="4" w:space="0" w:color="auto"/>
            </w:tcBorders>
          </w:tcPr>
          <w:p w14:paraId="3E6D2055" w14:textId="77777777" w:rsidR="009050D2" w:rsidRPr="009050D2" w:rsidRDefault="009050D2" w:rsidP="009050D2">
            <w:pPr>
              <w:spacing w:line="240" w:lineRule="auto"/>
              <w:rPr>
                <w:ins w:id="940" w:author="Aidan Boyd" w:date="2015-01-13T11:46:00Z"/>
                <w:sz w:val="20"/>
                <w:szCs w:val="20"/>
              </w:rPr>
            </w:pPr>
          </w:p>
        </w:tc>
        <w:tc>
          <w:tcPr>
            <w:tcW w:w="1980" w:type="dxa"/>
            <w:tcBorders>
              <w:top w:val="single" w:sz="4" w:space="0" w:color="auto"/>
              <w:left w:val="single" w:sz="4" w:space="0" w:color="auto"/>
              <w:bottom w:val="single" w:sz="4" w:space="0" w:color="auto"/>
              <w:right w:val="single" w:sz="4" w:space="0" w:color="auto"/>
            </w:tcBorders>
          </w:tcPr>
          <w:p w14:paraId="7B7E233C" w14:textId="77777777" w:rsidR="009050D2" w:rsidRPr="009050D2" w:rsidRDefault="009050D2" w:rsidP="009050D2">
            <w:pPr>
              <w:spacing w:line="240" w:lineRule="auto"/>
              <w:rPr>
                <w:ins w:id="941" w:author="Aidan Boyd" w:date="2015-01-13T11:46:00Z"/>
                <w:sz w:val="20"/>
                <w:szCs w:val="20"/>
              </w:rPr>
            </w:pPr>
          </w:p>
        </w:tc>
        <w:tc>
          <w:tcPr>
            <w:tcW w:w="2250" w:type="dxa"/>
            <w:tcBorders>
              <w:top w:val="single" w:sz="4" w:space="0" w:color="auto"/>
              <w:left w:val="single" w:sz="4" w:space="0" w:color="auto"/>
              <w:bottom w:val="single" w:sz="4" w:space="0" w:color="auto"/>
              <w:right w:val="single" w:sz="4" w:space="0" w:color="auto"/>
            </w:tcBorders>
          </w:tcPr>
          <w:p w14:paraId="311AA424" w14:textId="77777777" w:rsidR="009050D2" w:rsidRPr="009050D2" w:rsidRDefault="009050D2" w:rsidP="009050D2">
            <w:pPr>
              <w:spacing w:line="240" w:lineRule="auto"/>
              <w:rPr>
                <w:ins w:id="942" w:author="Aidan Boyd" w:date="2015-01-13T11:46:00Z"/>
                <w:sz w:val="20"/>
                <w:szCs w:val="20"/>
              </w:rPr>
            </w:pPr>
          </w:p>
        </w:tc>
        <w:tc>
          <w:tcPr>
            <w:tcW w:w="1170" w:type="dxa"/>
            <w:tcBorders>
              <w:top w:val="single" w:sz="4" w:space="0" w:color="auto"/>
              <w:left w:val="single" w:sz="4" w:space="0" w:color="auto"/>
              <w:bottom w:val="single" w:sz="4" w:space="0" w:color="auto"/>
              <w:right w:val="single" w:sz="4" w:space="0" w:color="auto"/>
            </w:tcBorders>
          </w:tcPr>
          <w:p w14:paraId="6617CFEB" w14:textId="77777777" w:rsidR="009050D2" w:rsidRPr="009050D2" w:rsidRDefault="009050D2" w:rsidP="009050D2">
            <w:pPr>
              <w:spacing w:line="240" w:lineRule="auto"/>
              <w:rPr>
                <w:ins w:id="943" w:author="Aidan Boyd" w:date="2015-01-13T11:46:00Z"/>
                <w:sz w:val="20"/>
                <w:szCs w:val="20"/>
              </w:rPr>
            </w:pPr>
          </w:p>
        </w:tc>
        <w:tc>
          <w:tcPr>
            <w:tcW w:w="1800" w:type="dxa"/>
            <w:tcBorders>
              <w:top w:val="single" w:sz="4" w:space="0" w:color="auto"/>
              <w:left w:val="single" w:sz="4" w:space="0" w:color="auto"/>
              <w:bottom w:val="single" w:sz="4" w:space="0" w:color="auto"/>
              <w:right w:val="single" w:sz="4" w:space="0" w:color="auto"/>
            </w:tcBorders>
          </w:tcPr>
          <w:p w14:paraId="3A905837" w14:textId="77777777" w:rsidR="009050D2" w:rsidRPr="009050D2" w:rsidRDefault="009050D2" w:rsidP="009050D2">
            <w:pPr>
              <w:spacing w:line="240" w:lineRule="auto"/>
              <w:rPr>
                <w:ins w:id="944" w:author="Aidan Boyd" w:date="2015-01-13T11:46:00Z"/>
                <w:sz w:val="20"/>
                <w:szCs w:val="20"/>
              </w:rPr>
            </w:pPr>
          </w:p>
        </w:tc>
        <w:tc>
          <w:tcPr>
            <w:tcW w:w="1260" w:type="dxa"/>
            <w:tcBorders>
              <w:top w:val="single" w:sz="4" w:space="0" w:color="auto"/>
              <w:left w:val="single" w:sz="4" w:space="0" w:color="auto"/>
              <w:bottom w:val="single" w:sz="4" w:space="0" w:color="auto"/>
              <w:right w:val="single" w:sz="4" w:space="0" w:color="auto"/>
            </w:tcBorders>
          </w:tcPr>
          <w:p w14:paraId="4E951AC2" w14:textId="77777777" w:rsidR="009050D2" w:rsidRPr="009050D2" w:rsidRDefault="009050D2" w:rsidP="009050D2">
            <w:pPr>
              <w:spacing w:line="240" w:lineRule="auto"/>
              <w:rPr>
                <w:ins w:id="945" w:author="Aidan Boyd" w:date="2015-01-13T11:46:00Z"/>
                <w:sz w:val="20"/>
                <w:szCs w:val="20"/>
              </w:rPr>
            </w:pPr>
          </w:p>
        </w:tc>
        <w:tc>
          <w:tcPr>
            <w:tcW w:w="2699" w:type="dxa"/>
            <w:tcBorders>
              <w:top w:val="single" w:sz="4" w:space="0" w:color="auto"/>
              <w:left w:val="single" w:sz="4" w:space="0" w:color="auto"/>
              <w:bottom w:val="single" w:sz="4" w:space="0" w:color="auto"/>
              <w:right w:val="single" w:sz="4" w:space="0" w:color="auto"/>
            </w:tcBorders>
          </w:tcPr>
          <w:p w14:paraId="49306A14" w14:textId="77777777" w:rsidR="009050D2" w:rsidRPr="009050D2" w:rsidRDefault="009050D2" w:rsidP="009050D2">
            <w:pPr>
              <w:spacing w:line="240" w:lineRule="auto"/>
              <w:rPr>
                <w:ins w:id="946" w:author="Aidan Boyd" w:date="2015-01-13T11:46:00Z"/>
                <w:sz w:val="20"/>
                <w:szCs w:val="20"/>
              </w:rPr>
            </w:pPr>
          </w:p>
        </w:tc>
      </w:tr>
    </w:tbl>
    <w:p w14:paraId="5E889128" w14:textId="77777777" w:rsidR="009050D2" w:rsidRDefault="009050D2" w:rsidP="001A62FC">
      <w:pPr>
        <w:pStyle w:val="NoSpacing"/>
        <w:spacing w:line="240" w:lineRule="auto"/>
        <w:rPr>
          <w:ins w:id="947" w:author="Aidan Boyd" w:date="2015-01-13T11:46:00Z"/>
        </w:rPr>
      </w:pPr>
    </w:p>
    <w:tbl>
      <w:tblPr>
        <w:tblStyle w:val="TableGrid3"/>
        <w:tblW w:w="0" w:type="auto"/>
        <w:tblLook w:val="04A0" w:firstRow="1" w:lastRow="0" w:firstColumn="1" w:lastColumn="0" w:noHBand="0" w:noVBand="1"/>
      </w:tblPr>
      <w:tblGrid>
        <w:gridCol w:w="5655"/>
        <w:gridCol w:w="5361"/>
      </w:tblGrid>
      <w:tr w:rsidR="00022452" w:rsidRPr="00022452" w14:paraId="6F8E56FD" w14:textId="77777777" w:rsidTr="00022452">
        <w:trPr>
          <w:ins w:id="948" w:author="Aidan Boyd" w:date="2015-01-13T11:47:00Z"/>
        </w:trPr>
        <w:tc>
          <w:tcPr>
            <w:tcW w:w="5655" w:type="dxa"/>
            <w:tcBorders>
              <w:top w:val="single" w:sz="4" w:space="0" w:color="auto"/>
              <w:left w:val="single" w:sz="4" w:space="0" w:color="auto"/>
              <w:bottom w:val="single" w:sz="4" w:space="0" w:color="auto"/>
              <w:right w:val="single" w:sz="4" w:space="0" w:color="auto"/>
            </w:tcBorders>
            <w:hideMark/>
          </w:tcPr>
          <w:p w14:paraId="42CC5E49" w14:textId="77777777" w:rsidR="00022452" w:rsidRPr="00022452" w:rsidRDefault="00022452" w:rsidP="00022452">
            <w:pPr>
              <w:spacing w:line="240" w:lineRule="auto"/>
              <w:rPr>
                <w:ins w:id="949" w:author="Aidan Boyd" w:date="2015-01-13T11:47:00Z"/>
                <w:sz w:val="20"/>
                <w:szCs w:val="20"/>
              </w:rPr>
            </w:pPr>
            <w:ins w:id="950" w:author="Aidan Boyd" w:date="2015-01-13T11:47:00Z">
              <w:r w:rsidRPr="00022452">
                <w:rPr>
                  <w:sz w:val="20"/>
                  <w:szCs w:val="20"/>
                </w:rPr>
                <w:t xml:space="preserve">Penalty </w:t>
              </w:r>
            </w:ins>
          </w:p>
        </w:tc>
        <w:tc>
          <w:tcPr>
            <w:tcW w:w="5361" w:type="dxa"/>
            <w:tcBorders>
              <w:top w:val="single" w:sz="4" w:space="0" w:color="auto"/>
              <w:left w:val="single" w:sz="4" w:space="0" w:color="auto"/>
              <w:bottom w:val="single" w:sz="4" w:space="0" w:color="auto"/>
              <w:right w:val="single" w:sz="4" w:space="0" w:color="auto"/>
            </w:tcBorders>
            <w:hideMark/>
          </w:tcPr>
          <w:p w14:paraId="3549E977" w14:textId="77777777" w:rsidR="00022452" w:rsidRPr="00022452" w:rsidRDefault="00022452" w:rsidP="00022452">
            <w:pPr>
              <w:spacing w:line="240" w:lineRule="auto"/>
              <w:rPr>
                <w:ins w:id="951" w:author="Aidan Boyd" w:date="2015-01-13T11:47:00Z"/>
                <w:sz w:val="20"/>
                <w:szCs w:val="20"/>
              </w:rPr>
            </w:pPr>
            <w:ins w:id="952" w:author="Aidan Boyd" w:date="2015-01-13T11:47:00Z">
              <w:r w:rsidRPr="00022452">
                <w:rPr>
                  <w:sz w:val="20"/>
                  <w:szCs w:val="20"/>
                </w:rPr>
                <w:t>Who follows the rules</w:t>
              </w:r>
            </w:ins>
          </w:p>
        </w:tc>
      </w:tr>
      <w:tr w:rsidR="00022452" w:rsidRPr="00022452" w14:paraId="27858EE4" w14:textId="77777777" w:rsidTr="00022452">
        <w:trPr>
          <w:ins w:id="953" w:author="Aidan Boyd" w:date="2015-01-13T11:47:00Z"/>
        </w:trPr>
        <w:tc>
          <w:tcPr>
            <w:tcW w:w="5655" w:type="dxa"/>
            <w:tcBorders>
              <w:top w:val="single" w:sz="4" w:space="0" w:color="auto"/>
              <w:left w:val="single" w:sz="4" w:space="0" w:color="auto"/>
              <w:bottom w:val="single" w:sz="4" w:space="0" w:color="auto"/>
              <w:right w:val="single" w:sz="4" w:space="0" w:color="auto"/>
            </w:tcBorders>
            <w:hideMark/>
          </w:tcPr>
          <w:p w14:paraId="42AC232B" w14:textId="77777777" w:rsidR="00022452" w:rsidRPr="00022452" w:rsidRDefault="00022452" w:rsidP="00022452">
            <w:pPr>
              <w:spacing w:line="240" w:lineRule="auto"/>
              <w:rPr>
                <w:ins w:id="954" w:author="Aidan Boyd" w:date="2015-01-13T11:47:00Z"/>
                <w:color w:val="000000"/>
                <w:sz w:val="20"/>
                <w:szCs w:val="20"/>
              </w:rPr>
            </w:pPr>
            <w:ins w:id="955" w:author="Aidan Boyd" w:date="2015-01-13T11:47:00Z">
              <w:r w:rsidRPr="00022452">
                <w:rPr>
                  <w:color w:val="000000"/>
                  <w:sz w:val="20"/>
                  <w:szCs w:val="20"/>
                </w:rPr>
                <w:t>1-Seize the product</w:t>
              </w:r>
            </w:ins>
          </w:p>
          <w:p w14:paraId="60CDFAD1" w14:textId="77777777" w:rsidR="00022452" w:rsidRPr="00022452" w:rsidRDefault="00022452" w:rsidP="00022452">
            <w:pPr>
              <w:spacing w:line="240" w:lineRule="auto"/>
              <w:rPr>
                <w:ins w:id="956" w:author="Aidan Boyd" w:date="2015-01-13T11:47:00Z"/>
                <w:color w:val="000000"/>
                <w:sz w:val="20"/>
                <w:szCs w:val="20"/>
              </w:rPr>
            </w:pPr>
            <w:ins w:id="957" w:author="Aidan Boyd" w:date="2015-01-13T11:47:00Z">
              <w:r w:rsidRPr="00022452">
                <w:rPr>
                  <w:color w:val="000000"/>
                  <w:sz w:val="20"/>
                  <w:szCs w:val="20"/>
                </w:rPr>
                <w:t xml:space="preserve">2-Seize tools </w:t>
              </w:r>
            </w:ins>
          </w:p>
          <w:p w14:paraId="591C07BB" w14:textId="77777777" w:rsidR="00022452" w:rsidRPr="00022452" w:rsidRDefault="00022452" w:rsidP="00022452">
            <w:pPr>
              <w:spacing w:line="240" w:lineRule="auto"/>
              <w:rPr>
                <w:ins w:id="958" w:author="Aidan Boyd" w:date="2015-01-13T11:47:00Z"/>
                <w:color w:val="000000"/>
                <w:sz w:val="20"/>
                <w:szCs w:val="20"/>
              </w:rPr>
            </w:pPr>
            <w:ins w:id="959" w:author="Aidan Boyd" w:date="2015-01-13T11:47:00Z">
              <w:r w:rsidRPr="00022452">
                <w:rPr>
                  <w:color w:val="000000"/>
                  <w:sz w:val="20"/>
                  <w:szCs w:val="20"/>
                </w:rPr>
                <w:t>3-Cash fine; note the amount</w:t>
              </w:r>
            </w:ins>
          </w:p>
          <w:p w14:paraId="236168AD" w14:textId="77777777" w:rsidR="00022452" w:rsidRPr="00022452" w:rsidRDefault="00022452" w:rsidP="00022452">
            <w:pPr>
              <w:spacing w:line="240" w:lineRule="auto"/>
              <w:rPr>
                <w:ins w:id="960" w:author="Aidan Boyd" w:date="2015-01-13T11:47:00Z"/>
                <w:color w:val="000000"/>
                <w:sz w:val="20"/>
                <w:szCs w:val="20"/>
              </w:rPr>
            </w:pPr>
            <w:ins w:id="961" w:author="Aidan Boyd" w:date="2015-01-13T11:47:00Z">
              <w:r w:rsidRPr="00022452">
                <w:rPr>
                  <w:color w:val="000000"/>
                  <w:sz w:val="20"/>
                  <w:szCs w:val="20"/>
                </w:rPr>
                <w:t>4- Labor contribution; please specify the number of days</w:t>
              </w:r>
            </w:ins>
          </w:p>
          <w:p w14:paraId="6AF98338" w14:textId="77777777" w:rsidR="00022452" w:rsidRPr="00022452" w:rsidRDefault="00022452" w:rsidP="00022452">
            <w:pPr>
              <w:spacing w:line="240" w:lineRule="auto"/>
              <w:rPr>
                <w:ins w:id="962" w:author="Aidan Boyd" w:date="2015-01-13T11:47:00Z"/>
                <w:color w:val="000000"/>
                <w:sz w:val="20"/>
                <w:szCs w:val="20"/>
              </w:rPr>
            </w:pPr>
            <w:ins w:id="963" w:author="Aidan Boyd" w:date="2015-01-13T11:47:00Z">
              <w:r w:rsidRPr="00022452">
                <w:rPr>
                  <w:color w:val="000000"/>
                  <w:sz w:val="20"/>
                  <w:szCs w:val="20"/>
                </w:rPr>
                <w:t>5- Social shaming/verbal chastisement/public apology</w:t>
              </w:r>
            </w:ins>
          </w:p>
          <w:p w14:paraId="012BFB66" w14:textId="77777777" w:rsidR="00022452" w:rsidRPr="00022452" w:rsidRDefault="00022452" w:rsidP="00022452">
            <w:pPr>
              <w:spacing w:line="240" w:lineRule="auto"/>
              <w:rPr>
                <w:ins w:id="964" w:author="Aidan Boyd" w:date="2015-01-13T11:47:00Z"/>
                <w:color w:val="000000"/>
                <w:sz w:val="20"/>
                <w:szCs w:val="20"/>
              </w:rPr>
            </w:pPr>
            <w:ins w:id="965" w:author="Aidan Boyd" w:date="2015-01-13T11:47:00Z">
              <w:r w:rsidRPr="00022452">
                <w:rPr>
                  <w:color w:val="000000"/>
                  <w:sz w:val="20"/>
                  <w:szCs w:val="20"/>
                </w:rPr>
                <w:t xml:space="preserve">6 – In-kind contribution; please specify the product and amount </w:t>
              </w:r>
            </w:ins>
          </w:p>
          <w:p w14:paraId="0F583BDE" w14:textId="77777777" w:rsidR="00022452" w:rsidRPr="00022452" w:rsidRDefault="00022452" w:rsidP="00022452">
            <w:pPr>
              <w:spacing w:line="240" w:lineRule="auto"/>
              <w:rPr>
                <w:ins w:id="966" w:author="Aidan Boyd" w:date="2015-01-13T11:47:00Z"/>
                <w:color w:val="000000"/>
                <w:sz w:val="20"/>
                <w:szCs w:val="20"/>
              </w:rPr>
            </w:pPr>
            <w:ins w:id="967" w:author="Aidan Boyd" w:date="2015-01-13T11:47:00Z">
              <w:r w:rsidRPr="00022452">
                <w:rPr>
                  <w:color w:val="000000"/>
                  <w:sz w:val="20"/>
                  <w:szCs w:val="20"/>
                </w:rPr>
                <w:t>7-Harvesting/collection restrictions</w:t>
              </w:r>
            </w:ins>
          </w:p>
          <w:p w14:paraId="46FD75E3" w14:textId="77777777" w:rsidR="00022452" w:rsidRPr="00022452" w:rsidRDefault="00022452" w:rsidP="00022452">
            <w:pPr>
              <w:spacing w:line="240" w:lineRule="auto"/>
              <w:rPr>
                <w:ins w:id="968" w:author="Aidan Boyd" w:date="2015-01-13T11:47:00Z"/>
                <w:color w:val="000000"/>
                <w:sz w:val="20"/>
                <w:szCs w:val="20"/>
              </w:rPr>
            </w:pPr>
            <w:ins w:id="969" w:author="Aidan Boyd" w:date="2015-01-13T11:47:00Z">
              <w:r w:rsidRPr="00022452">
                <w:rPr>
                  <w:color w:val="000000"/>
                  <w:sz w:val="20"/>
                  <w:szCs w:val="20"/>
                </w:rPr>
                <w:t>8- Corporeal punishment</w:t>
              </w:r>
            </w:ins>
          </w:p>
          <w:p w14:paraId="04A05A53" w14:textId="77777777" w:rsidR="00022452" w:rsidRPr="00022452" w:rsidRDefault="00022452" w:rsidP="00022452">
            <w:pPr>
              <w:spacing w:line="240" w:lineRule="auto"/>
              <w:rPr>
                <w:ins w:id="970" w:author="Aidan Boyd" w:date="2015-01-13T11:47:00Z"/>
                <w:color w:val="000000"/>
                <w:sz w:val="20"/>
                <w:szCs w:val="20"/>
              </w:rPr>
            </w:pPr>
            <w:ins w:id="971" w:author="Aidan Boyd" w:date="2015-01-13T11:47:00Z">
              <w:r w:rsidRPr="00022452">
                <w:rPr>
                  <w:color w:val="000000"/>
                  <w:sz w:val="20"/>
                  <w:szCs w:val="20"/>
                </w:rPr>
                <w:t>9-Sent to jail</w:t>
              </w:r>
            </w:ins>
          </w:p>
          <w:p w14:paraId="16B5DDA6" w14:textId="77777777" w:rsidR="00022452" w:rsidRPr="00022452" w:rsidRDefault="00022452" w:rsidP="00022452">
            <w:pPr>
              <w:spacing w:line="240" w:lineRule="auto"/>
              <w:rPr>
                <w:ins w:id="972" w:author="Aidan Boyd" w:date="2015-01-13T11:47:00Z"/>
                <w:color w:val="000000"/>
                <w:sz w:val="20"/>
                <w:szCs w:val="20"/>
              </w:rPr>
            </w:pPr>
            <w:ins w:id="973" w:author="Aidan Boyd" w:date="2015-01-13T11:47:00Z">
              <w:r w:rsidRPr="00022452">
                <w:rPr>
                  <w:color w:val="000000"/>
                  <w:sz w:val="20"/>
                  <w:szCs w:val="20"/>
                </w:rPr>
                <w:t>10-Sent to DFO</w:t>
              </w:r>
            </w:ins>
          </w:p>
          <w:p w14:paraId="5A04E552" w14:textId="77777777" w:rsidR="00022452" w:rsidRPr="00022452" w:rsidRDefault="00022452" w:rsidP="00022452">
            <w:pPr>
              <w:spacing w:line="240" w:lineRule="auto"/>
              <w:rPr>
                <w:ins w:id="974" w:author="Aidan Boyd" w:date="2015-01-13T11:47:00Z"/>
                <w:color w:val="000000"/>
                <w:sz w:val="20"/>
                <w:szCs w:val="20"/>
              </w:rPr>
            </w:pPr>
            <w:ins w:id="975" w:author="Aidan Boyd" w:date="2015-01-13T11:47:00Z">
              <w:r w:rsidRPr="00022452">
                <w:rPr>
                  <w:color w:val="000000"/>
                  <w:sz w:val="20"/>
                  <w:szCs w:val="20"/>
                </w:rPr>
                <w:t>11- Sent to chief</w:t>
              </w:r>
            </w:ins>
          </w:p>
          <w:p w14:paraId="08DE6797" w14:textId="77777777" w:rsidR="00022452" w:rsidRPr="00022452" w:rsidRDefault="00022452" w:rsidP="00022452">
            <w:pPr>
              <w:spacing w:line="240" w:lineRule="auto"/>
              <w:rPr>
                <w:ins w:id="976" w:author="Aidan Boyd" w:date="2015-01-13T11:47:00Z"/>
                <w:sz w:val="20"/>
                <w:szCs w:val="20"/>
              </w:rPr>
            </w:pPr>
            <w:ins w:id="977" w:author="Aidan Boyd" w:date="2015-01-13T11:47:00Z">
              <w:r w:rsidRPr="00022452">
                <w:rPr>
                  <w:sz w:val="20"/>
                  <w:szCs w:val="20"/>
                </w:rPr>
                <w:t>12-Temporary restriction on access, harvesting, or use rights</w:t>
              </w:r>
            </w:ins>
          </w:p>
          <w:p w14:paraId="5738B571" w14:textId="77777777" w:rsidR="00022452" w:rsidRPr="00022452" w:rsidRDefault="00022452" w:rsidP="00022452">
            <w:pPr>
              <w:spacing w:line="240" w:lineRule="auto"/>
              <w:rPr>
                <w:ins w:id="978" w:author="Aidan Boyd" w:date="2015-01-13T11:47:00Z"/>
                <w:sz w:val="20"/>
                <w:szCs w:val="20"/>
              </w:rPr>
            </w:pPr>
            <w:ins w:id="979" w:author="Aidan Boyd" w:date="2015-01-13T11:47:00Z">
              <w:r w:rsidRPr="00022452">
                <w:rPr>
                  <w:sz w:val="20"/>
                  <w:szCs w:val="20"/>
                </w:rPr>
                <w:t>13-Permanent suspension of access, harvest, or use rights</w:t>
              </w:r>
            </w:ins>
          </w:p>
          <w:p w14:paraId="3595829F" w14:textId="77777777" w:rsidR="00022452" w:rsidRPr="00022452" w:rsidRDefault="00022452" w:rsidP="00022452">
            <w:pPr>
              <w:spacing w:line="240" w:lineRule="auto"/>
              <w:rPr>
                <w:ins w:id="980" w:author="Aidan Boyd" w:date="2015-01-13T11:47:00Z"/>
                <w:sz w:val="20"/>
                <w:szCs w:val="20"/>
              </w:rPr>
            </w:pPr>
            <w:ins w:id="981" w:author="Aidan Boyd" w:date="2015-01-13T11:47:00Z">
              <w:r w:rsidRPr="00022452">
                <w:rPr>
                  <w:sz w:val="20"/>
                  <w:szCs w:val="20"/>
                </w:rPr>
                <w:t>14-Traditional belief sanction (for instance through spiritual entity)</w:t>
              </w:r>
            </w:ins>
          </w:p>
          <w:p w14:paraId="43C0EE0B" w14:textId="77777777" w:rsidR="00022452" w:rsidRPr="00022452" w:rsidRDefault="00022452" w:rsidP="00022452">
            <w:pPr>
              <w:spacing w:line="240" w:lineRule="auto"/>
              <w:rPr>
                <w:ins w:id="982" w:author="Aidan Boyd" w:date="2015-01-13T11:47:00Z"/>
                <w:sz w:val="20"/>
                <w:szCs w:val="20"/>
              </w:rPr>
            </w:pPr>
            <w:ins w:id="983" w:author="Aidan Boyd" w:date="2015-01-13T11:47:00Z">
              <w:r w:rsidRPr="00022452">
                <w:rPr>
                  <w:color w:val="000000"/>
                  <w:sz w:val="20"/>
                  <w:szCs w:val="20"/>
                </w:rPr>
                <w:t>97 -Other</w:t>
              </w:r>
            </w:ins>
          </w:p>
        </w:tc>
        <w:tc>
          <w:tcPr>
            <w:tcW w:w="5361" w:type="dxa"/>
            <w:tcBorders>
              <w:top w:val="single" w:sz="4" w:space="0" w:color="auto"/>
              <w:left w:val="single" w:sz="4" w:space="0" w:color="auto"/>
              <w:bottom w:val="single" w:sz="4" w:space="0" w:color="auto"/>
              <w:right w:val="single" w:sz="4" w:space="0" w:color="auto"/>
            </w:tcBorders>
            <w:hideMark/>
          </w:tcPr>
          <w:p w14:paraId="5B79057E" w14:textId="77777777" w:rsidR="00022452" w:rsidRPr="00022452" w:rsidRDefault="00022452" w:rsidP="00022452">
            <w:pPr>
              <w:spacing w:line="240" w:lineRule="auto"/>
              <w:rPr>
                <w:ins w:id="984" w:author="Aidan Boyd" w:date="2015-01-13T11:47:00Z"/>
                <w:rFonts w:eastAsia="Calibri"/>
                <w:sz w:val="20"/>
                <w:szCs w:val="20"/>
              </w:rPr>
            </w:pPr>
            <w:ins w:id="985" w:author="Aidan Boyd" w:date="2015-01-13T11:47:00Z">
              <w:r w:rsidRPr="00022452">
                <w:rPr>
                  <w:rFonts w:eastAsia="Calibri"/>
                  <w:sz w:val="20"/>
                  <w:szCs w:val="20"/>
                </w:rPr>
                <w:t>1-Nearly everyone in the community</w:t>
              </w:r>
            </w:ins>
          </w:p>
          <w:p w14:paraId="4CD4A962" w14:textId="77777777" w:rsidR="00022452" w:rsidRPr="00022452" w:rsidRDefault="00022452" w:rsidP="00022452">
            <w:pPr>
              <w:spacing w:line="240" w:lineRule="auto"/>
              <w:rPr>
                <w:ins w:id="986" w:author="Aidan Boyd" w:date="2015-01-13T11:47:00Z"/>
                <w:rFonts w:eastAsia="Calibri"/>
                <w:sz w:val="20"/>
                <w:szCs w:val="20"/>
              </w:rPr>
            </w:pPr>
            <w:ins w:id="987" w:author="Aidan Boyd" w:date="2015-01-13T11:47:00Z">
              <w:r w:rsidRPr="00022452">
                <w:rPr>
                  <w:rFonts w:eastAsia="Calibri"/>
                  <w:sz w:val="20"/>
                  <w:szCs w:val="20"/>
                </w:rPr>
                <w:t>2- Most community members</w:t>
              </w:r>
            </w:ins>
          </w:p>
          <w:p w14:paraId="1573030C" w14:textId="77777777" w:rsidR="00022452" w:rsidRPr="00022452" w:rsidRDefault="00022452" w:rsidP="00022452">
            <w:pPr>
              <w:spacing w:line="240" w:lineRule="auto"/>
              <w:rPr>
                <w:ins w:id="988" w:author="Aidan Boyd" w:date="2015-01-13T11:47:00Z"/>
                <w:rFonts w:eastAsia="Calibri"/>
                <w:sz w:val="20"/>
                <w:szCs w:val="20"/>
              </w:rPr>
            </w:pPr>
            <w:ins w:id="989" w:author="Aidan Boyd" w:date="2015-01-13T11:47:00Z">
              <w:r w:rsidRPr="00022452">
                <w:rPr>
                  <w:rFonts w:eastAsia="Calibri"/>
                  <w:sz w:val="20"/>
                  <w:szCs w:val="20"/>
                </w:rPr>
                <w:t>3- About half of the community</w:t>
              </w:r>
            </w:ins>
          </w:p>
          <w:p w14:paraId="7848B328" w14:textId="77777777" w:rsidR="00022452" w:rsidRPr="00022452" w:rsidRDefault="00022452" w:rsidP="00022452">
            <w:pPr>
              <w:spacing w:line="240" w:lineRule="auto"/>
              <w:rPr>
                <w:ins w:id="990" w:author="Aidan Boyd" w:date="2015-01-13T11:47:00Z"/>
                <w:rFonts w:eastAsia="Calibri"/>
                <w:sz w:val="20"/>
                <w:szCs w:val="20"/>
              </w:rPr>
            </w:pPr>
            <w:ins w:id="991" w:author="Aidan Boyd" w:date="2015-01-13T11:47:00Z">
              <w:r w:rsidRPr="00022452">
                <w:rPr>
                  <w:rFonts w:eastAsia="Calibri"/>
                  <w:sz w:val="20"/>
                  <w:szCs w:val="20"/>
                </w:rPr>
                <w:t>4- Some/a few members of the community</w:t>
              </w:r>
            </w:ins>
          </w:p>
          <w:p w14:paraId="180DF088" w14:textId="77777777" w:rsidR="00022452" w:rsidRPr="00022452" w:rsidRDefault="00022452" w:rsidP="00022452">
            <w:pPr>
              <w:spacing w:line="240" w:lineRule="auto"/>
              <w:rPr>
                <w:ins w:id="992" w:author="Aidan Boyd" w:date="2015-01-13T11:47:00Z"/>
                <w:rFonts w:eastAsia="Calibri"/>
                <w:sz w:val="20"/>
                <w:szCs w:val="20"/>
              </w:rPr>
            </w:pPr>
            <w:ins w:id="993" w:author="Aidan Boyd" w:date="2015-01-13T11:47:00Z">
              <w:r w:rsidRPr="00022452">
                <w:rPr>
                  <w:rFonts w:eastAsia="Calibri"/>
                  <w:sz w:val="20"/>
                  <w:szCs w:val="20"/>
                </w:rPr>
                <w:t xml:space="preserve">5 – No one follows the rules </w:t>
              </w:r>
            </w:ins>
          </w:p>
          <w:p w14:paraId="69D15391" w14:textId="77777777" w:rsidR="00022452" w:rsidRPr="00022452" w:rsidRDefault="00022452" w:rsidP="00022452">
            <w:pPr>
              <w:spacing w:line="240" w:lineRule="auto"/>
              <w:rPr>
                <w:ins w:id="994" w:author="Aidan Boyd" w:date="2015-01-13T11:47:00Z"/>
                <w:rFonts w:eastAsia="Calibri"/>
                <w:sz w:val="20"/>
                <w:szCs w:val="20"/>
              </w:rPr>
            </w:pPr>
            <w:ins w:id="995" w:author="Aidan Boyd" w:date="2015-01-13T11:47:00Z">
              <w:r w:rsidRPr="00022452">
                <w:rPr>
                  <w:rFonts w:eastAsia="Calibri"/>
                  <w:sz w:val="20"/>
                  <w:szCs w:val="20"/>
                </w:rPr>
                <w:t>888=Don’t know</w:t>
              </w:r>
            </w:ins>
          </w:p>
          <w:p w14:paraId="1E7FCA6E" w14:textId="77777777" w:rsidR="00022452" w:rsidRPr="00022452" w:rsidRDefault="00022452" w:rsidP="00022452">
            <w:pPr>
              <w:spacing w:line="240" w:lineRule="auto"/>
              <w:rPr>
                <w:ins w:id="996" w:author="Aidan Boyd" w:date="2015-01-13T11:47:00Z"/>
                <w:color w:val="000000"/>
                <w:sz w:val="20"/>
                <w:szCs w:val="20"/>
              </w:rPr>
            </w:pPr>
            <w:ins w:id="997" w:author="Aidan Boyd" w:date="2015-01-13T11:47:00Z">
              <w:r w:rsidRPr="00022452">
                <w:rPr>
                  <w:rFonts w:eastAsia="Calibri"/>
                  <w:sz w:val="20"/>
                  <w:szCs w:val="20"/>
                </w:rPr>
                <w:t>999=Prefer not to respond</w:t>
              </w:r>
            </w:ins>
          </w:p>
        </w:tc>
      </w:tr>
    </w:tbl>
    <w:p w14:paraId="3835940F" w14:textId="77777777" w:rsidR="009050D2" w:rsidRDefault="009050D2" w:rsidP="001A62FC">
      <w:pPr>
        <w:pStyle w:val="NoSpacing"/>
        <w:spacing w:line="240" w:lineRule="auto"/>
        <w:rPr>
          <w:ins w:id="998" w:author="Aidan Boyd" w:date="2015-01-13T11:46:00Z"/>
        </w:rPr>
      </w:pPr>
    </w:p>
    <w:p w14:paraId="7A7DC5D5" w14:textId="77777777" w:rsidR="009050D2" w:rsidRDefault="009050D2" w:rsidP="001A62FC">
      <w:pPr>
        <w:pStyle w:val="NoSpacing"/>
        <w:spacing w:line="240" w:lineRule="auto"/>
      </w:pPr>
    </w:p>
    <w:p w14:paraId="367A4BAB" w14:textId="77777777" w:rsidR="00587DAF" w:rsidRDefault="00587DAF" w:rsidP="001A62FC">
      <w:pPr>
        <w:pStyle w:val="NoSpacing"/>
        <w:spacing w:line="240" w:lineRule="auto"/>
        <w:sectPr w:rsidR="00587DAF">
          <w:pgSz w:w="15840" w:h="12240" w:orient="landscape"/>
          <w:pgMar w:top="1440" w:right="1440" w:bottom="1440" w:left="1440" w:header="720" w:footer="720" w:gutter="0"/>
          <w:cols w:space="720"/>
          <w:docGrid w:linePitch="360"/>
        </w:sectPr>
      </w:pPr>
    </w:p>
    <w:tbl>
      <w:tblPr>
        <w:tblStyle w:val="TableGrid1"/>
        <w:tblW w:w="10800" w:type="dxa"/>
        <w:tblInd w:w="-725" w:type="dxa"/>
        <w:tblCellMar>
          <w:left w:w="72" w:type="dxa"/>
          <w:right w:w="72" w:type="dxa"/>
        </w:tblCellMar>
        <w:tblLook w:val="04A0" w:firstRow="1" w:lastRow="0" w:firstColumn="1" w:lastColumn="0" w:noHBand="0" w:noVBand="1"/>
      </w:tblPr>
      <w:tblGrid>
        <w:gridCol w:w="354"/>
        <w:gridCol w:w="5046"/>
        <w:gridCol w:w="4320"/>
        <w:gridCol w:w="1080"/>
      </w:tblGrid>
      <w:tr w:rsidR="0021553D" w:rsidRPr="008231A9" w:rsidDel="00022452" w14:paraId="7B74FF4E" w14:textId="558E830F">
        <w:trPr>
          <w:del w:id="999" w:author="Aidan Boyd" w:date="2015-01-13T11:48:00Z"/>
        </w:trPr>
        <w:tc>
          <w:tcPr>
            <w:tcW w:w="354" w:type="dxa"/>
          </w:tcPr>
          <w:p w14:paraId="0CB5BFEF" w14:textId="272D8E3F" w:rsidR="0021553D" w:rsidRPr="008231A9" w:rsidDel="00022452" w:rsidRDefault="0021553D" w:rsidP="001A62FC">
            <w:pPr>
              <w:pStyle w:val="NoSpacing"/>
              <w:spacing w:line="240" w:lineRule="auto"/>
              <w:rPr>
                <w:del w:id="1000" w:author="Aidan Boyd" w:date="2015-01-13T11:48:00Z"/>
              </w:rPr>
            </w:pPr>
          </w:p>
        </w:tc>
        <w:tc>
          <w:tcPr>
            <w:tcW w:w="5046" w:type="dxa"/>
            <w:tcBorders>
              <w:right w:val="nil"/>
            </w:tcBorders>
          </w:tcPr>
          <w:p w14:paraId="3390DB03" w14:textId="12A24D41" w:rsidR="0021553D" w:rsidRPr="0021553D" w:rsidDel="00022452" w:rsidRDefault="003C72D1" w:rsidP="001A62FC">
            <w:pPr>
              <w:pStyle w:val="NoSpacing"/>
              <w:spacing w:line="240" w:lineRule="auto"/>
              <w:rPr>
                <w:del w:id="1001" w:author="Aidan Boyd" w:date="2015-01-13T11:48:00Z"/>
              </w:rPr>
            </w:pPr>
            <w:del w:id="1002" w:author="Aidan Boyd" w:date="2015-01-13T11:48:00Z">
              <w:r w:rsidDel="00022452">
                <w:delText xml:space="preserve">H6. </w:delText>
              </w:r>
              <w:r w:rsidR="0021553D" w:rsidRPr="0021553D" w:rsidDel="00022452">
                <w:delText xml:space="preserve">Who is primarily responsible for the enforcement of these traditional community rules related to forest/wooded land? </w:delText>
              </w:r>
            </w:del>
          </w:p>
        </w:tc>
        <w:tc>
          <w:tcPr>
            <w:tcW w:w="4320" w:type="dxa"/>
            <w:tcBorders>
              <w:left w:val="nil"/>
              <w:right w:val="single" w:sz="18" w:space="0" w:color="auto"/>
            </w:tcBorders>
          </w:tcPr>
          <w:p w14:paraId="572EDBDA" w14:textId="2D4D9127" w:rsidR="0021553D" w:rsidRPr="0021553D" w:rsidDel="00022452" w:rsidRDefault="0021553D" w:rsidP="001A62FC">
            <w:pPr>
              <w:pStyle w:val="NoSpacing"/>
              <w:spacing w:line="240" w:lineRule="auto"/>
              <w:rPr>
                <w:del w:id="1003" w:author="Aidan Boyd" w:date="2015-01-13T11:48:00Z"/>
              </w:rPr>
            </w:pPr>
            <w:del w:id="1004" w:author="Aidan Boyd" w:date="2015-01-13T11:48:00Z">
              <w:r w:rsidRPr="0021553D" w:rsidDel="00022452">
                <w:delText>1=Headperson</w:delText>
              </w:r>
            </w:del>
          </w:p>
          <w:p w14:paraId="3BB52B43" w14:textId="13C64157" w:rsidR="0021553D" w:rsidRPr="0021553D" w:rsidDel="00022452" w:rsidRDefault="0021553D" w:rsidP="001A62FC">
            <w:pPr>
              <w:pStyle w:val="NoSpacing"/>
              <w:spacing w:line="240" w:lineRule="auto"/>
              <w:rPr>
                <w:del w:id="1005" w:author="Aidan Boyd" w:date="2015-01-13T11:48:00Z"/>
              </w:rPr>
            </w:pPr>
            <w:del w:id="1006" w:author="Aidan Boyd" w:date="2015-01-13T11:48:00Z">
              <w:r w:rsidRPr="0021553D" w:rsidDel="00022452">
                <w:delText>2=Induna</w:delText>
              </w:r>
            </w:del>
          </w:p>
          <w:p w14:paraId="304986DA" w14:textId="37C5549D" w:rsidR="0021553D" w:rsidRPr="0021553D" w:rsidDel="00022452" w:rsidRDefault="0021553D" w:rsidP="001A62FC">
            <w:pPr>
              <w:pStyle w:val="NoSpacing"/>
              <w:spacing w:line="240" w:lineRule="auto"/>
              <w:rPr>
                <w:del w:id="1007" w:author="Aidan Boyd" w:date="2015-01-13T11:48:00Z"/>
              </w:rPr>
            </w:pPr>
            <w:del w:id="1008" w:author="Aidan Boyd" w:date="2015-01-13T11:48:00Z">
              <w:r w:rsidRPr="0021553D" w:rsidDel="00022452">
                <w:delText>3=Chief</w:delText>
              </w:r>
            </w:del>
          </w:p>
          <w:p w14:paraId="0FC7270D" w14:textId="284BD2BE" w:rsidR="0021553D" w:rsidRPr="0021553D" w:rsidDel="00022452" w:rsidRDefault="0021553D" w:rsidP="001A62FC">
            <w:pPr>
              <w:pStyle w:val="NoSpacing"/>
              <w:spacing w:line="240" w:lineRule="auto"/>
              <w:rPr>
                <w:del w:id="1009" w:author="Aidan Boyd" w:date="2015-01-13T11:48:00Z"/>
              </w:rPr>
            </w:pPr>
            <w:del w:id="1010" w:author="Aidan Boyd" w:date="2015-01-13T11:48:00Z">
              <w:r w:rsidRPr="0021553D" w:rsidDel="00022452">
                <w:delText>4=Elders</w:delText>
              </w:r>
            </w:del>
          </w:p>
          <w:p w14:paraId="6631C6A2" w14:textId="7FE09657" w:rsidR="0021553D" w:rsidRPr="0021553D" w:rsidDel="00022452" w:rsidRDefault="0021553D" w:rsidP="001A62FC">
            <w:pPr>
              <w:pStyle w:val="NoSpacing"/>
              <w:spacing w:line="240" w:lineRule="auto"/>
              <w:rPr>
                <w:del w:id="1011" w:author="Aidan Boyd" w:date="2015-01-13T11:48:00Z"/>
              </w:rPr>
            </w:pPr>
            <w:del w:id="1012" w:author="Aidan Boyd" w:date="2015-01-13T11:48:00Z">
              <w:r w:rsidRPr="0021553D" w:rsidDel="00022452">
                <w:delText>5=Community Resource Board</w:delText>
              </w:r>
            </w:del>
          </w:p>
          <w:p w14:paraId="1E9E1570" w14:textId="65F48735" w:rsidR="0021553D" w:rsidRPr="0021553D" w:rsidDel="00022452" w:rsidRDefault="0021553D" w:rsidP="001A62FC">
            <w:pPr>
              <w:pStyle w:val="NoSpacing"/>
              <w:spacing w:line="240" w:lineRule="auto"/>
              <w:rPr>
                <w:del w:id="1013" w:author="Aidan Boyd" w:date="2015-01-13T11:48:00Z"/>
              </w:rPr>
            </w:pPr>
            <w:del w:id="1014" w:author="Aidan Boyd" w:date="2015-01-13T11:48:00Z">
              <w:r w:rsidRPr="0021553D" w:rsidDel="00022452">
                <w:delText>6=Village group(forest user group or village action committee); please specify</w:delText>
              </w:r>
            </w:del>
          </w:p>
          <w:p w14:paraId="31A92256" w14:textId="70F3E2FA" w:rsidR="0021553D" w:rsidRPr="0021553D" w:rsidDel="00022452" w:rsidRDefault="0021553D" w:rsidP="001A62FC">
            <w:pPr>
              <w:pStyle w:val="NoSpacing"/>
              <w:spacing w:line="240" w:lineRule="auto"/>
              <w:rPr>
                <w:del w:id="1015" w:author="Aidan Boyd" w:date="2015-01-13T11:48:00Z"/>
              </w:rPr>
            </w:pPr>
            <w:del w:id="1016" w:author="Aidan Boyd" w:date="2015-01-13T11:48:00Z">
              <w:r w:rsidRPr="0021553D" w:rsidDel="00022452">
                <w:delText>97=Other, please specify</w:delText>
              </w:r>
            </w:del>
          </w:p>
        </w:tc>
        <w:tc>
          <w:tcPr>
            <w:tcW w:w="1080" w:type="dxa"/>
            <w:tcBorders>
              <w:top w:val="single" w:sz="18" w:space="0" w:color="auto"/>
              <w:left w:val="single" w:sz="18" w:space="0" w:color="auto"/>
              <w:bottom w:val="single" w:sz="18" w:space="0" w:color="auto"/>
              <w:right w:val="single" w:sz="18" w:space="0" w:color="auto"/>
            </w:tcBorders>
          </w:tcPr>
          <w:p w14:paraId="4096FD02" w14:textId="57579225" w:rsidR="0021553D" w:rsidRPr="008231A9" w:rsidDel="00022452" w:rsidRDefault="0021553D" w:rsidP="001A62FC">
            <w:pPr>
              <w:pStyle w:val="NoSpacing"/>
              <w:spacing w:line="240" w:lineRule="auto"/>
              <w:rPr>
                <w:del w:id="1017" w:author="Aidan Boyd" w:date="2015-01-13T11:48:00Z"/>
                <w:i/>
              </w:rPr>
            </w:pPr>
            <w:del w:id="1018" w:author="Aidan Boyd" w:date="2015-01-13T11:48:00Z">
              <w:r w:rsidRPr="008231A9" w:rsidDel="00022452">
                <w:rPr>
                  <w:i/>
                </w:rPr>
                <w:delText>(code)</w:delText>
              </w:r>
            </w:del>
          </w:p>
        </w:tc>
      </w:tr>
      <w:tr w:rsidR="0021553D" w:rsidRPr="008231A9" w:rsidDel="00022452" w14:paraId="248ADCA5" w14:textId="7266CF99">
        <w:trPr>
          <w:del w:id="1019" w:author="Aidan Boyd" w:date="2015-01-13T11:48:00Z"/>
        </w:trPr>
        <w:tc>
          <w:tcPr>
            <w:tcW w:w="354" w:type="dxa"/>
          </w:tcPr>
          <w:p w14:paraId="52733B69" w14:textId="5746CCAF" w:rsidR="0021553D" w:rsidRPr="008231A9" w:rsidDel="00022452" w:rsidRDefault="0021553D" w:rsidP="001A62FC">
            <w:pPr>
              <w:pStyle w:val="NoSpacing"/>
              <w:spacing w:line="240" w:lineRule="auto"/>
              <w:rPr>
                <w:del w:id="1020" w:author="Aidan Boyd" w:date="2015-01-13T11:48:00Z"/>
              </w:rPr>
            </w:pPr>
          </w:p>
        </w:tc>
        <w:tc>
          <w:tcPr>
            <w:tcW w:w="5046" w:type="dxa"/>
            <w:tcBorders>
              <w:right w:val="nil"/>
            </w:tcBorders>
          </w:tcPr>
          <w:p w14:paraId="29BB1086" w14:textId="4056D9F6" w:rsidR="0021553D" w:rsidRPr="0021553D" w:rsidDel="00022452" w:rsidRDefault="003C72D1" w:rsidP="001A62FC">
            <w:pPr>
              <w:pStyle w:val="NoSpacing"/>
              <w:spacing w:line="240" w:lineRule="auto"/>
              <w:rPr>
                <w:del w:id="1021" w:author="Aidan Boyd" w:date="2015-01-13T11:48:00Z"/>
              </w:rPr>
            </w:pPr>
            <w:del w:id="1022" w:author="Aidan Boyd" w:date="2015-01-13T11:48:00Z">
              <w:r w:rsidDel="00022452">
                <w:delText xml:space="preserve">H7. </w:delText>
              </w:r>
              <w:r w:rsidR="0021553D" w:rsidRPr="0021553D" w:rsidDel="00022452">
                <w:delText xml:space="preserve">How effectively are traditional community rules </w:delText>
              </w:r>
              <w:r w:rsidR="0021553D" w:rsidDel="00022452">
                <w:delText>enforced?</w:delText>
              </w:r>
            </w:del>
          </w:p>
        </w:tc>
        <w:tc>
          <w:tcPr>
            <w:tcW w:w="4320" w:type="dxa"/>
            <w:tcBorders>
              <w:left w:val="nil"/>
              <w:right w:val="single" w:sz="18" w:space="0" w:color="auto"/>
            </w:tcBorders>
          </w:tcPr>
          <w:p w14:paraId="0875B54E" w14:textId="5EF48F34" w:rsidR="0021553D" w:rsidRPr="0021553D" w:rsidDel="00022452" w:rsidRDefault="0021553D" w:rsidP="001A62FC">
            <w:pPr>
              <w:pStyle w:val="NoSpacing"/>
              <w:spacing w:line="240" w:lineRule="auto"/>
              <w:rPr>
                <w:del w:id="1023" w:author="Aidan Boyd" w:date="2015-01-13T11:48:00Z"/>
              </w:rPr>
            </w:pPr>
            <w:del w:id="1024" w:author="Aidan Boyd" w:date="2015-01-13T11:48:00Z">
              <w:r w:rsidRPr="0021553D" w:rsidDel="00022452">
                <w:delText>0=No</w:delText>
              </w:r>
            </w:del>
          </w:p>
          <w:p w14:paraId="26B935E6" w14:textId="672699C0" w:rsidR="0021553D" w:rsidRPr="0021553D" w:rsidDel="00022452" w:rsidRDefault="0021553D" w:rsidP="001A62FC">
            <w:pPr>
              <w:pStyle w:val="NoSpacing"/>
              <w:spacing w:line="240" w:lineRule="auto"/>
              <w:rPr>
                <w:del w:id="1025" w:author="Aidan Boyd" w:date="2015-01-13T11:48:00Z"/>
              </w:rPr>
            </w:pPr>
            <w:del w:id="1026" w:author="Aidan Boyd" w:date="2015-01-13T11:48:00Z">
              <w:r w:rsidRPr="0021553D" w:rsidDel="00022452">
                <w:delText xml:space="preserve">1=Yes </w:delText>
              </w:r>
            </w:del>
          </w:p>
          <w:p w14:paraId="2A5573C0" w14:textId="4E18E8BF" w:rsidR="0021553D" w:rsidRPr="0021553D" w:rsidDel="00022452" w:rsidRDefault="0021553D" w:rsidP="001A62FC">
            <w:pPr>
              <w:pStyle w:val="NoSpacing"/>
              <w:spacing w:line="240" w:lineRule="auto"/>
              <w:rPr>
                <w:del w:id="1027" w:author="Aidan Boyd" w:date="2015-01-13T11:48:00Z"/>
              </w:rPr>
            </w:pPr>
            <w:del w:id="1028" w:author="Aidan Boyd" w:date="2015-01-13T11:48:00Z">
              <w:r w:rsidRPr="0021553D" w:rsidDel="00022452">
                <w:delText>888=Don’t know</w:delText>
              </w:r>
            </w:del>
          </w:p>
          <w:p w14:paraId="2B465342" w14:textId="2CA5BFBB" w:rsidR="0021553D" w:rsidRPr="0021553D" w:rsidDel="00022452" w:rsidRDefault="0021553D" w:rsidP="001A62FC">
            <w:pPr>
              <w:pStyle w:val="NoSpacing"/>
              <w:spacing w:line="240" w:lineRule="auto"/>
              <w:rPr>
                <w:del w:id="1029" w:author="Aidan Boyd" w:date="2015-01-13T11:48:00Z"/>
              </w:rPr>
            </w:pPr>
            <w:del w:id="1030" w:author="Aidan Boyd" w:date="2015-01-13T11:48:00Z">
              <w:r w:rsidRPr="0021553D" w:rsidDel="00022452">
                <w:delText>999=Prefer not to respond</w:delText>
              </w:r>
            </w:del>
          </w:p>
        </w:tc>
        <w:tc>
          <w:tcPr>
            <w:tcW w:w="1080" w:type="dxa"/>
            <w:tcBorders>
              <w:top w:val="single" w:sz="18" w:space="0" w:color="auto"/>
              <w:left w:val="single" w:sz="18" w:space="0" w:color="auto"/>
              <w:bottom w:val="single" w:sz="18" w:space="0" w:color="auto"/>
              <w:right w:val="single" w:sz="18" w:space="0" w:color="auto"/>
            </w:tcBorders>
          </w:tcPr>
          <w:p w14:paraId="43F4E1E5" w14:textId="6DB92254" w:rsidR="0021553D" w:rsidRPr="008231A9" w:rsidDel="00022452" w:rsidRDefault="0021553D" w:rsidP="001A62FC">
            <w:pPr>
              <w:pStyle w:val="NoSpacing"/>
              <w:spacing w:line="240" w:lineRule="auto"/>
              <w:rPr>
                <w:del w:id="1031" w:author="Aidan Boyd" w:date="2015-01-13T11:48:00Z"/>
                <w:i/>
              </w:rPr>
            </w:pPr>
            <w:del w:id="1032" w:author="Aidan Boyd" w:date="2015-01-13T11:48:00Z">
              <w:r w:rsidRPr="008231A9" w:rsidDel="00022452">
                <w:rPr>
                  <w:i/>
                </w:rPr>
                <w:delText>(code)</w:delText>
              </w:r>
            </w:del>
          </w:p>
        </w:tc>
      </w:tr>
      <w:tr w:rsidR="0021553D" w:rsidRPr="008231A9" w:rsidDel="00022452" w14:paraId="1133432C" w14:textId="409FAA2C">
        <w:trPr>
          <w:del w:id="1033" w:author="Aidan Boyd" w:date="2015-01-13T11:48:00Z"/>
        </w:trPr>
        <w:tc>
          <w:tcPr>
            <w:tcW w:w="354" w:type="dxa"/>
          </w:tcPr>
          <w:p w14:paraId="7E3F603B" w14:textId="6D370DC0" w:rsidR="0021553D" w:rsidRPr="008231A9" w:rsidDel="00022452" w:rsidRDefault="0021553D" w:rsidP="001A62FC">
            <w:pPr>
              <w:pStyle w:val="NoSpacing"/>
              <w:spacing w:line="240" w:lineRule="auto"/>
              <w:rPr>
                <w:del w:id="1034" w:author="Aidan Boyd" w:date="2015-01-13T11:48:00Z"/>
              </w:rPr>
            </w:pPr>
          </w:p>
        </w:tc>
        <w:tc>
          <w:tcPr>
            <w:tcW w:w="5046" w:type="dxa"/>
            <w:tcBorders>
              <w:right w:val="nil"/>
            </w:tcBorders>
          </w:tcPr>
          <w:p w14:paraId="605BC3C6" w14:textId="426E7F68" w:rsidR="0021553D" w:rsidRPr="0021553D" w:rsidDel="00022452" w:rsidRDefault="003C72D1" w:rsidP="001A62FC">
            <w:pPr>
              <w:pStyle w:val="NoSpacing"/>
              <w:spacing w:line="240" w:lineRule="auto"/>
              <w:rPr>
                <w:del w:id="1035" w:author="Aidan Boyd" w:date="2015-01-13T11:48:00Z"/>
              </w:rPr>
            </w:pPr>
            <w:del w:id="1036" w:author="Aidan Boyd" w:date="2015-01-13T11:48:00Z">
              <w:r w:rsidDel="00022452">
                <w:delText xml:space="preserve">H8. </w:delText>
              </w:r>
              <w:r w:rsidR="0021553D" w:rsidRPr="0021553D" w:rsidDel="00022452">
                <w:delText xml:space="preserve">Do you think these traditional community rules are fair? </w:delText>
              </w:r>
            </w:del>
          </w:p>
        </w:tc>
        <w:tc>
          <w:tcPr>
            <w:tcW w:w="4320" w:type="dxa"/>
            <w:tcBorders>
              <w:left w:val="nil"/>
              <w:right w:val="single" w:sz="18" w:space="0" w:color="auto"/>
            </w:tcBorders>
          </w:tcPr>
          <w:p w14:paraId="3B726503" w14:textId="241A9DDD" w:rsidR="0021553D" w:rsidRPr="0021553D" w:rsidDel="00022452" w:rsidRDefault="0021553D" w:rsidP="001A62FC">
            <w:pPr>
              <w:pStyle w:val="NoSpacing"/>
              <w:spacing w:line="240" w:lineRule="auto"/>
              <w:rPr>
                <w:del w:id="1037" w:author="Aidan Boyd" w:date="2015-01-13T11:48:00Z"/>
              </w:rPr>
            </w:pPr>
            <w:del w:id="1038" w:author="Aidan Boyd" w:date="2015-01-13T11:48:00Z">
              <w:r w:rsidRPr="0021553D" w:rsidDel="00022452">
                <w:delText>0=No</w:delText>
              </w:r>
            </w:del>
          </w:p>
          <w:p w14:paraId="2E99F504" w14:textId="2C26DC09" w:rsidR="0021553D" w:rsidRPr="0021553D" w:rsidDel="00022452" w:rsidRDefault="0021553D" w:rsidP="001A62FC">
            <w:pPr>
              <w:pStyle w:val="NoSpacing"/>
              <w:spacing w:line="240" w:lineRule="auto"/>
              <w:rPr>
                <w:del w:id="1039" w:author="Aidan Boyd" w:date="2015-01-13T11:48:00Z"/>
              </w:rPr>
            </w:pPr>
            <w:del w:id="1040" w:author="Aidan Boyd" w:date="2015-01-13T11:48:00Z">
              <w:r w:rsidRPr="0021553D" w:rsidDel="00022452">
                <w:delText xml:space="preserve">1=Yes </w:delText>
              </w:r>
            </w:del>
          </w:p>
          <w:p w14:paraId="63595485" w14:textId="69D41A50" w:rsidR="0021553D" w:rsidRPr="0021553D" w:rsidDel="00022452" w:rsidRDefault="0021553D" w:rsidP="001A62FC">
            <w:pPr>
              <w:pStyle w:val="NoSpacing"/>
              <w:spacing w:line="240" w:lineRule="auto"/>
              <w:rPr>
                <w:del w:id="1041" w:author="Aidan Boyd" w:date="2015-01-13T11:48:00Z"/>
              </w:rPr>
            </w:pPr>
            <w:del w:id="1042" w:author="Aidan Boyd" w:date="2015-01-13T11:48:00Z">
              <w:r w:rsidRPr="0021553D" w:rsidDel="00022452">
                <w:delText>888=Don’t know</w:delText>
              </w:r>
            </w:del>
          </w:p>
          <w:p w14:paraId="750C69C0" w14:textId="09024F20" w:rsidR="0021553D" w:rsidRPr="0021553D" w:rsidDel="00022452" w:rsidRDefault="0021553D" w:rsidP="001A62FC">
            <w:pPr>
              <w:pStyle w:val="NoSpacing"/>
              <w:spacing w:line="240" w:lineRule="auto"/>
              <w:rPr>
                <w:del w:id="1043" w:author="Aidan Boyd" w:date="2015-01-13T11:48:00Z"/>
              </w:rPr>
            </w:pPr>
            <w:del w:id="1044" w:author="Aidan Boyd" w:date="2015-01-13T11:48:00Z">
              <w:r w:rsidRPr="0021553D" w:rsidDel="00022452">
                <w:delText>999=Prefer not to respond</w:delText>
              </w:r>
            </w:del>
          </w:p>
        </w:tc>
        <w:tc>
          <w:tcPr>
            <w:tcW w:w="1080" w:type="dxa"/>
            <w:tcBorders>
              <w:top w:val="single" w:sz="18" w:space="0" w:color="auto"/>
              <w:left w:val="single" w:sz="18" w:space="0" w:color="auto"/>
              <w:bottom w:val="single" w:sz="18" w:space="0" w:color="auto"/>
              <w:right w:val="single" w:sz="18" w:space="0" w:color="auto"/>
            </w:tcBorders>
          </w:tcPr>
          <w:p w14:paraId="7841D91E" w14:textId="38A22CDB" w:rsidR="0021553D" w:rsidRPr="008231A9" w:rsidDel="00022452" w:rsidRDefault="0021553D" w:rsidP="001A62FC">
            <w:pPr>
              <w:pStyle w:val="NoSpacing"/>
              <w:spacing w:line="240" w:lineRule="auto"/>
              <w:rPr>
                <w:del w:id="1045" w:author="Aidan Boyd" w:date="2015-01-13T11:48:00Z"/>
                <w:i/>
              </w:rPr>
            </w:pPr>
            <w:del w:id="1046" w:author="Aidan Boyd" w:date="2015-01-13T11:48:00Z">
              <w:r w:rsidRPr="008231A9" w:rsidDel="00022452">
                <w:rPr>
                  <w:i/>
                </w:rPr>
                <w:delText>(code)</w:delText>
              </w:r>
            </w:del>
          </w:p>
        </w:tc>
      </w:tr>
      <w:tr w:rsidR="0021553D" w:rsidRPr="008231A9" w:rsidDel="00022452" w14:paraId="28A5D148" w14:textId="201DFE3C" w:rsidTr="00ED021C">
        <w:trPr>
          <w:trHeight w:val="1146"/>
          <w:del w:id="1047" w:author="Aidan Boyd" w:date="2015-01-13T11:48:00Z"/>
        </w:trPr>
        <w:tc>
          <w:tcPr>
            <w:tcW w:w="354" w:type="dxa"/>
            <w:tcBorders>
              <w:bottom w:val="single" w:sz="4" w:space="0" w:color="auto"/>
            </w:tcBorders>
          </w:tcPr>
          <w:p w14:paraId="76A4986B" w14:textId="485020F1" w:rsidR="0021553D" w:rsidRPr="008231A9" w:rsidDel="00022452" w:rsidRDefault="0021553D" w:rsidP="001A62FC">
            <w:pPr>
              <w:pStyle w:val="NoSpacing"/>
              <w:spacing w:line="240" w:lineRule="auto"/>
              <w:rPr>
                <w:del w:id="1048" w:author="Aidan Boyd" w:date="2015-01-13T11:48:00Z"/>
              </w:rPr>
            </w:pPr>
          </w:p>
        </w:tc>
        <w:tc>
          <w:tcPr>
            <w:tcW w:w="5046" w:type="dxa"/>
            <w:tcBorders>
              <w:bottom w:val="single" w:sz="4" w:space="0" w:color="auto"/>
              <w:right w:val="nil"/>
            </w:tcBorders>
          </w:tcPr>
          <w:p w14:paraId="3C0775ED" w14:textId="440523A0" w:rsidR="0021553D" w:rsidDel="00022452" w:rsidRDefault="003C72D1" w:rsidP="001A62FC">
            <w:pPr>
              <w:pStyle w:val="NoSpacing"/>
              <w:spacing w:line="240" w:lineRule="auto"/>
              <w:rPr>
                <w:del w:id="1049" w:author="Aidan Boyd" w:date="2015-01-13T11:48:00Z"/>
              </w:rPr>
            </w:pPr>
            <w:del w:id="1050" w:author="Aidan Boyd" w:date="2015-01-13T11:48:00Z">
              <w:r w:rsidDel="00022452">
                <w:delText xml:space="preserve">H9. </w:delText>
              </w:r>
              <w:r w:rsidR="0021553D" w:rsidRPr="0021553D" w:rsidDel="00022452">
                <w:delText>Do you think these traditional community penalties are fair?</w:delText>
              </w:r>
            </w:del>
          </w:p>
          <w:p w14:paraId="0543D56D" w14:textId="143481FA" w:rsidR="00ED021C" w:rsidDel="00022452" w:rsidRDefault="00ED021C" w:rsidP="001A62FC">
            <w:pPr>
              <w:pStyle w:val="NoSpacing"/>
              <w:spacing w:line="240" w:lineRule="auto"/>
              <w:rPr>
                <w:del w:id="1051" w:author="Aidan Boyd" w:date="2015-01-13T11:48:00Z"/>
              </w:rPr>
            </w:pPr>
          </w:p>
          <w:p w14:paraId="165F5F49" w14:textId="3D6B06EC" w:rsidR="00ED021C" w:rsidDel="00022452" w:rsidRDefault="00ED021C" w:rsidP="001A62FC">
            <w:pPr>
              <w:pStyle w:val="NoSpacing"/>
              <w:spacing w:line="240" w:lineRule="auto"/>
              <w:rPr>
                <w:del w:id="1052" w:author="Aidan Boyd" w:date="2015-01-13T11:48:00Z"/>
              </w:rPr>
            </w:pPr>
          </w:p>
          <w:p w14:paraId="23782BDF" w14:textId="4DF560ED" w:rsidR="00ED021C" w:rsidRPr="0021553D" w:rsidDel="00022452" w:rsidRDefault="00ED021C" w:rsidP="001A62FC">
            <w:pPr>
              <w:pStyle w:val="NoSpacing"/>
              <w:spacing w:line="240" w:lineRule="auto"/>
              <w:rPr>
                <w:del w:id="1053" w:author="Aidan Boyd" w:date="2015-01-13T11:48:00Z"/>
              </w:rPr>
            </w:pPr>
          </w:p>
        </w:tc>
        <w:tc>
          <w:tcPr>
            <w:tcW w:w="4320" w:type="dxa"/>
            <w:tcBorders>
              <w:left w:val="nil"/>
              <w:bottom w:val="single" w:sz="4" w:space="0" w:color="auto"/>
              <w:right w:val="single" w:sz="18" w:space="0" w:color="auto"/>
            </w:tcBorders>
          </w:tcPr>
          <w:p w14:paraId="5437CC2C" w14:textId="59945217" w:rsidR="0021553D" w:rsidRPr="0021553D" w:rsidDel="00022452" w:rsidRDefault="0021553D" w:rsidP="001A62FC">
            <w:pPr>
              <w:pStyle w:val="NoSpacing"/>
              <w:spacing w:line="240" w:lineRule="auto"/>
              <w:rPr>
                <w:del w:id="1054" w:author="Aidan Boyd" w:date="2015-01-13T11:48:00Z"/>
              </w:rPr>
            </w:pPr>
            <w:del w:id="1055" w:author="Aidan Boyd" w:date="2015-01-13T11:48:00Z">
              <w:r w:rsidRPr="0021553D" w:rsidDel="00022452">
                <w:delText>0=No</w:delText>
              </w:r>
            </w:del>
          </w:p>
          <w:p w14:paraId="7BA09CBB" w14:textId="2A1E2F13" w:rsidR="0021553D" w:rsidRPr="0021553D" w:rsidDel="00022452" w:rsidRDefault="0021553D" w:rsidP="001A62FC">
            <w:pPr>
              <w:pStyle w:val="NoSpacing"/>
              <w:spacing w:line="240" w:lineRule="auto"/>
              <w:rPr>
                <w:del w:id="1056" w:author="Aidan Boyd" w:date="2015-01-13T11:48:00Z"/>
              </w:rPr>
            </w:pPr>
            <w:del w:id="1057" w:author="Aidan Boyd" w:date="2015-01-13T11:48:00Z">
              <w:r w:rsidRPr="0021553D" w:rsidDel="00022452">
                <w:delText xml:space="preserve">1=Yes </w:delText>
              </w:r>
            </w:del>
          </w:p>
          <w:p w14:paraId="5BA9AF96" w14:textId="2A7637D5" w:rsidR="0021553D" w:rsidRPr="0021553D" w:rsidDel="00022452" w:rsidRDefault="0021553D" w:rsidP="001A62FC">
            <w:pPr>
              <w:pStyle w:val="NoSpacing"/>
              <w:spacing w:line="240" w:lineRule="auto"/>
              <w:rPr>
                <w:del w:id="1058" w:author="Aidan Boyd" w:date="2015-01-13T11:48:00Z"/>
              </w:rPr>
            </w:pPr>
            <w:del w:id="1059" w:author="Aidan Boyd" w:date="2015-01-13T11:48:00Z">
              <w:r w:rsidRPr="0021553D" w:rsidDel="00022452">
                <w:delText>888=Don’t know</w:delText>
              </w:r>
            </w:del>
          </w:p>
          <w:p w14:paraId="17C1FEDD" w14:textId="1448BDE6" w:rsidR="0021553D" w:rsidRPr="0021553D" w:rsidDel="00022452" w:rsidRDefault="0021553D" w:rsidP="001A62FC">
            <w:pPr>
              <w:pStyle w:val="NoSpacing"/>
              <w:spacing w:line="240" w:lineRule="auto"/>
              <w:rPr>
                <w:del w:id="1060" w:author="Aidan Boyd" w:date="2015-01-13T11:48:00Z"/>
              </w:rPr>
            </w:pPr>
            <w:del w:id="1061" w:author="Aidan Boyd" w:date="2015-01-13T11:48:00Z">
              <w:r w:rsidRPr="0021553D" w:rsidDel="00022452">
                <w:delText>999=Prefer not to respond</w:delText>
              </w:r>
            </w:del>
          </w:p>
        </w:tc>
        <w:tc>
          <w:tcPr>
            <w:tcW w:w="1080" w:type="dxa"/>
            <w:tcBorders>
              <w:top w:val="single" w:sz="18" w:space="0" w:color="auto"/>
              <w:left w:val="single" w:sz="18" w:space="0" w:color="auto"/>
              <w:bottom w:val="single" w:sz="4" w:space="0" w:color="auto"/>
              <w:right w:val="single" w:sz="18" w:space="0" w:color="auto"/>
            </w:tcBorders>
          </w:tcPr>
          <w:p w14:paraId="085B10F2" w14:textId="45A9DA06" w:rsidR="0021553D" w:rsidRPr="008231A9" w:rsidDel="00022452" w:rsidRDefault="0021553D" w:rsidP="001A62FC">
            <w:pPr>
              <w:pStyle w:val="NoSpacing"/>
              <w:spacing w:line="240" w:lineRule="auto"/>
              <w:rPr>
                <w:del w:id="1062" w:author="Aidan Boyd" w:date="2015-01-13T11:48:00Z"/>
                <w:i/>
              </w:rPr>
            </w:pPr>
            <w:del w:id="1063" w:author="Aidan Boyd" w:date="2015-01-13T11:48:00Z">
              <w:r w:rsidRPr="008231A9" w:rsidDel="00022452">
                <w:rPr>
                  <w:i/>
                </w:rPr>
                <w:delText>(code)</w:delText>
              </w:r>
            </w:del>
          </w:p>
        </w:tc>
      </w:tr>
      <w:tr w:rsidR="00ED021C" w:rsidRPr="008231A9" w:rsidDel="00022452" w14:paraId="477A66A6" w14:textId="3926CF5C" w:rsidTr="00ED021C">
        <w:trPr>
          <w:trHeight w:val="574"/>
          <w:del w:id="1064" w:author="Aidan Boyd" w:date="2015-01-13T11:48:00Z"/>
        </w:trPr>
        <w:tc>
          <w:tcPr>
            <w:tcW w:w="354" w:type="dxa"/>
            <w:tcBorders>
              <w:top w:val="single" w:sz="4" w:space="0" w:color="auto"/>
              <w:bottom w:val="single" w:sz="4" w:space="0" w:color="auto"/>
            </w:tcBorders>
          </w:tcPr>
          <w:p w14:paraId="7AE63F7C" w14:textId="39AF0669" w:rsidR="00ED021C" w:rsidRPr="008231A9" w:rsidDel="00022452" w:rsidRDefault="00ED021C" w:rsidP="001A62FC">
            <w:pPr>
              <w:pStyle w:val="NoSpacing"/>
              <w:spacing w:line="240" w:lineRule="auto"/>
              <w:rPr>
                <w:del w:id="1065" w:author="Aidan Boyd" w:date="2015-01-13T11:48:00Z"/>
              </w:rPr>
            </w:pPr>
          </w:p>
        </w:tc>
        <w:tc>
          <w:tcPr>
            <w:tcW w:w="5046" w:type="dxa"/>
            <w:tcBorders>
              <w:top w:val="single" w:sz="4" w:space="0" w:color="auto"/>
              <w:bottom w:val="single" w:sz="4" w:space="0" w:color="auto"/>
              <w:right w:val="nil"/>
            </w:tcBorders>
          </w:tcPr>
          <w:p w14:paraId="74E7118C" w14:textId="74534961" w:rsidR="00ED021C" w:rsidDel="00022452" w:rsidRDefault="00ED021C" w:rsidP="001A62FC">
            <w:pPr>
              <w:pStyle w:val="NoSpacing"/>
              <w:spacing w:line="240" w:lineRule="auto"/>
              <w:rPr>
                <w:del w:id="1066" w:author="Aidan Boyd" w:date="2015-01-13T11:48:00Z"/>
              </w:rPr>
            </w:pPr>
            <w:del w:id="1067" w:author="Aidan Boyd" w:date="2015-01-13T11:48:00Z">
              <w:r w:rsidRPr="00297EDA" w:rsidDel="00022452">
                <w:rPr>
                  <w:rFonts w:eastAsia="Calibri" w:cs="Times New Roman"/>
                  <w:color w:val="000000" w:themeColor="text1"/>
                  <w:sz w:val="20"/>
                  <w:szCs w:val="20"/>
                </w:rPr>
                <w:delText xml:space="preserve">How often are the traditional/local </w:delText>
              </w:r>
              <w:r w:rsidRPr="00297EDA" w:rsidDel="00022452">
                <w:rPr>
                  <w:rFonts w:eastAsia="Calibri" w:cs="Times New Roman"/>
                  <w:b/>
                  <w:color w:val="000000" w:themeColor="text1"/>
                  <w:sz w:val="20"/>
                  <w:szCs w:val="20"/>
                </w:rPr>
                <w:delText>penalties</w:delText>
              </w:r>
              <w:r w:rsidRPr="00297EDA" w:rsidDel="00022452">
                <w:rPr>
                  <w:rFonts w:eastAsia="Calibri" w:cs="Times New Roman"/>
                  <w:color w:val="000000" w:themeColor="text1"/>
                  <w:sz w:val="20"/>
                  <w:szCs w:val="20"/>
                </w:rPr>
                <w:delText xml:space="preserve"> enforced equally across different groups in your community?</w:delText>
              </w:r>
            </w:del>
          </w:p>
          <w:p w14:paraId="36D883E7" w14:textId="3A3313E9" w:rsidR="00ED021C" w:rsidDel="00022452" w:rsidRDefault="00ED021C" w:rsidP="001A62FC">
            <w:pPr>
              <w:pStyle w:val="NoSpacing"/>
              <w:spacing w:line="240" w:lineRule="auto"/>
              <w:rPr>
                <w:del w:id="1068" w:author="Aidan Boyd" w:date="2015-01-13T11:48:00Z"/>
              </w:rPr>
            </w:pPr>
          </w:p>
          <w:p w14:paraId="6E1E6391" w14:textId="548FAD48" w:rsidR="00ED021C" w:rsidDel="00022452" w:rsidRDefault="00ED021C" w:rsidP="001A62FC">
            <w:pPr>
              <w:pStyle w:val="NoSpacing"/>
              <w:spacing w:line="240" w:lineRule="auto"/>
              <w:rPr>
                <w:del w:id="1069" w:author="Aidan Boyd" w:date="2015-01-13T11:48:00Z"/>
              </w:rPr>
            </w:pPr>
          </w:p>
        </w:tc>
        <w:tc>
          <w:tcPr>
            <w:tcW w:w="4320" w:type="dxa"/>
            <w:tcBorders>
              <w:top w:val="single" w:sz="4" w:space="0" w:color="auto"/>
              <w:left w:val="nil"/>
              <w:bottom w:val="single" w:sz="4" w:space="0" w:color="auto"/>
              <w:right w:val="single" w:sz="18" w:space="0" w:color="auto"/>
            </w:tcBorders>
          </w:tcPr>
          <w:p w14:paraId="4CE3B3FF" w14:textId="26F7829E" w:rsidR="00ED021C" w:rsidDel="00022452" w:rsidRDefault="00ED021C" w:rsidP="001A62FC">
            <w:pPr>
              <w:pStyle w:val="NoSpacing"/>
              <w:spacing w:line="240" w:lineRule="auto"/>
              <w:rPr>
                <w:del w:id="1070" w:author="Aidan Boyd" w:date="2015-01-13T11:48:00Z"/>
              </w:rPr>
            </w:pPr>
            <w:del w:id="1071" w:author="Aidan Boyd" w:date="2015-01-13T11:48:00Z">
              <w:r w:rsidDel="00022452">
                <w:delText>1=Always</w:delText>
              </w:r>
            </w:del>
          </w:p>
          <w:p w14:paraId="17EC15A4" w14:textId="005AAA9D" w:rsidR="00ED021C" w:rsidDel="00022452" w:rsidRDefault="00ED021C" w:rsidP="001A62FC">
            <w:pPr>
              <w:pStyle w:val="NoSpacing"/>
              <w:spacing w:line="240" w:lineRule="auto"/>
              <w:rPr>
                <w:del w:id="1072" w:author="Aidan Boyd" w:date="2015-01-13T11:48:00Z"/>
              </w:rPr>
            </w:pPr>
            <w:del w:id="1073" w:author="Aidan Boyd" w:date="2015-01-13T11:48:00Z">
              <w:r w:rsidDel="00022452">
                <w:delText>2=Frequently</w:delText>
              </w:r>
            </w:del>
          </w:p>
          <w:p w14:paraId="42066FF8" w14:textId="314FF9E4" w:rsidR="00ED021C" w:rsidDel="00022452" w:rsidRDefault="00ED021C" w:rsidP="001A62FC">
            <w:pPr>
              <w:pStyle w:val="NoSpacing"/>
              <w:spacing w:line="240" w:lineRule="auto"/>
              <w:rPr>
                <w:del w:id="1074" w:author="Aidan Boyd" w:date="2015-01-13T11:48:00Z"/>
              </w:rPr>
            </w:pPr>
            <w:del w:id="1075" w:author="Aidan Boyd" w:date="2015-01-13T11:48:00Z">
              <w:r w:rsidDel="00022452">
                <w:delText>3=Sometimes</w:delText>
              </w:r>
            </w:del>
          </w:p>
          <w:p w14:paraId="5154FA6B" w14:textId="643263CA" w:rsidR="00ED021C" w:rsidDel="00022452" w:rsidRDefault="00ED021C" w:rsidP="001A62FC">
            <w:pPr>
              <w:pStyle w:val="NoSpacing"/>
              <w:spacing w:line="240" w:lineRule="auto"/>
              <w:rPr>
                <w:del w:id="1076" w:author="Aidan Boyd" w:date="2015-01-13T11:48:00Z"/>
              </w:rPr>
            </w:pPr>
            <w:del w:id="1077" w:author="Aidan Boyd" w:date="2015-01-13T11:48:00Z">
              <w:r w:rsidDel="00022452">
                <w:delText>4=Rarely</w:delText>
              </w:r>
            </w:del>
          </w:p>
          <w:p w14:paraId="1EDEA4B1" w14:textId="1CB5723C" w:rsidR="00ED021C" w:rsidRPr="0021553D" w:rsidDel="00022452" w:rsidRDefault="00ED021C" w:rsidP="001A62FC">
            <w:pPr>
              <w:pStyle w:val="NoSpacing"/>
              <w:spacing w:line="240" w:lineRule="auto"/>
              <w:rPr>
                <w:del w:id="1078" w:author="Aidan Boyd" w:date="2015-01-13T11:48:00Z"/>
              </w:rPr>
            </w:pPr>
            <w:del w:id="1079" w:author="Aidan Boyd" w:date="2015-01-13T11:48:00Z">
              <w:r w:rsidDel="00022452">
                <w:delText>5= Never</w:delText>
              </w:r>
            </w:del>
          </w:p>
        </w:tc>
        <w:tc>
          <w:tcPr>
            <w:tcW w:w="1080" w:type="dxa"/>
            <w:tcBorders>
              <w:top w:val="single" w:sz="4" w:space="0" w:color="auto"/>
              <w:left w:val="single" w:sz="18" w:space="0" w:color="auto"/>
              <w:bottom w:val="single" w:sz="4" w:space="0" w:color="auto"/>
              <w:right w:val="single" w:sz="18" w:space="0" w:color="auto"/>
            </w:tcBorders>
          </w:tcPr>
          <w:p w14:paraId="5E60ED3F" w14:textId="77EC23D0" w:rsidR="00ED021C" w:rsidRPr="008231A9" w:rsidDel="00022452" w:rsidRDefault="00ED021C" w:rsidP="001A62FC">
            <w:pPr>
              <w:pStyle w:val="NoSpacing"/>
              <w:spacing w:line="240" w:lineRule="auto"/>
              <w:rPr>
                <w:del w:id="1080" w:author="Aidan Boyd" w:date="2015-01-13T11:48:00Z"/>
                <w:i/>
              </w:rPr>
            </w:pPr>
          </w:p>
        </w:tc>
      </w:tr>
      <w:tr w:rsidR="00ED021C" w:rsidRPr="008231A9" w:rsidDel="00022452" w14:paraId="3701BF03" w14:textId="048098E5" w:rsidTr="00ED021C">
        <w:trPr>
          <w:trHeight w:val="320"/>
          <w:del w:id="1081" w:author="Aidan Boyd" w:date="2015-01-13T11:48:00Z"/>
        </w:trPr>
        <w:tc>
          <w:tcPr>
            <w:tcW w:w="354" w:type="dxa"/>
            <w:tcBorders>
              <w:top w:val="single" w:sz="4" w:space="0" w:color="auto"/>
            </w:tcBorders>
          </w:tcPr>
          <w:p w14:paraId="550D1574" w14:textId="20EDCC5F" w:rsidR="00ED021C" w:rsidRPr="008231A9" w:rsidDel="00022452" w:rsidRDefault="00ED021C" w:rsidP="001A62FC">
            <w:pPr>
              <w:pStyle w:val="NoSpacing"/>
              <w:spacing w:line="240" w:lineRule="auto"/>
              <w:rPr>
                <w:del w:id="1082" w:author="Aidan Boyd" w:date="2015-01-13T11:48:00Z"/>
              </w:rPr>
            </w:pPr>
          </w:p>
        </w:tc>
        <w:tc>
          <w:tcPr>
            <w:tcW w:w="5046" w:type="dxa"/>
            <w:tcBorders>
              <w:top w:val="single" w:sz="4" w:space="0" w:color="auto"/>
              <w:right w:val="nil"/>
            </w:tcBorders>
          </w:tcPr>
          <w:p w14:paraId="176C4FE3" w14:textId="5DC62B15" w:rsidR="00ED021C" w:rsidDel="00022452" w:rsidRDefault="00ED021C" w:rsidP="001A62FC">
            <w:pPr>
              <w:pStyle w:val="NoSpacing"/>
              <w:spacing w:line="240" w:lineRule="auto"/>
              <w:rPr>
                <w:del w:id="1083" w:author="Aidan Boyd" w:date="2015-01-13T11:48:00Z"/>
              </w:rPr>
            </w:pPr>
          </w:p>
          <w:p w14:paraId="314172A9" w14:textId="54166825" w:rsidR="00ED021C" w:rsidDel="00022452" w:rsidRDefault="00ED021C" w:rsidP="001A62FC">
            <w:pPr>
              <w:pStyle w:val="NoSpacing"/>
              <w:spacing w:line="240" w:lineRule="auto"/>
              <w:rPr>
                <w:del w:id="1084" w:author="Aidan Boyd" w:date="2015-01-13T11:48:00Z"/>
              </w:rPr>
            </w:pPr>
            <w:del w:id="1085" w:author="Aidan Boyd" w:date="2015-01-13T11:48:00Z">
              <w:r w:rsidDel="00022452">
                <w:delText>If they are not enforced equally, who experiences harsher penalties</w:delText>
              </w:r>
            </w:del>
          </w:p>
          <w:p w14:paraId="71FCE6DE" w14:textId="7AA623B0" w:rsidR="00ED021C" w:rsidDel="00022452" w:rsidRDefault="00ED021C" w:rsidP="001A62FC">
            <w:pPr>
              <w:pStyle w:val="NoSpacing"/>
              <w:spacing w:line="240" w:lineRule="auto"/>
              <w:rPr>
                <w:del w:id="1086" w:author="Aidan Boyd" w:date="2015-01-13T11:48:00Z"/>
              </w:rPr>
            </w:pPr>
          </w:p>
        </w:tc>
        <w:tc>
          <w:tcPr>
            <w:tcW w:w="4320" w:type="dxa"/>
            <w:tcBorders>
              <w:top w:val="single" w:sz="4" w:space="0" w:color="auto"/>
              <w:left w:val="nil"/>
              <w:right w:val="single" w:sz="18" w:space="0" w:color="auto"/>
            </w:tcBorders>
          </w:tcPr>
          <w:p w14:paraId="3C5B9D81" w14:textId="52B40562" w:rsidR="00ED021C" w:rsidDel="00022452" w:rsidRDefault="00ED021C" w:rsidP="001A62FC">
            <w:pPr>
              <w:pStyle w:val="NoSpacing"/>
              <w:spacing w:line="240" w:lineRule="auto"/>
              <w:rPr>
                <w:del w:id="1087" w:author="Aidan Boyd" w:date="2015-01-13T11:48:00Z"/>
              </w:rPr>
            </w:pPr>
            <w:del w:id="1088" w:author="Aidan Boyd" w:date="2015-01-13T11:48:00Z">
              <w:r w:rsidDel="00022452">
                <w:delText>1=Women</w:delText>
              </w:r>
            </w:del>
          </w:p>
          <w:p w14:paraId="65029764" w14:textId="5F3F508C" w:rsidR="00ED021C" w:rsidDel="00022452" w:rsidRDefault="00ED021C" w:rsidP="001A62FC">
            <w:pPr>
              <w:pStyle w:val="NoSpacing"/>
              <w:spacing w:line="240" w:lineRule="auto"/>
              <w:rPr>
                <w:del w:id="1089" w:author="Aidan Boyd" w:date="2015-01-13T11:48:00Z"/>
              </w:rPr>
            </w:pPr>
            <w:del w:id="1090" w:author="Aidan Boyd" w:date="2015-01-13T11:48:00Z">
              <w:r w:rsidDel="00022452">
                <w:delText>2=Recent migrants</w:delText>
              </w:r>
            </w:del>
          </w:p>
          <w:p w14:paraId="79AAF6F1" w14:textId="1B0203CC" w:rsidR="00ED021C" w:rsidDel="00022452" w:rsidRDefault="00ED021C" w:rsidP="001A62FC">
            <w:pPr>
              <w:pStyle w:val="NoSpacing"/>
              <w:spacing w:line="240" w:lineRule="auto"/>
              <w:rPr>
                <w:del w:id="1091" w:author="Aidan Boyd" w:date="2015-01-13T11:48:00Z"/>
              </w:rPr>
            </w:pPr>
            <w:del w:id="1092" w:author="Aidan Boyd" w:date="2015-01-13T11:48:00Z">
              <w:r w:rsidDel="00022452">
                <w:delText>3= Youth</w:delText>
              </w:r>
            </w:del>
          </w:p>
          <w:p w14:paraId="0EC6B143" w14:textId="37586308" w:rsidR="00ED021C" w:rsidDel="00022452" w:rsidRDefault="00ED021C" w:rsidP="001A62FC">
            <w:pPr>
              <w:pStyle w:val="NoSpacing"/>
              <w:spacing w:line="240" w:lineRule="auto"/>
              <w:rPr>
                <w:del w:id="1093" w:author="Aidan Boyd" w:date="2015-01-13T11:48:00Z"/>
              </w:rPr>
            </w:pPr>
            <w:del w:id="1094" w:author="Aidan Boyd" w:date="2015-01-13T11:48:00Z">
              <w:r w:rsidDel="00022452">
                <w:delText>4=Elders</w:delText>
              </w:r>
            </w:del>
          </w:p>
          <w:p w14:paraId="0E31C9CA" w14:textId="14218F3F" w:rsidR="00ED021C" w:rsidRPr="0021553D" w:rsidDel="00022452" w:rsidRDefault="00ED021C" w:rsidP="001A62FC">
            <w:pPr>
              <w:pStyle w:val="NoSpacing"/>
              <w:spacing w:line="240" w:lineRule="auto"/>
              <w:rPr>
                <w:del w:id="1095" w:author="Aidan Boyd" w:date="2015-01-13T11:48:00Z"/>
              </w:rPr>
            </w:pPr>
            <w:del w:id="1096" w:author="Aidan Boyd" w:date="2015-01-13T11:48:00Z">
              <w:r w:rsidDel="00022452">
                <w:delText xml:space="preserve">97=Other, specify. </w:delText>
              </w:r>
            </w:del>
          </w:p>
        </w:tc>
        <w:tc>
          <w:tcPr>
            <w:tcW w:w="1080" w:type="dxa"/>
            <w:tcBorders>
              <w:top w:val="single" w:sz="4" w:space="0" w:color="auto"/>
              <w:left w:val="single" w:sz="18" w:space="0" w:color="auto"/>
              <w:bottom w:val="single" w:sz="18" w:space="0" w:color="auto"/>
              <w:right w:val="single" w:sz="18" w:space="0" w:color="auto"/>
            </w:tcBorders>
          </w:tcPr>
          <w:p w14:paraId="2716F6AB" w14:textId="66812BF7" w:rsidR="00ED021C" w:rsidRPr="008231A9" w:rsidDel="00022452" w:rsidRDefault="00ED021C" w:rsidP="001A62FC">
            <w:pPr>
              <w:pStyle w:val="NoSpacing"/>
              <w:spacing w:line="240" w:lineRule="auto"/>
              <w:rPr>
                <w:del w:id="1097" w:author="Aidan Boyd" w:date="2015-01-13T11:48:00Z"/>
                <w:i/>
              </w:rPr>
            </w:pPr>
          </w:p>
        </w:tc>
      </w:tr>
      <w:tr w:rsidR="0021553D" w:rsidRPr="008231A9" w:rsidDel="00022452" w14:paraId="6C573FEA" w14:textId="4E138CE3">
        <w:trPr>
          <w:del w:id="1098" w:author="Aidan Boyd" w:date="2015-01-13T11:48:00Z"/>
        </w:trPr>
        <w:tc>
          <w:tcPr>
            <w:tcW w:w="354" w:type="dxa"/>
          </w:tcPr>
          <w:p w14:paraId="7C5A87ED" w14:textId="54764DD3" w:rsidR="0021553D" w:rsidRPr="008231A9" w:rsidDel="00022452" w:rsidRDefault="0021553D" w:rsidP="001A62FC">
            <w:pPr>
              <w:pStyle w:val="NoSpacing"/>
              <w:spacing w:line="240" w:lineRule="auto"/>
              <w:rPr>
                <w:del w:id="1099" w:author="Aidan Boyd" w:date="2015-01-13T11:48:00Z"/>
              </w:rPr>
            </w:pPr>
          </w:p>
        </w:tc>
        <w:tc>
          <w:tcPr>
            <w:tcW w:w="5046" w:type="dxa"/>
            <w:tcBorders>
              <w:right w:val="single" w:sz="18" w:space="0" w:color="auto"/>
            </w:tcBorders>
          </w:tcPr>
          <w:p w14:paraId="381D87F5" w14:textId="5416C15F" w:rsidR="0021553D" w:rsidRPr="008231A9" w:rsidDel="00022452" w:rsidRDefault="003C72D1" w:rsidP="001A62FC">
            <w:pPr>
              <w:pStyle w:val="NoSpacing"/>
              <w:spacing w:line="240" w:lineRule="auto"/>
              <w:rPr>
                <w:del w:id="1100" w:author="Aidan Boyd" w:date="2015-01-13T11:48:00Z"/>
              </w:rPr>
            </w:pPr>
            <w:del w:id="1101" w:author="Aidan Boyd" w:date="2015-01-13T11:48:00Z">
              <w:r w:rsidDel="00022452">
                <w:delText xml:space="preserve">H10. </w:delText>
              </w:r>
              <w:r w:rsidR="0021553D" w:rsidRPr="0021553D" w:rsidDel="00022452">
                <w:delText>What is the process that outsiders/strangers must follow for using the forests?</w:delText>
              </w:r>
            </w:del>
          </w:p>
        </w:tc>
        <w:tc>
          <w:tcPr>
            <w:tcW w:w="5400" w:type="dxa"/>
            <w:gridSpan w:val="2"/>
            <w:tcBorders>
              <w:top w:val="single" w:sz="18" w:space="0" w:color="auto"/>
              <w:left w:val="single" w:sz="18" w:space="0" w:color="auto"/>
              <w:bottom w:val="single" w:sz="18" w:space="0" w:color="auto"/>
              <w:right w:val="single" w:sz="18" w:space="0" w:color="auto"/>
            </w:tcBorders>
          </w:tcPr>
          <w:p w14:paraId="5FF59B64" w14:textId="08054ACF" w:rsidR="0021553D" w:rsidRPr="008231A9" w:rsidDel="00022452" w:rsidRDefault="0021553D" w:rsidP="001A62FC">
            <w:pPr>
              <w:pStyle w:val="NoSpacing"/>
              <w:spacing w:line="240" w:lineRule="auto"/>
              <w:rPr>
                <w:del w:id="1102" w:author="Aidan Boyd" w:date="2015-01-13T11:48:00Z"/>
                <w:i/>
              </w:rPr>
            </w:pPr>
            <w:del w:id="1103" w:author="Aidan Boyd" w:date="2015-01-13T11:48:00Z">
              <w:r w:rsidRPr="008231A9" w:rsidDel="00022452">
                <w:rPr>
                  <w:i/>
                </w:rPr>
                <w:delText>(text)</w:delText>
              </w:r>
            </w:del>
          </w:p>
        </w:tc>
      </w:tr>
      <w:tr w:rsidR="0021553D" w:rsidRPr="008231A9" w:rsidDel="00022452" w14:paraId="0F50E764" w14:textId="3E29C2FA">
        <w:trPr>
          <w:del w:id="1104" w:author="Aidan Boyd" w:date="2015-01-13T11:48:00Z"/>
        </w:trPr>
        <w:tc>
          <w:tcPr>
            <w:tcW w:w="354" w:type="dxa"/>
          </w:tcPr>
          <w:p w14:paraId="6A3BE61F" w14:textId="5F10C850" w:rsidR="0021553D" w:rsidRPr="008231A9" w:rsidDel="00022452" w:rsidRDefault="0021553D" w:rsidP="001A62FC">
            <w:pPr>
              <w:pStyle w:val="NoSpacing"/>
              <w:spacing w:line="240" w:lineRule="auto"/>
              <w:rPr>
                <w:del w:id="1105" w:author="Aidan Boyd" w:date="2015-01-13T11:48:00Z"/>
              </w:rPr>
            </w:pPr>
          </w:p>
        </w:tc>
        <w:tc>
          <w:tcPr>
            <w:tcW w:w="5046" w:type="dxa"/>
            <w:tcBorders>
              <w:right w:val="nil"/>
            </w:tcBorders>
          </w:tcPr>
          <w:p w14:paraId="16F825AE" w14:textId="102F1C62" w:rsidR="0021553D" w:rsidRPr="008231A9" w:rsidDel="00022452" w:rsidRDefault="003C72D1" w:rsidP="001A62FC">
            <w:pPr>
              <w:pStyle w:val="NoSpacing"/>
              <w:spacing w:line="240" w:lineRule="auto"/>
              <w:rPr>
                <w:del w:id="1106" w:author="Aidan Boyd" w:date="2015-01-13T11:48:00Z"/>
              </w:rPr>
            </w:pPr>
            <w:del w:id="1107" w:author="Aidan Boyd" w:date="2015-01-13T11:48:00Z">
              <w:r w:rsidDel="00022452">
                <w:delText xml:space="preserve">H11. </w:delText>
              </w:r>
              <w:r w:rsidR="002F07D8" w:rsidDel="00022452">
                <w:delText>A</w:delText>
              </w:r>
              <w:r w:rsidR="0021553D" w:rsidRPr="0021553D" w:rsidDel="00022452">
                <w:delText>re there rules that are different for locals versus outsiders?</w:delText>
              </w:r>
            </w:del>
          </w:p>
        </w:tc>
        <w:tc>
          <w:tcPr>
            <w:tcW w:w="4320" w:type="dxa"/>
            <w:tcBorders>
              <w:left w:val="nil"/>
              <w:right w:val="single" w:sz="18" w:space="0" w:color="auto"/>
            </w:tcBorders>
          </w:tcPr>
          <w:p w14:paraId="48CA45B3" w14:textId="7A6096B7" w:rsidR="0021553D" w:rsidRPr="008231A9" w:rsidDel="00022452" w:rsidRDefault="0021553D" w:rsidP="001A62FC">
            <w:pPr>
              <w:pStyle w:val="NoSpacing"/>
              <w:spacing w:line="240" w:lineRule="auto"/>
              <w:rPr>
                <w:del w:id="1108" w:author="Aidan Boyd" w:date="2015-01-13T11:48:00Z"/>
              </w:rPr>
            </w:pPr>
            <w:del w:id="1109" w:author="Aidan Boyd" w:date="2015-01-13T11:48:00Z">
              <w:r w:rsidRPr="008231A9" w:rsidDel="00022452">
                <w:delText>0=No</w:delText>
              </w:r>
            </w:del>
          </w:p>
          <w:p w14:paraId="12E0B46E" w14:textId="6682F6BF" w:rsidR="0021553D" w:rsidRPr="008231A9" w:rsidDel="00022452" w:rsidRDefault="0021553D" w:rsidP="001A62FC">
            <w:pPr>
              <w:pStyle w:val="NoSpacing"/>
              <w:spacing w:line="240" w:lineRule="auto"/>
              <w:rPr>
                <w:del w:id="1110" w:author="Aidan Boyd" w:date="2015-01-13T11:48:00Z"/>
              </w:rPr>
            </w:pPr>
            <w:del w:id="1111" w:author="Aidan Boyd" w:date="2015-01-13T11:48:00Z">
              <w:r w:rsidRPr="008231A9" w:rsidDel="00022452">
                <w:delText>1=Yes</w:delText>
              </w:r>
            </w:del>
          </w:p>
          <w:p w14:paraId="51768F9D" w14:textId="57BB9BAC" w:rsidR="0021553D" w:rsidRPr="008231A9" w:rsidDel="00022452" w:rsidRDefault="0021553D" w:rsidP="001A62FC">
            <w:pPr>
              <w:pStyle w:val="NoSpacing"/>
              <w:spacing w:line="240" w:lineRule="auto"/>
              <w:rPr>
                <w:del w:id="1112" w:author="Aidan Boyd" w:date="2015-01-13T11:48:00Z"/>
              </w:rPr>
            </w:pPr>
            <w:del w:id="1113" w:author="Aidan Boyd" w:date="2015-01-13T11:48:00Z">
              <w:r w:rsidRPr="008231A9" w:rsidDel="00022452">
                <w:delText>888=Don’t know</w:delText>
              </w:r>
            </w:del>
          </w:p>
        </w:tc>
        <w:tc>
          <w:tcPr>
            <w:tcW w:w="1080" w:type="dxa"/>
            <w:tcBorders>
              <w:top w:val="single" w:sz="18" w:space="0" w:color="auto"/>
              <w:left w:val="single" w:sz="18" w:space="0" w:color="auto"/>
              <w:bottom w:val="single" w:sz="18" w:space="0" w:color="auto"/>
              <w:right w:val="single" w:sz="18" w:space="0" w:color="auto"/>
            </w:tcBorders>
          </w:tcPr>
          <w:p w14:paraId="4C7067F4" w14:textId="534FF9AA" w:rsidR="0021553D" w:rsidRPr="008231A9" w:rsidDel="00022452" w:rsidRDefault="0021553D" w:rsidP="001A62FC">
            <w:pPr>
              <w:pStyle w:val="NoSpacing"/>
              <w:spacing w:line="240" w:lineRule="auto"/>
              <w:rPr>
                <w:del w:id="1114" w:author="Aidan Boyd" w:date="2015-01-13T11:48:00Z"/>
                <w:i/>
              </w:rPr>
            </w:pPr>
            <w:del w:id="1115" w:author="Aidan Boyd" w:date="2015-01-13T11:48:00Z">
              <w:r w:rsidRPr="008231A9" w:rsidDel="00022452">
                <w:rPr>
                  <w:i/>
                </w:rPr>
                <w:delText>(code)</w:delText>
              </w:r>
            </w:del>
          </w:p>
        </w:tc>
      </w:tr>
      <w:tr w:rsidR="0021553D" w:rsidRPr="008231A9" w14:paraId="4C40264E" w14:textId="77777777">
        <w:tc>
          <w:tcPr>
            <w:tcW w:w="354" w:type="dxa"/>
          </w:tcPr>
          <w:p w14:paraId="2DC9A273" w14:textId="77777777" w:rsidR="0021553D" w:rsidRPr="008231A9" w:rsidRDefault="0021553D" w:rsidP="001A62FC">
            <w:pPr>
              <w:pStyle w:val="NoSpacing"/>
              <w:spacing w:line="240" w:lineRule="auto"/>
            </w:pPr>
          </w:p>
        </w:tc>
        <w:tc>
          <w:tcPr>
            <w:tcW w:w="5046" w:type="dxa"/>
            <w:tcBorders>
              <w:right w:val="single" w:sz="18" w:space="0" w:color="auto"/>
            </w:tcBorders>
          </w:tcPr>
          <w:p w14:paraId="2B69D551" w14:textId="77777777" w:rsidR="0021553D" w:rsidRPr="008231A9" w:rsidRDefault="003C72D1" w:rsidP="001A62FC">
            <w:pPr>
              <w:pStyle w:val="NoSpacing"/>
              <w:spacing w:line="240" w:lineRule="auto"/>
            </w:pPr>
            <w:r>
              <w:t xml:space="preserve">H11b. </w:t>
            </w:r>
            <w:r w:rsidR="0021553D">
              <w:t>If yes, please describe</w:t>
            </w:r>
          </w:p>
        </w:tc>
        <w:tc>
          <w:tcPr>
            <w:tcW w:w="5400" w:type="dxa"/>
            <w:gridSpan w:val="2"/>
            <w:tcBorders>
              <w:top w:val="single" w:sz="18" w:space="0" w:color="auto"/>
              <w:left w:val="single" w:sz="18" w:space="0" w:color="auto"/>
              <w:bottom w:val="single" w:sz="18" w:space="0" w:color="auto"/>
              <w:right w:val="single" w:sz="18" w:space="0" w:color="auto"/>
            </w:tcBorders>
          </w:tcPr>
          <w:p w14:paraId="16295F77" w14:textId="77777777" w:rsidR="0021553D" w:rsidRPr="008231A9" w:rsidRDefault="0021553D" w:rsidP="001A62FC">
            <w:pPr>
              <w:pStyle w:val="NoSpacing"/>
              <w:spacing w:line="240" w:lineRule="auto"/>
              <w:rPr>
                <w:i/>
              </w:rPr>
            </w:pPr>
            <w:r w:rsidRPr="008231A9">
              <w:rPr>
                <w:i/>
              </w:rPr>
              <w:t>(text)</w:t>
            </w:r>
          </w:p>
        </w:tc>
      </w:tr>
      <w:tr w:rsidR="002F07D8" w:rsidRPr="008231A9" w14:paraId="1F7E5877" w14:textId="77777777">
        <w:tc>
          <w:tcPr>
            <w:tcW w:w="354" w:type="dxa"/>
          </w:tcPr>
          <w:p w14:paraId="540A6284" w14:textId="77777777" w:rsidR="002F07D8" w:rsidRPr="008231A9" w:rsidRDefault="002F07D8" w:rsidP="001A62FC">
            <w:pPr>
              <w:pStyle w:val="NoSpacing"/>
              <w:spacing w:line="240" w:lineRule="auto"/>
            </w:pPr>
          </w:p>
        </w:tc>
        <w:tc>
          <w:tcPr>
            <w:tcW w:w="5046" w:type="dxa"/>
            <w:tcBorders>
              <w:right w:val="single" w:sz="18" w:space="0" w:color="auto"/>
            </w:tcBorders>
          </w:tcPr>
          <w:p w14:paraId="2D72362D" w14:textId="77777777" w:rsidR="002F07D8" w:rsidRDefault="003C72D1" w:rsidP="001A62FC">
            <w:pPr>
              <w:pStyle w:val="NoSpacing"/>
              <w:spacing w:line="240" w:lineRule="auto"/>
            </w:pPr>
            <w:r>
              <w:t xml:space="preserve">H12. </w:t>
            </w:r>
            <w:r w:rsidR="002F07D8" w:rsidRPr="002F07D8">
              <w:t>Are members of the community involved in the negotiation process with outsiders wishing to acquire access?</w:t>
            </w:r>
          </w:p>
        </w:tc>
        <w:tc>
          <w:tcPr>
            <w:tcW w:w="5400" w:type="dxa"/>
            <w:gridSpan w:val="2"/>
            <w:tcBorders>
              <w:top w:val="single" w:sz="18" w:space="0" w:color="auto"/>
              <w:left w:val="single" w:sz="18" w:space="0" w:color="auto"/>
              <w:bottom w:val="single" w:sz="18" w:space="0" w:color="auto"/>
              <w:right w:val="single" w:sz="18" w:space="0" w:color="auto"/>
            </w:tcBorders>
          </w:tcPr>
          <w:p w14:paraId="1195161F" w14:textId="77777777" w:rsidR="002F07D8" w:rsidRPr="008231A9" w:rsidRDefault="002F07D8" w:rsidP="001A62FC">
            <w:pPr>
              <w:pStyle w:val="NoSpacing"/>
              <w:spacing w:line="240" w:lineRule="auto"/>
              <w:rPr>
                <w:i/>
              </w:rPr>
            </w:pPr>
            <w:r w:rsidRPr="008231A9">
              <w:rPr>
                <w:i/>
              </w:rPr>
              <w:t>(text)</w:t>
            </w:r>
          </w:p>
        </w:tc>
      </w:tr>
      <w:tr w:rsidR="002F07D8" w:rsidRPr="008231A9" w14:paraId="4DFA2724" w14:textId="77777777">
        <w:tc>
          <w:tcPr>
            <w:tcW w:w="354" w:type="dxa"/>
          </w:tcPr>
          <w:p w14:paraId="4D147F5B" w14:textId="77777777" w:rsidR="002F07D8" w:rsidRPr="008231A9" w:rsidRDefault="002F07D8" w:rsidP="001A62FC">
            <w:pPr>
              <w:pStyle w:val="NoSpacing"/>
              <w:spacing w:line="240" w:lineRule="auto"/>
            </w:pPr>
          </w:p>
        </w:tc>
        <w:tc>
          <w:tcPr>
            <w:tcW w:w="5046" w:type="dxa"/>
            <w:tcBorders>
              <w:right w:val="nil"/>
            </w:tcBorders>
          </w:tcPr>
          <w:p w14:paraId="2666B3C1" w14:textId="77777777" w:rsidR="002F07D8" w:rsidRPr="008231A9" w:rsidRDefault="003C72D1" w:rsidP="001A62FC">
            <w:pPr>
              <w:pStyle w:val="NoSpacing"/>
              <w:spacing w:line="240" w:lineRule="auto"/>
            </w:pPr>
            <w:r>
              <w:t xml:space="preserve">H13. </w:t>
            </w:r>
            <w:r w:rsidR="002F07D8" w:rsidRPr="002F07D8">
              <w:t>Are members of the community involved in the negotiation process with outsiders wishing to acquire access?</w:t>
            </w:r>
          </w:p>
        </w:tc>
        <w:tc>
          <w:tcPr>
            <w:tcW w:w="4320" w:type="dxa"/>
            <w:tcBorders>
              <w:left w:val="nil"/>
              <w:right w:val="single" w:sz="18" w:space="0" w:color="auto"/>
            </w:tcBorders>
          </w:tcPr>
          <w:p w14:paraId="4D0AC9F4" w14:textId="77777777" w:rsidR="002F07D8" w:rsidRPr="008231A9" w:rsidRDefault="002F07D8" w:rsidP="001A62FC">
            <w:pPr>
              <w:pStyle w:val="NoSpacing"/>
              <w:spacing w:line="240" w:lineRule="auto"/>
            </w:pPr>
            <w:r w:rsidRPr="008231A9">
              <w:t>0=No</w:t>
            </w:r>
          </w:p>
          <w:p w14:paraId="31F2837D" w14:textId="77777777" w:rsidR="002F07D8" w:rsidRPr="008231A9" w:rsidRDefault="002F07D8" w:rsidP="001A62FC">
            <w:pPr>
              <w:pStyle w:val="NoSpacing"/>
              <w:spacing w:line="240" w:lineRule="auto"/>
            </w:pPr>
            <w:r w:rsidRPr="008231A9">
              <w:t>1=Yes</w:t>
            </w:r>
          </w:p>
          <w:p w14:paraId="3FAB10D3" w14:textId="77777777" w:rsidR="002F07D8" w:rsidRPr="008231A9" w:rsidRDefault="002F07D8" w:rsidP="001A62FC">
            <w:pPr>
              <w:pStyle w:val="NoSpacing"/>
              <w:spacing w:line="240" w:lineRule="auto"/>
            </w:pPr>
            <w:r w:rsidRPr="008231A9">
              <w:t>888=Don’t know</w:t>
            </w:r>
          </w:p>
        </w:tc>
        <w:tc>
          <w:tcPr>
            <w:tcW w:w="1080" w:type="dxa"/>
            <w:tcBorders>
              <w:top w:val="single" w:sz="18" w:space="0" w:color="auto"/>
              <w:left w:val="single" w:sz="18" w:space="0" w:color="auto"/>
              <w:bottom w:val="single" w:sz="18" w:space="0" w:color="auto"/>
              <w:right w:val="single" w:sz="18" w:space="0" w:color="auto"/>
            </w:tcBorders>
          </w:tcPr>
          <w:p w14:paraId="20B15442" w14:textId="77777777" w:rsidR="002F07D8" w:rsidRPr="008231A9" w:rsidRDefault="002F07D8" w:rsidP="001A62FC">
            <w:pPr>
              <w:pStyle w:val="NoSpacing"/>
              <w:spacing w:line="240" w:lineRule="auto"/>
              <w:rPr>
                <w:i/>
              </w:rPr>
            </w:pPr>
            <w:r w:rsidRPr="008231A9">
              <w:rPr>
                <w:i/>
              </w:rPr>
              <w:t>(code)</w:t>
            </w:r>
          </w:p>
        </w:tc>
      </w:tr>
      <w:tr w:rsidR="00E91C7F" w:rsidRPr="008231A9" w14:paraId="6D05A50D" w14:textId="77777777">
        <w:tc>
          <w:tcPr>
            <w:tcW w:w="354" w:type="dxa"/>
          </w:tcPr>
          <w:p w14:paraId="10BC6EA4" w14:textId="77777777" w:rsidR="00E91C7F" w:rsidRPr="008231A9" w:rsidRDefault="00E91C7F" w:rsidP="001A62FC">
            <w:pPr>
              <w:pStyle w:val="NoSpacing"/>
              <w:spacing w:line="240" w:lineRule="auto"/>
            </w:pPr>
          </w:p>
        </w:tc>
        <w:tc>
          <w:tcPr>
            <w:tcW w:w="5046" w:type="dxa"/>
            <w:tcBorders>
              <w:right w:val="nil"/>
            </w:tcBorders>
          </w:tcPr>
          <w:p w14:paraId="27ED45E6" w14:textId="77777777" w:rsidR="00E91C7F" w:rsidRPr="002F07D8" w:rsidRDefault="003C72D1" w:rsidP="001A62FC">
            <w:pPr>
              <w:pStyle w:val="NoSpacing"/>
              <w:spacing w:line="240" w:lineRule="auto"/>
            </w:pPr>
            <w:r>
              <w:t xml:space="preserve">H13b. </w:t>
            </w:r>
            <w:r w:rsidR="00E91C7F" w:rsidRPr="002F07D8">
              <w:t xml:space="preserve">If yes, who? Select all that apply. </w:t>
            </w:r>
          </w:p>
        </w:tc>
        <w:tc>
          <w:tcPr>
            <w:tcW w:w="4320" w:type="dxa"/>
            <w:tcBorders>
              <w:left w:val="nil"/>
              <w:right w:val="single" w:sz="18" w:space="0" w:color="auto"/>
            </w:tcBorders>
          </w:tcPr>
          <w:p w14:paraId="549F447F" w14:textId="77777777" w:rsidR="00E91C7F" w:rsidRDefault="00E91C7F" w:rsidP="001A62FC">
            <w:pPr>
              <w:pStyle w:val="NoSpacing"/>
              <w:spacing w:line="240" w:lineRule="auto"/>
            </w:pPr>
            <w:r>
              <w:t>1=</w:t>
            </w:r>
            <w:r w:rsidRPr="002F07D8">
              <w:t>Headpe</w:t>
            </w:r>
            <w:r>
              <w:t>rson</w:t>
            </w:r>
            <w:r w:rsidRPr="002F07D8">
              <w:t xml:space="preserve"> </w:t>
            </w:r>
          </w:p>
          <w:p w14:paraId="7D13A1F6" w14:textId="77777777" w:rsidR="00E91C7F" w:rsidRDefault="00E91C7F" w:rsidP="001A62FC">
            <w:pPr>
              <w:pStyle w:val="NoSpacing"/>
              <w:spacing w:line="240" w:lineRule="auto"/>
            </w:pPr>
            <w:r w:rsidRPr="002F07D8">
              <w:t>2</w:t>
            </w:r>
            <w:r>
              <w:t>=Chief</w:t>
            </w:r>
            <w:r w:rsidRPr="002F07D8">
              <w:t xml:space="preserve"> </w:t>
            </w:r>
          </w:p>
          <w:p w14:paraId="753954CC" w14:textId="77777777" w:rsidR="00E91C7F" w:rsidRDefault="00E91C7F" w:rsidP="001A62FC">
            <w:pPr>
              <w:pStyle w:val="NoSpacing"/>
              <w:spacing w:line="240" w:lineRule="auto"/>
            </w:pPr>
            <w:r w:rsidRPr="002F07D8">
              <w:t>3</w:t>
            </w:r>
            <w:r>
              <w:t>=</w:t>
            </w:r>
            <w:r w:rsidRPr="002F07D8">
              <w:t xml:space="preserve">Village elders </w:t>
            </w:r>
          </w:p>
          <w:p w14:paraId="33770ED2" w14:textId="77777777" w:rsidR="00E91C7F" w:rsidRDefault="00E91C7F" w:rsidP="001A62FC">
            <w:pPr>
              <w:pStyle w:val="NoSpacing"/>
              <w:spacing w:line="240" w:lineRule="auto"/>
            </w:pPr>
            <w:r>
              <w:t>4=Community, together as a whole</w:t>
            </w:r>
          </w:p>
          <w:p w14:paraId="798059BD" w14:textId="77777777" w:rsidR="00E91C7F" w:rsidRDefault="00E91C7F" w:rsidP="001A62FC">
            <w:pPr>
              <w:pStyle w:val="NoSpacing"/>
              <w:spacing w:line="240" w:lineRule="auto"/>
            </w:pPr>
            <w:r>
              <w:t>5=</w:t>
            </w:r>
            <w:r w:rsidRPr="002F07D8">
              <w:t>Induna</w:t>
            </w:r>
          </w:p>
          <w:p w14:paraId="4BFFA47E" w14:textId="77777777" w:rsidR="00E91C7F" w:rsidRPr="008231A9" w:rsidRDefault="00AC0CBB" w:rsidP="001A62FC">
            <w:pPr>
              <w:pStyle w:val="NoSpacing"/>
              <w:spacing w:line="240" w:lineRule="auto"/>
            </w:pPr>
            <w:r w:rsidRPr="006B6D60">
              <w:t>97=Other, please specify</w:t>
            </w:r>
          </w:p>
        </w:tc>
        <w:tc>
          <w:tcPr>
            <w:tcW w:w="1080" w:type="dxa"/>
            <w:tcBorders>
              <w:top w:val="single" w:sz="18" w:space="0" w:color="auto"/>
              <w:left w:val="single" w:sz="18" w:space="0" w:color="auto"/>
              <w:bottom w:val="single" w:sz="18" w:space="0" w:color="auto"/>
              <w:right w:val="single" w:sz="18" w:space="0" w:color="auto"/>
            </w:tcBorders>
          </w:tcPr>
          <w:p w14:paraId="295640EE" w14:textId="77777777" w:rsidR="00E91C7F" w:rsidRPr="008231A9" w:rsidRDefault="00E91C7F" w:rsidP="001A62FC">
            <w:pPr>
              <w:pStyle w:val="NoSpacing"/>
              <w:spacing w:line="240" w:lineRule="auto"/>
              <w:rPr>
                <w:i/>
              </w:rPr>
            </w:pPr>
            <w:r w:rsidRPr="008231A9">
              <w:rPr>
                <w:i/>
              </w:rPr>
              <w:t>(code)</w:t>
            </w:r>
          </w:p>
        </w:tc>
      </w:tr>
      <w:tr w:rsidR="00E91C7F" w:rsidRPr="008231A9" w14:paraId="102F527A" w14:textId="77777777">
        <w:tc>
          <w:tcPr>
            <w:tcW w:w="354" w:type="dxa"/>
          </w:tcPr>
          <w:p w14:paraId="0C99E594" w14:textId="77777777" w:rsidR="00E91C7F" w:rsidRPr="008231A9" w:rsidRDefault="00E91C7F" w:rsidP="001A62FC">
            <w:pPr>
              <w:pStyle w:val="NoSpacing"/>
              <w:spacing w:line="240" w:lineRule="auto"/>
            </w:pPr>
          </w:p>
        </w:tc>
        <w:tc>
          <w:tcPr>
            <w:tcW w:w="5046" w:type="dxa"/>
            <w:tcBorders>
              <w:right w:val="nil"/>
            </w:tcBorders>
          </w:tcPr>
          <w:p w14:paraId="07090A01" w14:textId="77777777" w:rsidR="00E91C7F" w:rsidRPr="008231A9" w:rsidRDefault="003C72D1" w:rsidP="001A62FC">
            <w:pPr>
              <w:pStyle w:val="NoSpacing"/>
              <w:spacing w:line="240" w:lineRule="auto"/>
            </w:pPr>
            <w:r>
              <w:t xml:space="preserve">H14. </w:t>
            </w:r>
            <w:r w:rsidR="00E91C7F" w:rsidRPr="002F07D8">
              <w:t>Are members of the community involved in the design, implementation and oversight of forest/wooded land agreements (contracts, concessions, permits)?</w:t>
            </w:r>
          </w:p>
        </w:tc>
        <w:tc>
          <w:tcPr>
            <w:tcW w:w="4320" w:type="dxa"/>
            <w:tcBorders>
              <w:left w:val="nil"/>
              <w:right w:val="single" w:sz="18" w:space="0" w:color="auto"/>
            </w:tcBorders>
          </w:tcPr>
          <w:p w14:paraId="00D1746D" w14:textId="77777777" w:rsidR="00E91C7F" w:rsidRPr="008231A9" w:rsidRDefault="00E91C7F" w:rsidP="001A62FC">
            <w:pPr>
              <w:pStyle w:val="NoSpacing"/>
              <w:spacing w:line="240" w:lineRule="auto"/>
            </w:pPr>
            <w:r w:rsidRPr="008231A9">
              <w:t>0=No</w:t>
            </w:r>
          </w:p>
          <w:p w14:paraId="7E6C2594" w14:textId="77777777" w:rsidR="00E91C7F" w:rsidRPr="008231A9" w:rsidRDefault="00E91C7F" w:rsidP="001A62FC">
            <w:pPr>
              <w:pStyle w:val="NoSpacing"/>
              <w:spacing w:line="240" w:lineRule="auto"/>
            </w:pPr>
            <w:r w:rsidRPr="008231A9">
              <w:t>1=Yes</w:t>
            </w:r>
          </w:p>
          <w:p w14:paraId="15EA9083" w14:textId="77777777" w:rsidR="00E91C7F" w:rsidRPr="008231A9" w:rsidRDefault="00E91C7F" w:rsidP="001A62FC">
            <w:pPr>
              <w:pStyle w:val="NoSpacing"/>
              <w:spacing w:line="240" w:lineRule="auto"/>
            </w:pPr>
            <w:r w:rsidRPr="008231A9">
              <w:t>888=Don’t know</w:t>
            </w:r>
          </w:p>
          <w:p w14:paraId="62B6A643" w14:textId="77777777" w:rsidR="00E91C7F" w:rsidRPr="008231A9" w:rsidRDefault="00597904" w:rsidP="001A62FC">
            <w:pPr>
              <w:pStyle w:val="NoSpacing"/>
              <w:spacing w:line="240" w:lineRule="auto"/>
            </w:pPr>
            <w:r w:rsidRPr="00597904">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14154CC8" w14:textId="77777777" w:rsidR="00E91C7F" w:rsidRPr="008231A9" w:rsidRDefault="00E91C7F" w:rsidP="001A62FC">
            <w:pPr>
              <w:pStyle w:val="NoSpacing"/>
              <w:spacing w:line="240" w:lineRule="auto"/>
              <w:rPr>
                <w:i/>
              </w:rPr>
            </w:pPr>
            <w:r w:rsidRPr="008231A9">
              <w:rPr>
                <w:i/>
              </w:rPr>
              <w:t>(code)</w:t>
            </w:r>
          </w:p>
        </w:tc>
      </w:tr>
      <w:tr w:rsidR="00722F69" w:rsidRPr="008231A9" w14:paraId="57889DD8" w14:textId="77777777">
        <w:trPr>
          <w:ins w:id="1116" w:author="Aidan Boyd" w:date="2015-01-13T11:59:00Z"/>
        </w:trPr>
        <w:tc>
          <w:tcPr>
            <w:tcW w:w="354" w:type="dxa"/>
          </w:tcPr>
          <w:p w14:paraId="672501BA" w14:textId="77777777" w:rsidR="00722F69" w:rsidRPr="008231A9" w:rsidRDefault="00722F69" w:rsidP="00722F69">
            <w:pPr>
              <w:pStyle w:val="NoSpacing"/>
              <w:spacing w:line="240" w:lineRule="auto"/>
              <w:rPr>
                <w:ins w:id="1117" w:author="Aidan Boyd" w:date="2015-01-13T11:59:00Z"/>
              </w:rPr>
            </w:pPr>
          </w:p>
        </w:tc>
        <w:tc>
          <w:tcPr>
            <w:tcW w:w="5046" w:type="dxa"/>
            <w:tcBorders>
              <w:right w:val="nil"/>
            </w:tcBorders>
          </w:tcPr>
          <w:p w14:paraId="11C02BEB" w14:textId="1F0227A3" w:rsidR="00722F69" w:rsidRDefault="00722F69" w:rsidP="00722F69">
            <w:pPr>
              <w:pStyle w:val="NoSpacing"/>
              <w:spacing w:line="240" w:lineRule="auto"/>
              <w:rPr>
                <w:ins w:id="1118" w:author="Aidan Boyd" w:date="2015-01-13T11:59:00Z"/>
              </w:rPr>
            </w:pPr>
            <w:ins w:id="1119" w:author="Aidan Boyd" w:date="2015-01-13T12:00:00Z">
              <w:r>
                <w:t>I22. Who is involved?</w:t>
              </w:r>
            </w:ins>
          </w:p>
        </w:tc>
        <w:tc>
          <w:tcPr>
            <w:tcW w:w="4320" w:type="dxa"/>
            <w:tcBorders>
              <w:left w:val="nil"/>
              <w:right w:val="single" w:sz="18" w:space="0" w:color="auto"/>
            </w:tcBorders>
          </w:tcPr>
          <w:p w14:paraId="05434A2E" w14:textId="77777777" w:rsidR="00722F69" w:rsidRDefault="00722F69" w:rsidP="00722F69">
            <w:pPr>
              <w:rPr>
                <w:ins w:id="1120" w:author="Aidan Boyd" w:date="2015-01-13T12:00:00Z"/>
                <w:color w:val="000000" w:themeColor="text1"/>
              </w:rPr>
            </w:pPr>
            <w:ins w:id="1121" w:author="Aidan Boyd" w:date="2015-01-13T12:00:00Z">
              <w:r>
                <w:rPr>
                  <w:color w:val="000000" w:themeColor="text1"/>
                </w:rPr>
                <w:t>1=Everyone</w:t>
              </w:r>
            </w:ins>
          </w:p>
          <w:p w14:paraId="01816BA8" w14:textId="77777777" w:rsidR="00722F69" w:rsidRDefault="00722F69" w:rsidP="00722F69">
            <w:pPr>
              <w:rPr>
                <w:ins w:id="1122" w:author="Aidan Boyd" w:date="2015-01-13T12:00:00Z"/>
                <w:color w:val="000000" w:themeColor="text1"/>
              </w:rPr>
            </w:pPr>
            <w:ins w:id="1123" w:author="Aidan Boyd" w:date="2015-01-13T12:00:00Z">
              <w:r>
                <w:rPr>
                  <w:color w:val="000000" w:themeColor="text1"/>
                </w:rPr>
                <w:t>2=Only people invited by the headman/chief</w:t>
              </w:r>
            </w:ins>
          </w:p>
          <w:p w14:paraId="5D0BAE32" w14:textId="77777777" w:rsidR="00722F69" w:rsidRDefault="00722F69" w:rsidP="00722F69">
            <w:pPr>
              <w:rPr>
                <w:ins w:id="1124" w:author="Aidan Boyd" w:date="2015-01-13T12:00:00Z"/>
                <w:color w:val="000000" w:themeColor="text1"/>
              </w:rPr>
            </w:pPr>
            <w:ins w:id="1125" w:author="Aidan Boyd" w:date="2015-01-13T12:00:00Z">
              <w:r>
                <w:rPr>
                  <w:color w:val="000000" w:themeColor="text1"/>
                </w:rPr>
                <w:t>3=Only men</w:t>
              </w:r>
            </w:ins>
          </w:p>
          <w:p w14:paraId="2426ADC7" w14:textId="77777777" w:rsidR="00722F69" w:rsidRDefault="00722F69" w:rsidP="00722F69">
            <w:pPr>
              <w:rPr>
                <w:ins w:id="1126" w:author="Aidan Boyd" w:date="2015-01-13T12:00:00Z"/>
                <w:color w:val="000000" w:themeColor="text1"/>
              </w:rPr>
            </w:pPr>
            <w:ins w:id="1127" w:author="Aidan Boyd" w:date="2015-01-13T12:00:00Z">
              <w:r>
                <w:rPr>
                  <w:color w:val="000000" w:themeColor="text1"/>
                </w:rPr>
                <w:t>4=Headman only</w:t>
              </w:r>
            </w:ins>
          </w:p>
          <w:p w14:paraId="7AE562A9" w14:textId="77777777" w:rsidR="00722F69" w:rsidRDefault="00722F69" w:rsidP="00722F69">
            <w:pPr>
              <w:rPr>
                <w:ins w:id="1128" w:author="Aidan Boyd" w:date="2015-01-13T12:00:00Z"/>
                <w:color w:val="000000" w:themeColor="text1"/>
              </w:rPr>
            </w:pPr>
            <w:ins w:id="1129" w:author="Aidan Boyd" w:date="2015-01-13T12:00:00Z">
              <w:r>
                <w:rPr>
                  <w:color w:val="000000" w:themeColor="text1"/>
                </w:rPr>
                <w:t>5=Village committee (specify)</w:t>
              </w:r>
            </w:ins>
          </w:p>
          <w:p w14:paraId="146186B4" w14:textId="4D06F683" w:rsidR="00722F69" w:rsidRPr="008231A9" w:rsidRDefault="00722F69" w:rsidP="00722F69">
            <w:pPr>
              <w:pStyle w:val="NoSpacing"/>
              <w:spacing w:line="240" w:lineRule="auto"/>
              <w:rPr>
                <w:ins w:id="1130" w:author="Aidan Boyd" w:date="2015-01-13T11:59:00Z"/>
              </w:rPr>
            </w:pPr>
            <w:ins w:id="1131" w:author="Aidan Boyd" w:date="2015-01-13T12:00:00Z">
              <w:r>
                <w:rPr>
                  <w:color w:val="000000" w:themeColor="text1"/>
                </w:rPr>
                <w:t>97=Other, specify</w:t>
              </w:r>
            </w:ins>
          </w:p>
        </w:tc>
        <w:tc>
          <w:tcPr>
            <w:tcW w:w="1080" w:type="dxa"/>
            <w:tcBorders>
              <w:top w:val="single" w:sz="18" w:space="0" w:color="auto"/>
              <w:left w:val="single" w:sz="18" w:space="0" w:color="auto"/>
              <w:bottom w:val="single" w:sz="18" w:space="0" w:color="auto"/>
              <w:right w:val="single" w:sz="18" w:space="0" w:color="auto"/>
            </w:tcBorders>
          </w:tcPr>
          <w:p w14:paraId="7C7960EF" w14:textId="77777777" w:rsidR="00722F69" w:rsidRPr="008231A9" w:rsidRDefault="00722F69" w:rsidP="00722F69">
            <w:pPr>
              <w:pStyle w:val="NoSpacing"/>
              <w:spacing w:line="240" w:lineRule="auto"/>
              <w:rPr>
                <w:ins w:id="1132" w:author="Aidan Boyd" w:date="2015-01-13T11:59:00Z"/>
                <w:i/>
              </w:rPr>
            </w:pPr>
          </w:p>
        </w:tc>
      </w:tr>
      <w:tr w:rsidR="00722F69" w:rsidRPr="008231A9" w14:paraId="06CF8BFE" w14:textId="77777777">
        <w:trPr>
          <w:ins w:id="1133" w:author="Aidan Boyd" w:date="2015-01-13T11:59:00Z"/>
        </w:trPr>
        <w:tc>
          <w:tcPr>
            <w:tcW w:w="354" w:type="dxa"/>
          </w:tcPr>
          <w:p w14:paraId="62F39F07" w14:textId="77777777" w:rsidR="00722F69" w:rsidRPr="008231A9" w:rsidRDefault="00722F69" w:rsidP="00722F69">
            <w:pPr>
              <w:pStyle w:val="NoSpacing"/>
              <w:spacing w:line="240" w:lineRule="auto"/>
              <w:rPr>
                <w:ins w:id="1134" w:author="Aidan Boyd" w:date="2015-01-13T11:59:00Z"/>
              </w:rPr>
            </w:pPr>
          </w:p>
        </w:tc>
        <w:tc>
          <w:tcPr>
            <w:tcW w:w="5046" w:type="dxa"/>
            <w:tcBorders>
              <w:right w:val="nil"/>
            </w:tcBorders>
          </w:tcPr>
          <w:p w14:paraId="729707BB" w14:textId="77777777" w:rsidR="00722F69" w:rsidRDefault="00722F69" w:rsidP="00722F69">
            <w:pPr>
              <w:rPr>
                <w:ins w:id="1135" w:author="Aidan Boyd" w:date="2015-01-13T12:00:00Z"/>
              </w:rPr>
            </w:pPr>
            <w:ins w:id="1136" w:author="Aidan Boyd" w:date="2015-01-13T12:00:00Z">
              <w:r>
                <w:t>I23. Are members of the community involved in the implementation of forest/wooded land agreements (contracts, concessions, permits)?</w:t>
              </w:r>
            </w:ins>
          </w:p>
          <w:p w14:paraId="3728BBAA" w14:textId="77777777" w:rsidR="00722F69" w:rsidRDefault="00722F69" w:rsidP="00722F69">
            <w:pPr>
              <w:pStyle w:val="NoSpacing"/>
              <w:spacing w:line="240" w:lineRule="auto"/>
              <w:rPr>
                <w:ins w:id="1137" w:author="Aidan Boyd" w:date="2015-01-13T11:59:00Z"/>
              </w:rPr>
            </w:pPr>
          </w:p>
        </w:tc>
        <w:tc>
          <w:tcPr>
            <w:tcW w:w="4320" w:type="dxa"/>
            <w:tcBorders>
              <w:left w:val="nil"/>
              <w:right w:val="single" w:sz="18" w:space="0" w:color="auto"/>
            </w:tcBorders>
          </w:tcPr>
          <w:p w14:paraId="7A131450" w14:textId="77777777" w:rsidR="00722F69" w:rsidRDefault="00722F69" w:rsidP="00722F69">
            <w:pPr>
              <w:rPr>
                <w:ins w:id="1138" w:author="Aidan Boyd" w:date="2015-01-13T12:00:00Z"/>
                <w:color w:val="000000" w:themeColor="text1"/>
              </w:rPr>
            </w:pPr>
            <w:ins w:id="1139" w:author="Aidan Boyd" w:date="2015-01-13T12:00:00Z">
              <w:r>
                <w:rPr>
                  <w:color w:val="000000" w:themeColor="text1"/>
                </w:rPr>
                <w:t>0=No</w:t>
              </w:r>
            </w:ins>
          </w:p>
          <w:p w14:paraId="48FF4CCE" w14:textId="77777777" w:rsidR="00722F69" w:rsidRDefault="00722F69" w:rsidP="00722F69">
            <w:pPr>
              <w:rPr>
                <w:ins w:id="1140" w:author="Aidan Boyd" w:date="2015-01-13T12:00:00Z"/>
                <w:color w:val="000000" w:themeColor="text1"/>
              </w:rPr>
            </w:pPr>
            <w:ins w:id="1141" w:author="Aidan Boyd" w:date="2015-01-13T12:00:00Z">
              <w:r>
                <w:rPr>
                  <w:color w:val="000000" w:themeColor="text1"/>
                </w:rPr>
                <w:t>1=Yes</w:t>
              </w:r>
            </w:ins>
          </w:p>
          <w:p w14:paraId="05324B8A" w14:textId="77777777" w:rsidR="00722F69" w:rsidRDefault="00722F69" w:rsidP="00722F69">
            <w:pPr>
              <w:rPr>
                <w:ins w:id="1142" w:author="Aidan Boyd" w:date="2015-01-13T12:00:00Z"/>
                <w:color w:val="000000" w:themeColor="text1"/>
              </w:rPr>
            </w:pPr>
            <w:ins w:id="1143" w:author="Aidan Boyd" w:date="2015-01-13T12:00:00Z">
              <w:r>
                <w:rPr>
                  <w:color w:val="000000" w:themeColor="text1"/>
                </w:rPr>
                <w:t>888=Don’t know</w:t>
              </w:r>
            </w:ins>
          </w:p>
          <w:p w14:paraId="30B446B8" w14:textId="7588924B" w:rsidR="00722F69" w:rsidRPr="008231A9" w:rsidRDefault="00722F69" w:rsidP="00722F69">
            <w:pPr>
              <w:pStyle w:val="NoSpacing"/>
              <w:spacing w:line="240" w:lineRule="auto"/>
              <w:rPr>
                <w:ins w:id="1144" w:author="Aidan Boyd" w:date="2015-01-13T11:59:00Z"/>
              </w:rPr>
            </w:pPr>
            <w:ins w:id="1145" w:author="Aidan Boyd" w:date="2015-01-13T12:00:00Z">
              <w:r>
                <w:rPr>
                  <w:color w:val="000000" w:themeColor="text1"/>
                </w:rPr>
                <w:t>999=Prefer not to respond</w:t>
              </w:r>
            </w:ins>
          </w:p>
        </w:tc>
        <w:tc>
          <w:tcPr>
            <w:tcW w:w="1080" w:type="dxa"/>
            <w:tcBorders>
              <w:top w:val="single" w:sz="18" w:space="0" w:color="auto"/>
              <w:left w:val="single" w:sz="18" w:space="0" w:color="auto"/>
              <w:bottom w:val="single" w:sz="18" w:space="0" w:color="auto"/>
              <w:right w:val="single" w:sz="18" w:space="0" w:color="auto"/>
            </w:tcBorders>
          </w:tcPr>
          <w:p w14:paraId="0F09D225" w14:textId="77777777" w:rsidR="00722F69" w:rsidRPr="008231A9" w:rsidRDefault="00722F69" w:rsidP="00722F69">
            <w:pPr>
              <w:pStyle w:val="NoSpacing"/>
              <w:spacing w:line="240" w:lineRule="auto"/>
              <w:rPr>
                <w:ins w:id="1146" w:author="Aidan Boyd" w:date="2015-01-13T11:59:00Z"/>
                <w:i/>
              </w:rPr>
            </w:pPr>
          </w:p>
        </w:tc>
      </w:tr>
      <w:tr w:rsidR="00722F69" w:rsidRPr="008231A9" w14:paraId="490C8F20" w14:textId="77777777">
        <w:trPr>
          <w:ins w:id="1147" w:author="Aidan Boyd" w:date="2015-01-13T11:59:00Z"/>
        </w:trPr>
        <w:tc>
          <w:tcPr>
            <w:tcW w:w="354" w:type="dxa"/>
          </w:tcPr>
          <w:p w14:paraId="5BC06036" w14:textId="77777777" w:rsidR="00722F69" w:rsidRPr="008231A9" w:rsidRDefault="00722F69" w:rsidP="00722F69">
            <w:pPr>
              <w:pStyle w:val="NoSpacing"/>
              <w:spacing w:line="240" w:lineRule="auto"/>
              <w:rPr>
                <w:ins w:id="1148" w:author="Aidan Boyd" w:date="2015-01-13T11:59:00Z"/>
              </w:rPr>
            </w:pPr>
          </w:p>
        </w:tc>
        <w:tc>
          <w:tcPr>
            <w:tcW w:w="5046" w:type="dxa"/>
            <w:tcBorders>
              <w:right w:val="nil"/>
            </w:tcBorders>
          </w:tcPr>
          <w:p w14:paraId="7E37CD1B" w14:textId="1688D252" w:rsidR="00722F69" w:rsidRDefault="00722F69" w:rsidP="00722F69">
            <w:pPr>
              <w:pStyle w:val="NoSpacing"/>
              <w:spacing w:line="240" w:lineRule="auto"/>
              <w:rPr>
                <w:ins w:id="1149" w:author="Aidan Boyd" w:date="2015-01-13T11:59:00Z"/>
              </w:rPr>
            </w:pPr>
            <w:ins w:id="1150" w:author="Aidan Boyd" w:date="2015-01-13T12:00:00Z">
              <w:r>
                <w:t>I24. Who is involved?</w:t>
              </w:r>
            </w:ins>
          </w:p>
        </w:tc>
        <w:tc>
          <w:tcPr>
            <w:tcW w:w="4320" w:type="dxa"/>
            <w:tcBorders>
              <w:left w:val="nil"/>
              <w:right w:val="single" w:sz="18" w:space="0" w:color="auto"/>
            </w:tcBorders>
          </w:tcPr>
          <w:p w14:paraId="52F77EF7" w14:textId="77777777" w:rsidR="00722F69" w:rsidRDefault="00722F69" w:rsidP="00722F69">
            <w:pPr>
              <w:rPr>
                <w:ins w:id="1151" w:author="Aidan Boyd" w:date="2015-01-13T12:00:00Z"/>
                <w:color w:val="000000" w:themeColor="text1"/>
              </w:rPr>
            </w:pPr>
            <w:ins w:id="1152" w:author="Aidan Boyd" w:date="2015-01-13T12:00:00Z">
              <w:r>
                <w:rPr>
                  <w:color w:val="000000" w:themeColor="text1"/>
                </w:rPr>
                <w:t>1=Everyone</w:t>
              </w:r>
            </w:ins>
          </w:p>
          <w:p w14:paraId="7BCEBC71" w14:textId="77777777" w:rsidR="00722F69" w:rsidRDefault="00722F69" w:rsidP="00722F69">
            <w:pPr>
              <w:rPr>
                <w:ins w:id="1153" w:author="Aidan Boyd" w:date="2015-01-13T12:00:00Z"/>
                <w:color w:val="000000" w:themeColor="text1"/>
              </w:rPr>
            </w:pPr>
            <w:ins w:id="1154" w:author="Aidan Boyd" w:date="2015-01-13T12:00:00Z">
              <w:r>
                <w:rPr>
                  <w:color w:val="000000" w:themeColor="text1"/>
                </w:rPr>
                <w:t>2=Only people invited by the headman/chief</w:t>
              </w:r>
            </w:ins>
          </w:p>
          <w:p w14:paraId="45203EC6" w14:textId="77777777" w:rsidR="00722F69" w:rsidRDefault="00722F69" w:rsidP="00722F69">
            <w:pPr>
              <w:rPr>
                <w:ins w:id="1155" w:author="Aidan Boyd" w:date="2015-01-13T12:00:00Z"/>
                <w:color w:val="000000" w:themeColor="text1"/>
              </w:rPr>
            </w:pPr>
            <w:ins w:id="1156" w:author="Aidan Boyd" w:date="2015-01-13T12:00:00Z">
              <w:r>
                <w:rPr>
                  <w:color w:val="000000" w:themeColor="text1"/>
                </w:rPr>
                <w:t>3=Only men</w:t>
              </w:r>
            </w:ins>
          </w:p>
          <w:p w14:paraId="0115185C" w14:textId="77777777" w:rsidR="00722F69" w:rsidRDefault="00722F69" w:rsidP="00722F69">
            <w:pPr>
              <w:rPr>
                <w:ins w:id="1157" w:author="Aidan Boyd" w:date="2015-01-13T12:00:00Z"/>
                <w:color w:val="000000" w:themeColor="text1"/>
              </w:rPr>
            </w:pPr>
            <w:ins w:id="1158" w:author="Aidan Boyd" w:date="2015-01-13T12:00:00Z">
              <w:r>
                <w:rPr>
                  <w:color w:val="000000" w:themeColor="text1"/>
                </w:rPr>
                <w:t>4=Headman only</w:t>
              </w:r>
            </w:ins>
          </w:p>
          <w:p w14:paraId="21544084" w14:textId="77777777" w:rsidR="00722F69" w:rsidRDefault="00722F69" w:rsidP="00722F69">
            <w:pPr>
              <w:rPr>
                <w:ins w:id="1159" w:author="Aidan Boyd" w:date="2015-01-13T12:00:00Z"/>
                <w:color w:val="000000" w:themeColor="text1"/>
              </w:rPr>
            </w:pPr>
            <w:ins w:id="1160" w:author="Aidan Boyd" w:date="2015-01-13T12:00:00Z">
              <w:r>
                <w:rPr>
                  <w:color w:val="000000" w:themeColor="text1"/>
                </w:rPr>
                <w:t>5=Village committee (specify)</w:t>
              </w:r>
            </w:ins>
          </w:p>
          <w:p w14:paraId="3DC48EAD" w14:textId="383BB92F" w:rsidR="00722F69" w:rsidRPr="008231A9" w:rsidRDefault="00722F69" w:rsidP="00722F69">
            <w:pPr>
              <w:pStyle w:val="NoSpacing"/>
              <w:spacing w:line="240" w:lineRule="auto"/>
              <w:rPr>
                <w:ins w:id="1161" w:author="Aidan Boyd" w:date="2015-01-13T11:59:00Z"/>
              </w:rPr>
            </w:pPr>
            <w:ins w:id="1162" w:author="Aidan Boyd" w:date="2015-01-13T12:00:00Z">
              <w:r>
                <w:rPr>
                  <w:color w:val="000000" w:themeColor="text1"/>
                </w:rPr>
                <w:t>97=Other, specify</w:t>
              </w:r>
            </w:ins>
          </w:p>
        </w:tc>
        <w:tc>
          <w:tcPr>
            <w:tcW w:w="1080" w:type="dxa"/>
            <w:tcBorders>
              <w:top w:val="single" w:sz="18" w:space="0" w:color="auto"/>
              <w:left w:val="single" w:sz="18" w:space="0" w:color="auto"/>
              <w:bottom w:val="single" w:sz="18" w:space="0" w:color="auto"/>
              <w:right w:val="single" w:sz="18" w:space="0" w:color="auto"/>
            </w:tcBorders>
          </w:tcPr>
          <w:p w14:paraId="38A26514" w14:textId="77777777" w:rsidR="00722F69" w:rsidRPr="008231A9" w:rsidRDefault="00722F69" w:rsidP="00722F69">
            <w:pPr>
              <w:pStyle w:val="NoSpacing"/>
              <w:spacing w:line="240" w:lineRule="auto"/>
              <w:rPr>
                <w:ins w:id="1163" w:author="Aidan Boyd" w:date="2015-01-13T11:59:00Z"/>
                <w:i/>
              </w:rPr>
            </w:pPr>
          </w:p>
        </w:tc>
      </w:tr>
      <w:tr w:rsidR="00722F69" w:rsidRPr="008231A9" w14:paraId="3A63AA25" w14:textId="77777777">
        <w:trPr>
          <w:ins w:id="1164" w:author="Aidan Boyd" w:date="2015-01-13T11:59:00Z"/>
        </w:trPr>
        <w:tc>
          <w:tcPr>
            <w:tcW w:w="354" w:type="dxa"/>
          </w:tcPr>
          <w:p w14:paraId="7B83DC5E" w14:textId="77777777" w:rsidR="00722F69" w:rsidRPr="008231A9" w:rsidRDefault="00722F69" w:rsidP="00722F69">
            <w:pPr>
              <w:pStyle w:val="NoSpacing"/>
              <w:spacing w:line="240" w:lineRule="auto"/>
              <w:rPr>
                <w:ins w:id="1165" w:author="Aidan Boyd" w:date="2015-01-13T11:59:00Z"/>
              </w:rPr>
            </w:pPr>
          </w:p>
        </w:tc>
        <w:tc>
          <w:tcPr>
            <w:tcW w:w="5046" w:type="dxa"/>
            <w:tcBorders>
              <w:right w:val="nil"/>
            </w:tcBorders>
          </w:tcPr>
          <w:p w14:paraId="79B57CF2" w14:textId="77777777" w:rsidR="00722F69" w:rsidRDefault="00722F69" w:rsidP="00722F69">
            <w:pPr>
              <w:rPr>
                <w:ins w:id="1166" w:author="Aidan Boyd" w:date="2015-01-13T12:00:00Z"/>
              </w:rPr>
            </w:pPr>
            <w:ins w:id="1167" w:author="Aidan Boyd" w:date="2015-01-13T12:00:00Z">
              <w:r>
                <w:t>I25. Are members of the community involved in the oversight of forest/wooded land agreements (contracts, concessions, permits)?</w:t>
              </w:r>
            </w:ins>
          </w:p>
          <w:p w14:paraId="0CAA0354" w14:textId="77777777" w:rsidR="00722F69" w:rsidRDefault="00722F69" w:rsidP="00722F69">
            <w:pPr>
              <w:pStyle w:val="NoSpacing"/>
              <w:spacing w:line="240" w:lineRule="auto"/>
              <w:rPr>
                <w:ins w:id="1168" w:author="Aidan Boyd" w:date="2015-01-13T11:59:00Z"/>
              </w:rPr>
            </w:pPr>
          </w:p>
        </w:tc>
        <w:tc>
          <w:tcPr>
            <w:tcW w:w="4320" w:type="dxa"/>
            <w:tcBorders>
              <w:left w:val="nil"/>
              <w:right w:val="single" w:sz="18" w:space="0" w:color="auto"/>
            </w:tcBorders>
          </w:tcPr>
          <w:p w14:paraId="5677564A" w14:textId="77777777" w:rsidR="00722F69" w:rsidRDefault="00722F69" w:rsidP="00722F69">
            <w:pPr>
              <w:rPr>
                <w:ins w:id="1169" w:author="Aidan Boyd" w:date="2015-01-13T12:00:00Z"/>
                <w:color w:val="000000" w:themeColor="text1"/>
              </w:rPr>
            </w:pPr>
            <w:ins w:id="1170" w:author="Aidan Boyd" w:date="2015-01-13T12:00:00Z">
              <w:r>
                <w:rPr>
                  <w:color w:val="000000" w:themeColor="text1"/>
                </w:rPr>
                <w:t>0=No</w:t>
              </w:r>
            </w:ins>
          </w:p>
          <w:p w14:paraId="3B3626A1" w14:textId="77777777" w:rsidR="00722F69" w:rsidRDefault="00722F69" w:rsidP="00722F69">
            <w:pPr>
              <w:rPr>
                <w:ins w:id="1171" w:author="Aidan Boyd" w:date="2015-01-13T12:00:00Z"/>
                <w:color w:val="000000" w:themeColor="text1"/>
              </w:rPr>
            </w:pPr>
            <w:ins w:id="1172" w:author="Aidan Boyd" w:date="2015-01-13T12:00:00Z">
              <w:r>
                <w:rPr>
                  <w:color w:val="000000" w:themeColor="text1"/>
                </w:rPr>
                <w:t>1=Yes</w:t>
              </w:r>
            </w:ins>
          </w:p>
          <w:p w14:paraId="2774CED9" w14:textId="77777777" w:rsidR="00722F69" w:rsidRDefault="00722F69" w:rsidP="00722F69">
            <w:pPr>
              <w:rPr>
                <w:ins w:id="1173" w:author="Aidan Boyd" w:date="2015-01-13T12:00:00Z"/>
                <w:color w:val="000000" w:themeColor="text1"/>
              </w:rPr>
            </w:pPr>
            <w:ins w:id="1174" w:author="Aidan Boyd" w:date="2015-01-13T12:00:00Z">
              <w:r>
                <w:rPr>
                  <w:color w:val="000000" w:themeColor="text1"/>
                </w:rPr>
                <w:t>888=Don’t know</w:t>
              </w:r>
            </w:ins>
          </w:p>
          <w:p w14:paraId="714E66AF" w14:textId="473024F0" w:rsidR="00722F69" w:rsidRPr="008231A9" w:rsidRDefault="00722F69" w:rsidP="00722F69">
            <w:pPr>
              <w:pStyle w:val="NoSpacing"/>
              <w:spacing w:line="240" w:lineRule="auto"/>
              <w:rPr>
                <w:ins w:id="1175" w:author="Aidan Boyd" w:date="2015-01-13T11:59:00Z"/>
              </w:rPr>
            </w:pPr>
            <w:ins w:id="1176" w:author="Aidan Boyd" w:date="2015-01-13T12:00:00Z">
              <w:r>
                <w:rPr>
                  <w:color w:val="000000" w:themeColor="text1"/>
                </w:rPr>
                <w:t>999=Prefer not to respond</w:t>
              </w:r>
            </w:ins>
          </w:p>
        </w:tc>
        <w:tc>
          <w:tcPr>
            <w:tcW w:w="1080" w:type="dxa"/>
            <w:tcBorders>
              <w:top w:val="single" w:sz="18" w:space="0" w:color="auto"/>
              <w:left w:val="single" w:sz="18" w:space="0" w:color="auto"/>
              <w:bottom w:val="single" w:sz="18" w:space="0" w:color="auto"/>
              <w:right w:val="single" w:sz="18" w:space="0" w:color="auto"/>
            </w:tcBorders>
          </w:tcPr>
          <w:p w14:paraId="67C6381D" w14:textId="77777777" w:rsidR="00722F69" w:rsidRPr="008231A9" w:rsidRDefault="00722F69" w:rsidP="00722F69">
            <w:pPr>
              <w:pStyle w:val="NoSpacing"/>
              <w:spacing w:line="240" w:lineRule="auto"/>
              <w:rPr>
                <w:ins w:id="1177" w:author="Aidan Boyd" w:date="2015-01-13T11:59:00Z"/>
                <w:i/>
              </w:rPr>
            </w:pPr>
          </w:p>
        </w:tc>
      </w:tr>
      <w:tr w:rsidR="00722F69" w:rsidRPr="008231A9" w14:paraId="368FD7FB" w14:textId="77777777">
        <w:trPr>
          <w:ins w:id="1178" w:author="Aidan Boyd" w:date="2015-01-13T11:59:00Z"/>
        </w:trPr>
        <w:tc>
          <w:tcPr>
            <w:tcW w:w="354" w:type="dxa"/>
          </w:tcPr>
          <w:p w14:paraId="4A2CB0BE" w14:textId="77777777" w:rsidR="00722F69" w:rsidRPr="008231A9" w:rsidRDefault="00722F69" w:rsidP="00722F69">
            <w:pPr>
              <w:pStyle w:val="NoSpacing"/>
              <w:spacing w:line="240" w:lineRule="auto"/>
              <w:rPr>
                <w:ins w:id="1179" w:author="Aidan Boyd" w:date="2015-01-13T11:59:00Z"/>
              </w:rPr>
            </w:pPr>
          </w:p>
        </w:tc>
        <w:tc>
          <w:tcPr>
            <w:tcW w:w="5046" w:type="dxa"/>
            <w:tcBorders>
              <w:right w:val="nil"/>
            </w:tcBorders>
          </w:tcPr>
          <w:p w14:paraId="2F853F31" w14:textId="042206E3" w:rsidR="00722F69" w:rsidRDefault="00722F69" w:rsidP="00722F69">
            <w:pPr>
              <w:rPr>
                <w:ins w:id="1180" w:author="Aidan Boyd" w:date="2015-01-13T11:59:00Z"/>
              </w:rPr>
            </w:pPr>
            <w:ins w:id="1181" w:author="Aidan Boyd" w:date="2015-01-13T12:00:00Z">
              <w:r>
                <w:t>I26. Who is involved?</w:t>
              </w:r>
            </w:ins>
          </w:p>
        </w:tc>
        <w:tc>
          <w:tcPr>
            <w:tcW w:w="4320" w:type="dxa"/>
            <w:tcBorders>
              <w:left w:val="nil"/>
              <w:right w:val="single" w:sz="18" w:space="0" w:color="auto"/>
            </w:tcBorders>
          </w:tcPr>
          <w:p w14:paraId="360470D3" w14:textId="77777777" w:rsidR="00722F69" w:rsidRDefault="00722F69" w:rsidP="00722F69">
            <w:pPr>
              <w:rPr>
                <w:ins w:id="1182" w:author="Aidan Boyd" w:date="2015-01-13T12:00:00Z"/>
                <w:color w:val="000000" w:themeColor="text1"/>
              </w:rPr>
            </w:pPr>
            <w:ins w:id="1183" w:author="Aidan Boyd" w:date="2015-01-13T12:00:00Z">
              <w:r>
                <w:rPr>
                  <w:color w:val="000000" w:themeColor="text1"/>
                </w:rPr>
                <w:t>1=Everyone</w:t>
              </w:r>
            </w:ins>
          </w:p>
          <w:p w14:paraId="63692618" w14:textId="77777777" w:rsidR="00722F69" w:rsidRDefault="00722F69" w:rsidP="00722F69">
            <w:pPr>
              <w:rPr>
                <w:ins w:id="1184" w:author="Aidan Boyd" w:date="2015-01-13T12:00:00Z"/>
                <w:color w:val="000000" w:themeColor="text1"/>
              </w:rPr>
            </w:pPr>
            <w:ins w:id="1185" w:author="Aidan Boyd" w:date="2015-01-13T12:00:00Z">
              <w:r>
                <w:rPr>
                  <w:color w:val="000000" w:themeColor="text1"/>
                </w:rPr>
                <w:t>2=Only people invited by the headman/chief</w:t>
              </w:r>
            </w:ins>
          </w:p>
          <w:p w14:paraId="53E73F95" w14:textId="77777777" w:rsidR="00722F69" w:rsidRDefault="00722F69" w:rsidP="00722F69">
            <w:pPr>
              <w:rPr>
                <w:ins w:id="1186" w:author="Aidan Boyd" w:date="2015-01-13T12:00:00Z"/>
                <w:color w:val="000000" w:themeColor="text1"/>
              </w:rPr>
            </w:pPr>
            <w:ins w:id="1187" w:author="Aidan Boyd" w:date="2015-01-13T12:00:00Z">
              <w:r>
                <w:rPr>
                  <w:color w:val="000000" w:themeColor="text1"/>
                </w:rPr>
                <w:t>3=Only men</w:t>
              </w:r>
            </w:ins>
          </w:p>
          <w:p w14:paraId="697F214D" w14:textId="77777777" w:rsidR="00722F69" w:rsidRDefault="00722F69" w:rsidP="00722F69">
            <w:pPr>
              <w:rPr>
                <w:ins w:id="1188" w:author="Aidan Boyd" w:date="2015-01-13T12:00:00Z"/>
                <w:color w:val="000000" w:themeColor="text1"/>
              </w:rPr>
            </w:pPr>
            <w:ins w:id="1189" w:author="Aidan Boyd" w:date="2015-01-13T12:00:00Z">
              <w:r>
                <w:rPr>
                  <w:color w:val="000000" w:themeColor="text1"/>
                </w:rPr>
                <w:t>4=Headman only</w:t>
              </w:r>
            </w:ins>
          </w:p>
          <w:p w14:paraId="4D2D6F92" w14:textId="77777777" w:rsidR="00722F69" w:rsidRDefault="00722F69" w:rsidP="00722F69">
            <w:pPr>
              <w:rPr>
                <w:ins w:id="1190" w:author="Aidan Boyd" w:date="2015-01-13T12:00:00Z"/>
                <w:color w:val="000000" w:themeColor="text1"/>
              </w:rPr>
            </w:pPr>
            <w:ins w:id="1191" w:author="Aidan Boyd" w:date="2015-01-13T12:00:00Z">
              <w:r>
                <w:rPr>
                  <w:color w:val="000000" w:themeColor="text1"/>
                </w:rPr>
                <w:t>5=Village committee (specify)</w:t>
              </w:r>
            </w:ins>
          </w:p>
          <w:p w14:paraId="25D6104C" w14:textId="631E23C1" w:rsidR="00722F69" w:rsidRDefault="00722F69" w:rsidP="00722F69">
            <w:pPr>
              <w:rPr>
                <w:ins w:id="1192" w:author="Aidan Boyd" w:date="2015-01-13T11:59:00Z"/>
                <w:color w:val="000000" w:themeColor="text1"/>
              </w:rPr>
            </w:pPr>
            <w:ins w:id="1193" w:author="Aidan Boyd" w:date="2015-01-13T12:00:00Z">
              <w:r>
                <w:rPr>
                  <w:color w:val="000000" w:themeColor="text1"/>
                </w:rPr>
                <w:t>97=Other, specify</w:t>
              </w:r>
            </w:ins>
          </w:p>
        </w:tc>
        <w:tc>
          <w:tcPr>
            <w:tcW w:w="1080" w:type="dxa"/>
            <w:tcBorders>
              <w:top w:val="single" w:sz="18" w:space="0" w:color="auto"/>
              <w:left w:val="single" w:sz="18" w:space="0" w:color="auto"/>
              <w:bottom w:val="single" w:sz="18" w:space="0" w:color="auto"/>
              <w:right w:val="single" w:sz="18" w:space="0" w:color="auto"/>
            </w:tcBorders>
          </w:tcPr>
          <w:p w14:paraId="203BF0C1" w14:textId="77777777" w:rsidR="00722F69" w:rsidRPr="008231A9" w:rsidRDefault="00722F69" w:rsidP="00722F69">
            <w:pPr>
              <w:pStyle w:val="NoSpacing"/>
              <w:spacing w:line="240" w:lineRule="auto"/>
              <w:rPr>
                <w:ins w:id="1194" w:author="Aidan Boyd" w:date="2015-01-13T11:59:00Z"/>
                <w:i/>
              </w:rPr>
            </w:pPr>
          </w:p>
        </w:tc>
      </w:tr>
    </w:tbl>
    <w:p w14:paraId="027BC02E" w14:textId="77777777" w:rsidR="00A40A4D" w:rsidRDefault="00A40A4D" w:rsidP="001A62FC">
      <w:pPr>
        <w:pStyle w:val="NoSpacing"/>
        <w:spacing w:line="240" w:lineRule="auto"/>
      </w:pPr>
    </w:p>
    <w:p w14:paraId="60885E7B" w14:textId="77777777" w:rsidR="00A40A4D" w:rsidRDefault="00A40A4D" w:rsidP="001A62FC">
      <w:pPr>
        <w:pStyle w:val="NoSpacing"/>
        <w:spacing w:line="240" w:lineRule="auto"/>
        <w:sectPr w:rsidR="00A40A4D">
          <w:pgSz w:w="12240" w:h="15840"/>
          <w:pgMar w:top="1440" w:right="1440" w:bottom="1440" w:left="1440" w:header="720" w:footer="720" w:gutter="0"/>
          <w:cols w:space="720"/>
          <w:docGrid w:linePitch="360"/>
        </w:sectPr>
      </w:pPr>
    </w:p>
    <w:p w14:paraId="6A9D703F" w14:textId="77777777" w:rsidR="002F07D8" w:rsidRDefault="00A40A4D" w:rsidP="001A62FC">
      <w:pPr>
        <w:pStyle w:val="Heading3"/>
        <w:spacing w:before="0" w:line="240" w:lineRule="auto"/>
        <w:rPr>
          <w:ins w:id="1195" w:author="Aidan Boyd" w:date="2015-01-13T14:14:00Z"/>
        </w:rPr>
      </w:pPr>
      <w:commentRangeStart w:id="1196"/>
      <w:r>
        <w:lastRenderedPageBreak/>
        <w:t>Section I. Government/Official Legal Rules</w:t>
      </w:r>
      <w:commentRangeEnd w:id="1196"/>
      <w:r w:rsidR="00393DE8">
        <w:rPr>
          <w:rStyle w:val="CommentReference"/>
          <w:b w:val="0"/>
          <w:caps w:val="0"/>
          <w:color w:val="auto"/>
          <w:spacing w:val="0"/>
        </w:rPr>
        <w:commentReference w:id="1196"/>
      </w:r>
    </w:p>
    <w:p w14:paraId="443F3E7B" w14:textId="77777777" w:rsidR="008403A3" w:rsidRDefault="008403A3">
      <w:pPr>
        <w:rPr>
          <w:ins w:id="1197" w:author="Aidan Boyd" w:date="2015-01-13T14:14:00Z"/>
        </w:rPr>
        <w:pPrChange w:id="1198" w:author="Aidan Boyd" w:date="2015-01-13T14:14:00Z">
          <w:pPr>
            <w:pStyle w:val="Heading3"/>
            <w:spacing w:before="0" w:line="240" w:lineRule="auto"/>
          </w:pPr>
        </w:pPrChange>
      </w:pPr>
    </w:p>
    <w:p w14:paraId="62E4C747" w14:textId="4C2F2189" w:rsidR="008403A3" w:rsidRPr="008403A3" w:rsidRDefault="008403A3" w:rsidP="008403A3">
      <w:pPr>
        <w:numPr>
          <w:ilvl w:val="0"/>
          <w:numId w:val="12"/>
        </w:numPr>
        <w:spacing w:after="200" w:line="240" w:lineRule="auto"/>
        <w:rPr>
          <w:ins w:id="1199" w:author="Aidan Boyd" w:date="2015-01-13T14:14:00Z"/>
          <w:rFonts w:ascii="Cambria" w:eastAsia="Cambria" w:hAnsi="Cambria" w:cs="Times New Roman"/>
        </w:rPr>
      </w:pPr>
      <w:commentRangeStart w:id="1200"/>
      <w:commentRangeStart w:id="1201"/>
      <w:ins w:id="1202" w:author="Aidan Boyd" w:date="2015-01-13T14:14:00Z">
        <w:r w:rsidRPr="008403A3">
          <w:rPr>
            <w:rFonts w:ascii="Cambria" w:eastAsia="Cambria" w:hAnsi="Cambria" w:cs="Times New Roman"/>
          </w:rPr>
          <w:t>Is the information provided complete? Is this information available in the languages spoken by impacted communities? Is information provided promptly?</w:t>
        </w:r>
        <w:commentRangeEnd w:id="1200"/>
        <w:r w:rsidRPr="008403A3">
          <w:rPr>
            <w:rFonts w:ascii="Cambria" w:eastAsia="Cambria" w:hAnsi="Cambria" w:cs="Times New Roman"/>
            <w:sz w:val="18"/>
            <w:szCs w:val="18"/>
          </w:rPr>
          <w:commentReference w:id="1200"/>
        </w:r>
        <w:commentRangeEnd w:id="1201"/>
        <w:r>
          <w:rPr>
            <w:rStyle w:val="CommentReference"/>
          </w:rPr>
          <w:commentReference w:id="1201"/>
        </w:r>
      </w:ins>
    </w:p>
    <w:p w14:paraId="7DBDD717" w14:textId="77777777" w:rsidR="008403A3" w:rsidRPr="008403A3" w:rsidRDefault="008403A3" w:rsidP="008403A3">
      <w:pPr>
        <w:numPr>
          <w:ilvl w:val="0"/>
          <w:numId w:val="12"/>
        </w:numPr>
        <w:spacing w:after="200" w:line="276" w:lineRule="auto"/>
        <w:ind w:left="805" w:hanging="357"/>
        <w:rPr>
          <w:ins w:id="1203" w:author="Aidan Boyd" w:date="2015-01-13T14:14:00Z"/>
          <w:rFonts w:ascii="Cambria" w:eastAsia="Cambria" w:hAnsi="Cambria" w:cs="Times New Roman"/>
        </w:rPr>
      </w:pPr>
      <w:commentRangeStart w:id="1204"/>
      <w:commentRangeStart w:id="1205"/>
      <w:ins w:id="1206" w:author="Aidan Boyd" w:date="2015-01-13T14:14:00Z">
        <w:r w:rsidRPr="008403A3">
          <w:rPr>
            <w:rFonts w:ascii="Cambria" w:eastAsia="Cambria" w:hAnsi="Cambria" w:cs="Arial"/>
            <w:color w:val="1A1A1A"/>
          </w:rPr>
          <w:t>In case these processes impact communities’ formal and customary rights to forests/lands, is there a special process to provide information and feedback?</w:t>
        </w:r>
        <w:commentRangeEnd w:id="1204"/>
        <w:r w:rsidRPr="008403A3">
          <w:rPr>
            <w:rFonts w:ascii="Cambria" w:eastAsia="Cambria" w:hAnsi="Cambria" w:cs="Times New Roman"/>
            <w:sz w:val="18"/>
            <w:szCs w:val="18"/>
          </w:rPr>
          <w:commentReference w:id="1204"/>
        </w:r>
      </w:ins>
      <w:commentRangeEnd w:id="1205"/>
      <w:ins w:id="1207" w:author="Aidan Boyd" w:date="2015-01-13T14:15:00Z">
        <w:r>
          <w:rPr>
            <w:rStyle w:val="CommentReference"/>
          </w:rPr>
          <w:commentReference w:id="1205"/>
        </w:r>
      </w:ins>
    </w:p>
    <w:p w14:paraId="494CDB69" w14:textId="77777777" w:rsidR="008403A3" w:rsidRDefault="008403A3">
      <w:pPr>
        <w:rPr>
          <w:ins w:id="1208" w:author="Aidan Boyd" w:date="2015-01-13T14:17:00Z"/>
        </w:rPr>
        <w:pPrChange w:id="1209" w:author="Aidan Boyd" w:date="2015-01-13T14:14:00Z">
          <w:pPr>
            <w:pStyle w:val="Heading3"/>
            <w:spacing w:before="0" w:line="240" w:lineRule="auto"/>
          </w:pPr>
        </w:pPrChange>
      </w:pPr>
    </w:p>
    <w:p w14:paraId="2E9009CF" w14:textId="77777777" w:rsidR="00B04E9A" w:rsidRPr="00B04E9A" w:rsidRDefault="00B04E9A" w:rsidP="00B04E9A">
      <w:pPr>
        <w:numPr>
          <w:ilvl w:val="0"/>
          <w:numId w:val="9"/>
        </w:numPr>
        <w:spacing w:after="200" w:line="276" w:lineRule="auto"/>
        <w:ind w:left="805" w:hanging="357"/>
        <w:rPr>
          <w:ins w:id="1210" w:author="Aidan Boyd" w:date="2015-01-13T14:17:00Z"/>
          <w:rFonts w:ascii="Cambria" w:eastAsia="Cambria" w:hAnsi="Cambria" w:cs="Times New Roman"/>
        </w:rPr>
      </w:pPr>
      <w:commentRangeStart w:id="1211"/>
      <w:commentRangeStart w:id="1212"/>
      <w:ins w:id="1213" w:author="Aidan Boyd" w:date="2015-01-13T14:17:00Z">
        <w:r w:rsidRPr="00B04E9A">
          <w:rPr>
            <w:rFonts w:ascii="Cambria" w:eastAsia="Cambria" w:hAnsi="Cambria" w:cs="Arial"/>
            <w:color w:val="1A1A1A"/>
          </w:rPr>
          <w:t>At what point of the legal decision-making process do community representatives come in? Do their views have any impact in the final decision?</w:t>
        </w:r>
        <w:commentRangeEnd w:id="1211"/>
        <w:r w:rsidRPr="00B04E9A">
          <w:rPr>
            <w:rFonts w:ascii="Cambria" w:eastAsia="Cambria" w:hAnsi="Cambria" w:cs="Times New Roman"/>
            <w:sz w:val="18"/>
            <w:szCs w:val="18"/>
          </w:rPr>
          <w:commentReference w:id="1211"/>
        </w:r>
        <w:commentRangeEnd w:id="1212"/>
        <w:r>
          <w:rPr>
            <w:rStyle w:val="CommentReference"/>
          </w:rPr>
          <w:commentReference w:id="1212"/>
        </w:r>
      </w:ins>
    </w:p>
    <w:p w14:paraId="5517036E" w14:textId="77777777" w:rsidR="00B04E9A" w:rsidRDefault="00B04E9A">
      <w:pPr>
        <w:rPr>
          <w:ins w:id="1214" w:author="Aidan Boyd" w:date="2015-01-13T14:14:00Z"/>
        </w:rPr>
        <w:pPrChange w:id="1215" w:author="Aidan Boyd" w:date="2015-01-13T14:14:00Z">
          <w:pPr>
            <w:pStyle w:val="Heading3"/>
            <w:spacing w:before="0" w:line="240" w:lineRule="auto"/>
          </w:pPr>
        </w:pPrChange>
      </w:pPr>
    </w:p>
    <w:p w14:paraId="248A261C" w14:textId="77777777" w:rsidR="008403A3" w:rsidRPr="00076BA4" w:rsidRDefault="008403A3">
      <w:pPr>
        <w:pPrChange w:id="1216" w:author="Aidan Boyd" w:date="2015-01-13T14:14:00Z">
          <w:pPr>
            <w:pStyle w:val="Heading3"/>
            <w:spacing w:before="0" w:line="240" w:lineRule="auto"/>
          </w:pPr>
        </w:pPrChange>
      </w:pPr>
    </w:p>
    <w:tbl>
      <w:tblPr>
        <w:tblStyle w:val="TableGrid"/>
        <w:tblW w:w="14395" w:type="dxa"/>
        <w:jc w:val="center"/>
        <w:tblLayout w:type="fixed"/>
        <w:tblCellMar>
          <w:left w:w="72" w:type="dxa"/>
          <w:right w:w="72" w:type="dxa"/>
        </w:tblCellMar>
        <w:tblLook w:val="04A0" w:firstRow="1" w:lastRow="0" w:firstColumn="1" w:lastColumn="0" w:noHBand="0" w:noVBand="1"/>
      </w:tblPr>
      <w:tblGrid>
        <w:gridCol w:w="2515"/>
        <w:gridCol w:w="3240"/>
        <w:gridCol w:w="1698"/>
        <w:gridCol w:w="1542"/>
        <w:gridCol w:w="2160"/>
        <w:gridCol w:w="1308"/>
        <w:gridCol w:w="1932"/>
      </w:tblGrid>
      <w:tr w:rsidR="00A40A4D" w:rsidRPr="00A40A4D" w14:paraId="2DAAC5ED" w14:textId="77777777">
        <w:trPr>
          <w:trHeight w:val="20"/>
          <w:jc w:val="center"/>
        </w:trPr>
        <w:tc>
          <w:tcPr>
            <w:tcW w:w="2515" w:type="dxa"/>
            <w:tcBorders>
              <w:top w:val="single" w:sz="4" w:space="0" w:color="auto"/>
              <w:left w:val="single" w:sz="4" w:space="0" w:color="auto"/>
              <w:bottom w:val="single" w:sz="4" w:space="0" w:color="auto"/>
              <w:right w:val="single" w:sz="4" w:space="0" w:color="auto"/>
            </w:tcBorders>
          </w:tcPr>
          <w:p w14:paraId="34E81062" w14:textId="77777777" w:rsidR="00A40A4D" w:rsidRPr="00A40A4D" w:rsidRDefault="00A40A4D" w:rsidP="001A62FC">
            <w:pPr>
              <w:pStyle w:val="NoSpacing"/>
              <w:spacing w:line="240" w:lineRule="auto"/>
            </w:pPr>
            <w:r w:rsidRPr="00A40A4D">
              <w:t>Activity</w:t>
            </w:r>
          </w:p>
        </w:tc>
        <w:tc>
          <w:tcPr>
            <w:tcW w:w="3240" w:type="dxa"/>
            <w:tcBorders>
              <w:top w:val="single" w:sz="4" w:space="0" w:color="auto"/>
              <w:left w:val="single" w:sz="4" w:space="0" w:color="auto"/>
              <w:bottom w:val="single" w:sz="4" w:space="0" w:color="auto"/>
              <w:right w:val="single" w:sz="4" w:space="0" w:color="auto"/>
            </w:tcBorders>
          </w:tcPr>
          <w:p w14:paraId="45C93DDE" w14:textId="77777777" w:rsidR="00A40A4D" w:rsidRPr="00A40A4D" w:rsidRDefault="003C72D1" w:rsidP="001A62FC">
            <w:pPr>
              <w:pStyle w:val="NoSpacing"/>
              <w:spacing w:line="240" w:lineRule="auto"/>
            </w:pPr>
            <w:r>
              <w:t xml:space="preserve">I1. </w:t>
            </w:r>
            <w:r w:rsidR="00A40A4D" w:rsidRPr="00A40A4D">
              <w:t xml:space="preserve">Are there </w:t>
            </w:r>
            <w:r w:rsidR="00A40A4D" w:rsidRPr="00A40A4D">
              <w:rPr>
                <w:b/>
              </w:rPr>
              <w:t>government/official legal rules</w:t>
            </w:r>
            <w:r w:rsidR="00A40A4D" w:rsidRPr="00A40A4D">
              <w:t xml:space="preserve"> that regulate or restrict the following activity in forest/wooded areas? </w:t>
            </w:r>
          </w:p>
          <w:p w14:paraId="54574550" w14:textId="77777777" w:rsidR="00A40A4D" w:rsidRPr="00A40A4D" w:rsidRDefault="00A40A4D" w:rsidP="001A62FC">
            <w:pPr>
              <w:pStyle w:val="NoSpacing"/>
              <w:spacing w:line="240" w:lineRule="auto"/>
            </w:pPr>
            <w:r w:rsidRPr="00A40A4D">
              <w:t>1=No</w:t>
            </w:r>
          </w:p>
          <w:p w14:paraId="330AFBD5" w14:textId="77777777" w:rsidR="00A40A4D" w:rsidRPr="00A40A4D" w:rsidRDefault="00A40A4D" w:rsidP="001A62FC">
            <w:pPr>
              <w:pStyle w:val="NoSpacing"/>
              <w:spacing w:line="240" w:lineRule="auto"/>
            </w:pPr>
            <w:r w:rsidRPr="00A40A4D">
              <w:t xml:space="preserve">2=Yes </w:t>
            </w:r>
          </w:p>
          <w:p w14:paraId="476BF830" w14:textId="77777777" w:rsidR="00A40A4D" w:rsidRPr="00A40A4D" w:rsidRDefault="00A40A4D" w:rsidP="001A62FC">
            <w:pPr>
              <w:pStyle w:val="NoSpacing"/>
              <w:spacing w:line="240" w:lineRule="auto"/>
            </w:pPr>
            <w:r w:rsidRPr="00A40A4D">
              <w:t>888=Don’t know</w:t>
            </w:r>
          </w:p>
          <w:p w14:paraId="141D332A" w14:textId="77777777" w:rsidR="00A40A4D" w:rsidRPr="00A40A4D" w:rsidRDefault="00A40A4D" w:rsidP="001A62FC">
            <w:pPr>
              <w:pStyle w:val="NoSpacing"/>
              <w:spacing w:line="240" w:lineRule="auto"/>
            </w:pPr>
            <w:r w:rsidRPr="00A40A4D">
              <w:t>999=Prefer not to respond</w:t>
            </w:r>
          </w:p>
        </w:tc>
        <w:tc>
          <w:tcPr>
            <w:tcW w:w="1698" w:type="dxa"/>
            <w:tcBorders>
              <w:top w:val="single" w:sz="4" w:space="0" w:color="auto"/>
              <w:left w:val="single" w:sz="4" w:space="0" w:color="auto"/>
              <w:bottom w:val="single" w:sz="4" w:space="0" w:color="auto"/>
              <w:right w:val="single" w:sz="4" w:space="0" w:color="auto"/>
            </w:tcBorders>
          </w:tcPr>
          <w:p w14:paraId="3F40910C" w14:textId="77777777" w:rsidR="00A40A4D" w:rsidRPr="00A40A4D" w:rsidRDefault="003C72D1" w:rsidP="001A62FC">
            <w:pPr>
              <w:pStyle w:val="NoSpacing"/>
              <w:spacing w:line="240" w:lineRule="auto"/>
            </w:pPr>
            <w:r>
              <w:t xml:space="preserve">I1b. </w:t>
            </w:r>
            <w:r w:rsidR="00A40A4D" w:rsidRPr="00A40A4D">
              <w:t xml:space="preserve">If yes, please describe the rules. </w:t>
            </w:r>
          </w:p>
        </w:tc>
        <w:tc>
          <w:tcPr>
            <w:tcW w:w="1542" w:type="dxa"/>
            <w:tcBorders>
              <w:top w:val="single" w:sz="4" w:space="0" w:color="auto"/>
              <w:left w:val="single" w:sz="4" w:space="0" w:color="auto"/>
              <w:bottom w:val="single" w:sz="4" w:space="0" w:color="auto"/>
              <w:right w:val="single" w:sz="4" w:space="0" w:color="auto"/>
            </w:tcBorders>
          </w:tcPr>
          <w:p w14:paraId="1B1F97AA" w14:textId="2F05A56B" w:rsidR="00920128" w:rsidRDefault="003C72D1" w:rsidP="00920128">
            <w:pPr>
              <w:pStyle w:val="NoSpacing"/>
              <w:spacing w:line="240" w:lineRule="auto"/>
            </w:pPr>
            <w:r>
              <w:t xml:space="preserve">I2. </w:t>
            </w:r>
            <w:r w:rsidR="00A40A4D" w:rsidRPr="00A40A4D">
              <w:t>W</w:t>
            </w:r>
            <w:r w:rsidR="00920128">
              <w:t xml:space="preserve">as </w:t>
            </w:r>
            <w:r w:rsidR="00A40A4D" w:rsidRPr="00A40A4D">
              <w:t>this rule introduced</w:t>
            </w:r>
            <w:r w:rsidR="00920128">
              <w:t xml:space="preserve"> in the last year</w:t>
            </w:r>
            <w:r w:rsidR="00A40A4D" w:rsidRPr="00A40A4D">
              <w:t>?</w:t>
            </w:r>
          </w:p>
          <w:p w14:paraId="6B26E93E" w14:textId="77777777" w:rsidR="00920128" w:rsidRDefault="00920128" w:rsidP="00920128">
            <w:pPr>
              <w:pStyle w:val="NoSpacing"/>
              <w:spacing w:line="240" w:lineRule="auto"/>
            </w:pPr>
          </w:p>
          <w:p w14:paraId="4ECECFF5" w14:textId="77777777" w:rsidR="00920128" w:rsidRPr="00A40A4D" w:rsidRDefault="00920128" w:rsidP="00920128">
            <w:pPr>
              <w:pStyle w:val="NoSpacing"/>
              <w:spacing w:line="240" w:lineRule="auto"/>
            </w:pPr>
            <w:r w:rsidRPr="00A40A4D">
              <w:t>0=No</w:t>
            </w:r>
          </w:p>
          <w:p w14:paraId="6F0CBB26" w14:textId="77777777" w:rsidR="00920128" w:rsidRPr="00A40A4D" w:rsidRDefault="00920128" w:rsidP="00920128">
            <w:pPr>
              <w:pStyle w:val="NoSpacing"/>
              <w:spacing w:line="240" w:lineRule="auto"/>
            </w:pPr>
            <w:r w:rsidRPr="00A40A4D">
              <w:t>1=Yes</w:t>
            </w:r>
          </w:p>
          <w:p w14:paraId="56749624" w14:textId="77777777" w:rsidR="00920128" w:rsidRPr="00A40A4D" w:rsidRDefault="00920128" w:rsidP="00920128">
            <w:pPr>
              <w:pStyle w:val="NoSpacing"/>
              <w:spacing w:line="240" w:lineRule="auto"/>
            </w:pPr>
            <w:r w:rsidRPr="00A40A4D">
              <w:t>888=Don’t know</w:t>
            </w:r>
          </w:p>
          <w:p w14:paraId="2B095B71" w14:textId="51B0CE4D" w:rsidR="00A40A4D" w:rsidRPr="00A40A4D" w:rsidRDefault="00920128" w:rsidP="00920128">
            <w:pPr>
              <w:pStyle w:val="NoSpacing"/>
              <w:spacing w:line="240" w:lineRule="auto"/>
            </w:pPr>
            <w:r w:rsidRPr="00A40A4D">
              <w:t>999=Prefer not to respond</w:t>
            </w:r>
            <w:r w:rsidR="00A40A4D" w:rsidRPr="00A40A4D">
              <w:t xml:space="preserve"> </w:t>
            </w:r>
          </w:p>
        </w:tc>
        <w:tc>
          <w:tcPr>
            <w:tcW w:w="2160" w:type="dxa"/>
            <w:tcBorders>
              <w:top w:val="single" w:sz="4" w:space="0" w:color="auto"/>
              <w:left w:val="single" w:sz="4" w:space="0" w:color="auto"/>
              <w:bottom w:val="single" w:sz="4" w:space="0" w:color="auto"/>
              <w:right w:val="single" w:sz="4" w:space="0" w:color="auto"/>
            </w:tcBorders>
          </w:tcPr>
          <w:p w14:paraId="2105CEFA" w14:textId="77777777" w:rsidR="00A40A4D" w:rsidRPr="00A40A4D" w:rsidRDefault="003C72D1" w:rsidP="001A62FC">
            <w:pPr>
              <w:pStyle w:val="NoSpacing"/>
              <w:spacing w:line="240" w:lineRule="auto"/>
            </w:pPr>
            <w:r>
              <w:t xml:space="preserve">I3. </w:t>
            </w:r>
            <w:r w:rsidR="00A40A4D" w:rsidRPr="00A40A4D">
              <w:t>Are there penalties for rule breaking?</w:t>
            </w:r>
          </w:p>
          <w:p w14:paraId="76E206E3" w14:textId="77777777" w:rsidR="00A40A4D" w:rsidRPr="00A40A4D" w:rsidRDefault="00A40A4D" w:rsidP="001A62FC">
            <w:pPr>
              <w:pStyle w:val="NoSpacing"/>
              <w:spacing w:line="240" w:lineRule="auto"/>
            </w:pPr>
            <w:r w:rsidRPr="00A40A4D">
              <w:t>0=No</w:t>
            </w:r>
          </w:p>
          <w:p w14:paraId="582F29E6" w14:textId="77777777" w:rsidR="00A40A4D" w:rsidRPr="00A40A4D" w:rsidRDefault="00A40A4D" w:rsidP="001A62FC">
            <w:pPr>
              <w:pStyle w:val="NoSpacing"/>
              <w:spacing w:line="240" w:lineRule="auto"/>
            </w:pPr>
            <w:r w:rsidRPr="00A40A4D">
              <w:t>1=Yes</w:t>
            </w:r>
          </w:p>
          <w:p w14:paraId="24674B13" w14:textId="77777777" w:rsidR="00A40A4D" w:rsidRPr="00A40A4D" w:rsidRDefault="00A40A4D" w:rsidP="001A62FC">
            <w:pPr>
              <w:pStyle w:val="NoSpacing"/>
              <w:spacing w:line="240" w:lineRule="auto"/>
            </w:pPr>
            <w:r w:rsidRPr="00A40A4D">
              <w:t>888=Don’t know</w:t>
            </w:r>
          </w:p>
          <w:p w14:paraId="29B7EEAC" w14:textId="77777777" w:rsidR="00A40A4D" w:rsidRPr="00A40A4D" w:rsidRDefault="00A40A4D" w:rsidP="001A62FC">
            <w:pPr>
              <w:pStyle w:val="NoSpacing"/>
              <w:spacing w:line="240" w:lineRule="auto"/>
            </w:pPr>
            <w:r w:rsidRPr="00A40A4D">
              <w:t>999=Prefer not to respond</w:t>
            </w:r>
          </w:p>
        </w:tc>
        <w:tc>
          <w:tcPr>
            <w:tcW w:w="1308" w:type="dxa"/>
            <w:tcBorders>
              <w:top w:val="single" w:sz="4" w:space="0" w:color="auto"/>
              <w:left w:val="single" w:sz="4" w:space="0" w:color="auto"/>
              <w:bottom w:val="single" w:sz="4" w:space="0" w:color="auto"/>
              <w:right w:val="single" w:sz="4" w:space="0" w:color="auto"/>
            </w:tcBorders>
          </w:tcPr>
          <w:p w14:paraId="104BFD00" w14:textId="77777777" w:rsidR="00A40A4D" w:rsidRDefault="003C72D1" w:rsidP="001A62FC">
            <w:pPr>
              <w:pStyle w:val="NoSpacing"/>
              <w:spacing w:line="240" w:lineRule="auto"/>
            </w:pPr>
            <w:r>
              <w:t xml:space="preserve">I4. </w:t>
            </w:r>
            <w:r w:rsidR="00A40A4D" w:rsidRPr="00A40A4D">
              <w:t xml:space="preserve">What are the penalties for breaking the rules? </w:t>
            </w:r>
          </w:p>
          <w:p w14:paraId="4E35AB89" w14:textId="77777777" w:rsidR="00716280" w:rsidRDefault="00716280" w:rsidP="001A62FC">
            <w:pPr>
              <w:pStyle w:val="NoSpacing"/>
              <w:spacing w:line="240" w:lineRule="auto"/>
            </w:pPr>
          </w:p>
          <w:p w14:paraId="7C028BFF" w14:textId="77777777" w:rsidR="00716280" w:rsidRPr="00A40A4D" w:rsidRDefault="00716280" w:rsidP="001A62FC">
            <w:pPr>
              <w:pStyle w:val="NoSpacing"/>
              <w:spacing w:line="240" w:lineRule="auto"/>
            </w:pPr>
            <w:r>
              <w:rPr>
                <w:i/>
              </w:rPr>
              <w:t>See codes 102</w:t>
            </w:r>
          </w:p>
        </w:tc>
        <w:tc>
          <w:tcPr>
            <w:tcW w:w="1932" w:type="dxa"/>
            <w:tcBorders>
              <w:top w:val="single" w:sz="4" w:space="0" w:color="auto"/>
              <w:left w:val="single" w:sz="4" w:space="0" w:color="auto"/>
              <w:bottom w:val="single" w:sz="4" w:space="0" w:color="auto"/>
              <w:right w:val="single" w:sz="4" w:space="0" w:color="auto"/>
            </w:tcBorders>
          </w:tcPr>
          <w:p w14:paraId="08C19EB1" w14:textId="77777777" w:rsidR="00A40A4D" w:rsidRDefault="003C72D1" w:rsidP="001A62FC">
            <w:pPr>
              <w:pStyle w:val="NoSpacing"/>
              <w:spacing w:line="240" w:lineRule="auto"/>
            </w:pPr>
            <w:r>
              <w:t xml:space="preserve">I5. </w:t>
            </w:r>
            <w:r w:rsidR="00A40A4D" w:rsidRPr="00A40A4D">
              <w:t>In your opinion, how many community member</w:t>
            </w:r>
            <w:r w:rsidR="002007B2">
              <w:t>s adhere to/follow these rules?</w:t>
            </w:r>
          </w:p>
          <w:p w14:paraId="06F192E5" w14:textId="77777777" w:rsidR="00716280" w:rsidRDefault="00716280" w:rsidP="001A62FC">
            <w:pPr>
              <w:pStyle w:val="NoSpacing"/>
              <w:spacing w:line="240" w:lineRule="auto"/>
            </w:pPr>
          </w:p>
          <w:p w14:paraId="7C9CFD35" w14:textId="77777777" w:rsidR="00716280" w:rsidRPr="00A40A4D" w:rsidRDefault="00716280" w:rsidP="001A62FC">
            <w:pPr>
              <w:pStyle w:val="NoSpacing"/>
              <w:spacing w:line="240" w:lineRule="auto"/>
            </w:pPr>
            <w:r>
              <w:rPr>
                <w:i/>
              </w:rPr>
              <w:t>See codes 103</w:t>
            </w:r>
          </w:p>
        </w:tc>
      </w:tr>
      <w:tr w:rsidR="00E91C7F" w:rsidRPr="00A40A4D" w14:paraId="241F9854" w14:textId="77777777">
        <w:trPr>
          <w:trHeight w:val="20"/>
          <w:jc w:val="center"/>
        </w:trPr>
        <w:tc>
          <w:tcPr>
            <w:tcW w:w="2515" w:type="dxa"/>
            <w:tcBorders>
              <w:top w:val="single" w:sz="4" w:space="0" w:color="auto"/>
              <w:left w:val="single" w:sz="4" w:space="0" w:color="auto"/>
              <w:bottom w:val="single" w:sz="4" w:space="0" w:color="auto"/>
              <w:right w:val="single" w:sz="4" w:space="0" w:color="auto"/>
            </w:tcBorders>
          </w:tcPr>
          <w:p w14:paraId="0B77EFB1" w14:textId="77777777" w:rsidR="00E91C7F" w:rsidRPr="00A40A4D" w:rsidRDefault="00E91C7F" w:rsidP="001A62FC">
            <w:pPr>
              <w:pStyle w:val="NoSpacing"/>
              <w:spacing w:line="240" w:lineRule="auto"/>
            </w:pPr>
          </w:p>
        </w:tc>
        <w:tc>
          <w:tcPr>
            <w:tcW w:w="3240" w:type="dxa"/>
            <w:tcBorders>
              <w:top w:val="single" w:sz="4" w:space="0" w:color="auto"/>
              <w:left w:val="single" w:sz="4" w:space="0" w:color="auto"/>
              <w:bottom w:val="single" w:sz="4" w:space="0" w:color="auto"/>
              <w:right w:val="single" w:sz="4" w:space="0" w:color="auto"/>
            </w:tcBorders>
          </w:tcPr>
          <w:p w14:paraId="1332FD92" w14:textId="77777777" w:rsidR="00E91C7F" w:rsidRPr="00A40A4D" w:rsidRDefault="00E91C7F" w:rsidP="001A62FC">
            <w:pPr>
              <w:pStyle w:val="NoSpacing"/>
              <w:spacing w:line="240" w:lineRule="auto"/>
            </w:pPr>
          </w:p>
        </w:tc>
        <w:tc>
          <w:tcPr>
            <w:tcW w:w="1698" w:type="dxa"/>
            <w:tcBorders>
              <w:top w:val="single" w:sz="4" w:space="0" w:color="auto"/>
              <w:left w:val="single" w:sz="4" w:space="0" w:color="auto"/>
              <w:bottom w:val="single" w:sz="4" w:space="0" w:color="auto"/>
              <w:right w:val="single" w:sz="4" w:space="0" w:color="auto"/>
            </w:tcBorders>
          </w:tcPr>
          <w:p w14:paraId="26367A38" w14:textId="77777777" w:rsidR="00E91C7F" w:rsidRPr="00A40A4D" w:rsidRDefault="00E91C7F" w:rsidP="001A62FC">
            <w:pPr>
              <w:pStyle w:val="NoSpacing"/>
              <w:spacing w:line="240" w:lineRule="auto"/>
            </w:pPr>
          </w:p>
        </w:tc>
        <w:tc>
          <w:tcPr>
            <w:tcW w:w="1542" w:type="dxa"/>
            <w:tcBorders>
              <w:top w:val="single" w:sz="4" w:space="0" w:color="auto"/>
              <w:left w:val="single" w:sz="4" w:space="0" w:color="auto"/>
              <w:bottom w:val="single" w:sz="4" w:space="0" w:color="auto"/>
              <w:right w:val="single" w:sz="4" w:space="0" w:color="auto"/>
            </w:tcBorders>
          </w:tcPr>
          <w:p w14:paraId="12FB8852" w14:textId="77777777" w:rsidR="00E91C7F" w:rsidRPr="00A40A4D" w:rsidRDefault="00E91C7F" w:rsidP="001A62FC">
            <w:pPr>
              <w:pStyle w:val="NoSpacing"/>
              <w:spacing w:line="240" w:lineRule="auto"/>
            </w:pPr>
          </w:p>
        </w:tc>
        <w:tc>
          <w:tcPr>
            <w:tcW w:w="2160" w:type="dxa"/>
            <w:tcBorders>
              <w:top w:val="single" w:sz="4" w:space="0" w:color="auto"/>
              <w:left w:val="single" w:sz="4" w:space="0" w:color="auto"/>
              <w:bottom w:val="single" w:sz="4" w:space="0" w:color="auto"/>
              <w:right w:val="single" w:sz="4" w:space="0" w:color="auto"/>
            </w:tcBorders>
          </w:tcPr>
          <w:p w14:paraId="56A95A53" w14:textId="77777777" w:rsidR="00E91C7F" w:rsidRPr="00A40A4D" w:rsidRDefault="00E91C7F" w:rsidP="001A62FC">
            <w:pPr>
              <w:pStyle w:val="NoSpacing"/>
              <w:spacing w:line="240" w:lineRule="auto"/>
            </w:pPr>
          </w:p>
        </w:tc>
        <w:tc>
          <w:tcPr>
            <w:tcW w:w="1308" w:type="dxa"/>
            <w:tcBorders>
              <w:top w:val="single" w:sz="4" w:space="0" w:color="auto"/>
              <w:left w:val="single" w:sz="4" w:space="0" w:color="auto"/>
              <w:bottom w:val="single" w:sz="4" w:space="0" w:color="auto"/>
              <w:right w:val="single" w:sz="4" w:space="0" w:color="auto"/>
            </w:tcBorders>
          </w:tcPr>
          <w:p w14:paraId="39FB0642" w14:textId="77777777" w:rsidR="00E91C7F" w:rsidRPr="00A40A4D" w:rsidRDefault="00E91C7F" w:rsidP="001A62FC">
            <w:pPr>
              <w:pStyle w:val="NoSpacing"/>
              <w:spacing w:line="240" w:lineRule="auto"/>
            </w:pPr>
          </w:p>
        </w:tc>
        <w:tc>
          <w:tcPr>
            <w:tcW w:w="1932" w:type="dxa"/>
            <w:tcBorders>
              <w:top w:val="single" w:sz="4" w:space="0" w:color="auto"/>
              <w:left w:val="single" w:sz="4" w:space="0" w:color="auto"/>
              <w:bottom w:val="single" w:sz="4" w:space="0" w:color="auto"/>
              <w:right w:val="single" w:sz="4" w:space="0" w:color="auto"/>
            </w:tcBorders>
          </w:tcPr>
          <w:p w14:paraId="6E2BDF3A" w14:textId="77777777" w:rsidR="00E91C7F" w:rsidRPr="00A40A4D" w:rsidRDefault="00E91C7F" w:rsidP="001A62FC">
            <w:pPr>
              <w:pStyle w:val="NoSpacing"/>
              <w:spacing w:line="240" w:lineRule="auto"/>
            </w:pPr>
          </w:p>
        </w:tc>
      </w:tr>
      <w:tr w:rsidR="00A40A4D" w:rsidRPr="00A40A4D" w14:paraId="2243AB69" w14:textId="77777777">
        <w:trPr>
          <w:trHeight w:val="20"/>
          <w:jc w:val="center"/>
        </w:trPr>
        <w:tc>
          <w:tcPr>
            <w:tcW w:w="2515" w:type="dxa"/>
            <w:tcBorders>
              <w:top w:val="single" w:sz="4" w:space="0" w:color="auto"/>
              <w:left w:val="single" w:sz="4" w:space="0" w:color="auto"/>
              <w:bottom w:val="single" w:sz="4" w:space="0" w:color="auto"/>
              <w:right w:val="single" w:sz="4" w:space="0" w:color="auto"/>
            </w:tcBorders>
          </w:tcPr>
          <w:p w14:paraId="6B23837D" w14:textId="77777777" w:rsidR="00A40A4D" w:rsidRPr="00A40A4D" w:rsidRDefault="00A40A4D" w:rsidP="001A62FC">
            <w:pPr>
              <w:pStyle w:val="NoSpacing"/>
              <w:spacing w:line="240" w:lineRule="auto"/>
            </w:pPr>
            <w:r w:rsidRPr="00A40A4D">
              <w:t>Clearing land for agriculture</w:t>
            </w:r>
          </w:p>
        </w:tc>
        <w:tc>
          <w:tcPr>
            <w:tcW w:w="3240" w:type="dxa"/>
            <w:tcBorders>
              <w:top w:val="single" w:sz="4" w:space="0" w:color="auto"/>
              <w:left w:val="single" w:sz="4" w:space="0" w:color="auto"/>
              <w:bottom w:val="single" w:sz="4" w:space="0" w:color="auto"/>
              <w:right w:val="single" w:sz="4" w:space="0" w:color="auto"/>
            </w:tcBorders>
          </w:tcPr>
          <w:p w14:paraId="4C783C5C" w14:textId="77777777" w:rsidR="00A40A4D" w:rsidRPr="00A40A4D" w:rsidRDefault="00A40A4D" w:rsidP="001A62FC">
            <w:pPr>
              <w:pStyle w:val="NoSpacing"/>
              <w:spacing w:line="240" w:lineRule="auto"/>
            </w:pPr>
          </w:p>
        </w:tc>
        <w:tc>
          <w:tcPr>
            <w:tcW w:w="1698" w:type="dxa"/>
            <w:tcBorders>
              <w:top w:val="single" w:sz="4" w:space="0" w:color="auto"/>
              <w:left w:val="single" w:sz="4" w:space="0" w:color="auto"/>
              <w:bottom w:val="single" w:sz="4" w:space="0" w:color="auto"/>
              <w:right w:val="single" w:sz="4" w:space="0" w:color="auto"/>
            </w:tcBorders>
            <w:shd w:val="clear" w:color="auto" w:fill="999999" w:themeFill="accent3" w:themeFillTint="66"/>
          </w:tcPr>
          <w:p w14:paraId="3BB06944" w14:textId="77777777" w:rsidR="00A40A4D" w:rsidRPr="00A40A4D" w:rsidRDefault="00A40A4D" w:rsidP="001A62FC">
            <w:pPr>
              <w:pStyle w:val="NoSpacing"/>
              <w:spacing w:line="240" w:lineRule="auto"/>
            </w:pPr>
            <w:r w:rsidRPr="00A40A4D">
              <w:t xml:space="preserve">TEXT </w:t>
            </w:r>
          </w:p>
        </w:tc>
        <w:tc>
          <w:tcPr>
            <w:tcW w:w="1542" w:type="dxa"/>
            <w:tcBorders>
              <w:top w:val="single" w:sz="4" w:space="0" w:color="auto"/>
              <w:left w:val="single" w:sz="4" w:space="0" w:color="auto"/>
              <w:bottom w:val="single" w:sz="4" w:space="0" w:color="auto"/>
              <w:right w:val="single" w:sz="4" w:space="0" w:color="auto"/>
            </w:tcBorders>
          </w:tcPr>
          <w:p w14:paraId="79C3395B" w14:textId="77777777" w:rsidR="00A40A4D" w:rsidRPr="00A40A4D" w:rsidRDefault="00A40A4D" w:rsidP="001A62FC">
            <w:pPr>
              <w:pStyle w:val="NoSpacing"/>
              <w:spacing w:line="240" w:lineRule="auto"/>
            </w:pPr>
          </w:p>
        </w:tc>
        <w:tc>
          <w:tcPr>
            <w:tcW w:w="2160" w:type="dxa"/>
            <w:tcBorders>
              <w:top w:val="single" w:sz="4" w:space="0" w:color="auto"/>
              <w:left w:val="single" w:sz="4" w:space="0" w:color="auto"/>
              <w:bottom w:val="single" w:sz="4" w:space="0" w:color="auto"/>
              <w:right w:val="single" w:sz="4" w:space="0" w:color="auto"/>
            </w:tcBorders>
          </w:tcPr>
          <w:p w14:paraId="517C483A" w14:textId="77777777" w:rsidR="00A40A4D" w:rsidRPr="00A40A4D" w:rsidRDefault="00A40A4D" w:rsidP="001A62FC">
            <w:pPr>
              <w:pStyle w:val="NoSpacing"/>
              <w:spacing w:line="240" w:lineRule="auto"/>
            </w:pPr>
          </w:p>
        </w:tc>
        <w:tc>
          <w:tcPr>
            <w:tcW w:w="1308" w:type="dxa"/>
            <w:tcBorders>
              <w:top w:val="single" w:sz="4" w:space="0" w:color="auto"/>
              <w:left w:val="single" w:sz="4" w:space="0" w:color="auto"/>
              <w:bottom w:val="single" w:sz="4" w:space="0" w:color="auto"/>
              <w:right w:val="single" w:sz="4" w:space="0" w:color="auto"/>
            </w:tcBorders>
          </w:tcPr>
          <w:p w14:paraId="27EBAFC4" w14:textId="77777777" w:rsidR="00A40A4D" w:rsidRPr="00A40A4D" w:rsidRDefault="00A40A4D" w:rsidP="001A62FC">
            <w:pPr>
              <w:pStyle w:val="NoSpacing"/>
              <w:spacing w:line="240" w:lineRule="auto"/>
            </w:pPr>
          </w:p>
        </w:tc>
        <w:tc>
          <w:tcPr>
            <w:tcW w:w="1932" w:type="dxa"/>
            <w:tcBorders>
              <w:top w:val="single" w:sz="4" w:space="0" w:color="auto"/>
              <w:left w:val="single" w:sz="4" w:space="0" w:color="auto"/>
              <w:bottom w:val="single" w:sz="4" w:space="0" w:color="auto"/>
              <w:right w:val="single" w:sz="4" w:space="0" w:color="auto"/>
            </w:tcBorders>
          </w:tcPr>
          <w:p w14:paraId="17C2ABC0" w14:textId="77777777" w:rsidR="00A40A4D" w:rsidRPr="00A40A4D" w:rsidRDefault="00A40A4D" w:rsidP="001A62FC">
            <w:pPr>
              <w:pStyle w:val="NoSpacing"/>
              <w:spacing w:line="240" w:lineRule="auto"/>
            </w:pPr>
          </w:p>
        </w:tc>
      </w:tr>
      <w:tr w:rsidR="00A40A4D" w:rsidRPr="00A40A4D" w14:paraId="53C6095B" w14:textId="77777777">
        <w:trPr>
          <w:trHeight w:val="20"/>
          <w:jc w:val="center"/>
        </w:trPr>
        <w:tc>
          <w:tcPr>
            <w:tcW w:w="2515" w:type="dxa"/>
            <w:tcBorders>
              <w:top w:val="single" w:sz="4" w:space="0" w:color="auto"/>
              <w:left w:val="single" w:sz="4" w:space="0" w:color="auto"/>
              <w:bottom w:val="single" w:sz="4" w:space="0" w:color="auto"/>
              <w:right w:val="single" w:sz="4" w:space="0" w:color="auto"/>
            </w:tcBorders>
          </w:tcPr>
          <w:p w14:paraId="191399A3" w14:textId="77777777" w:rsidR="00A40A4D" w:rsidRPr="00A40A4D" w:rsidRDefault="00A40A4D" w:rsidP="001A62FC">
            <w:pPr>
              <w:pStyle w:val="NoSpacing"/>
              <w:spacing w:line="240" w:lineRule="auto"/>
            </w:pPr>
            <w:r w:rsidRPr="00A40A4D">
              <w:t>Setting fires for poaching/hunting (include hunting relish(mice))</w:t>
            </w:r>
          </w:p>
        </w:tc>
        <w:tc>
          <w:tcPr>
            <w:tcW w:w="3240" w:type="dxa"/>
            <w:tcBorders>
              <w:top w:val="single" w:sz="4" w:space="0" w:color="auto"/>
              <w:left w:val="single" w:sz="4" w:space="0" w:color="auto"/>
              <w:bottom w:val="single" w:sz="4" w:space="0" w:color="auto"/>
              <w:right w:val="single" w:sz="4" w:space="0" w:color="auto"/>
            </w:tcBorders>
          </w:tcPr>
          <w:p w14:paraId="1FF9C86D" w14:textId="77777777" w:rsidR="00A40A4D" w:rsidRPr="00A40A4D" w:rsidRDefault="00A40A4D" w:rsidP="001A62FC">
            <w:pPr>
              <w:pStyle w:val="NoSpacing"/>
              <w:spacing w:line="240" w:lineRule="auto"/>
            </w:pPr>
          </w:p>
        </w:tc>
        <w:tc>
          <w:tcPr>
            <w:tcW w:w="1698" w:type="dxa"/>
            <w:tcBorders>
              <w:top w:val="single" w:sz="4" w:space="0" w:color="auto"/>
              <w:left w:val="single" w:sz="4" w:space="0" w:color="auto"/>
              <w:bottom w:val="single" w:sz="4" w:space="0" w:color="auto"/>
              <w:right w:val="single" w:sz="4" w:space="0" w:color="auto"/>
            </w:tcBorders>
            <w:shd w:val="clear" w:color="auto" w:fill="999999" w:themeFill="accent3" w:themeFillTint="66"/>
          </w:tcPr>
          <w:p w14:paraId="4C8AB8A4" w14:textId="77777777" w:rsidR="00A40A4D" w:rsidRPr="00A40A4D" w:rsidRDefault="00A40A4D" w:rsidP="001A62FC">
            <w:pPr>
              <w:pStyle w:val="NoSpacing"/>
              <w:spacing w:line="240" w:lineRule="auto"/>
            </w:pPr>
            <w:r w:rsidRPr="00A40A4D">
              <w:t>TEXT</w:t>
            </w:r>
          </w:p>
        </w:tc>
        <w:tc>
          <w:tcPr>
            <w:tcW w:w="1542" w:type="dxa"/>
            <w:tcBorders>
              <w:top w:val="single" w:sz="4" w:space="0" w:color="auto"/>
              <w:left w:val="single" w:sz="4" w:space="0" w:color="auto"/>
              <w:bottom w:val="single" w:sz="4" w:space="0" w:color="auto"/>
              <w:right w:val="single" w:sz="4" w:space="0" w:color="auto"/>
            </w:tcBorders>
          </w:tcPr>
          <w:p w14:paraId="00DA4A84" w14:textId="77777777" w:rsidR="00A40A4D" w:rsidRPr="00A40A4D" w:rsidRDefault="00A40A4D" w:rsidP="001A62FC">
            <w:pPr>
              <w:pStyle w:val="NoSpacing"/>
              <w:spacing w:line="240" w:lineRule="auto"/>
            </w:pPr>
          </w:p>
        </w:tc>
        <w:tc>
          <w:tcPr>
            <w:tcW w:w="2160" w:type="dxa"/>
            <w:tcBorders>
              <w:top w:val="single" w:sz="4" w:space="0" w:color="auto"/>
              <w:left w:val="single" w:sz="4" w:space="0" w:color="auto"/>
              <w:bottom w:val="single" w:sz="4" w:space="0" w:color="auto"/>
              <w:right w:val="single" w:sz="4" w:space="0" w:color="auto"/>
            </w:tcBorders>
          </w:tcPr>
          <w:p w14:paraId="516962BF" w14:textId="77777777" w:rsidR="00A40A4D" w:rsidRPr="00A40A4D" w:rsidRDefault="00A40A4D" w:rsidP="001A62FC">
            <w:pPr>
              <w:pStyle w:val="NoSpacing"/>
              <w:spacing w:line="240" w:lineRule="auto"/>
            </w:pPr>
          </w:p>
        </w:tc>
        <w:tc>
          <w:tcPr>
            <w:tcW w:w="1308" w:type="dxa"/>
            <w:tcBorders>
              <w:top w:val="single" w:sz="4" w:space="0" w:color="auto"/>
              <w:left w:val="single" w:sz="4" w:space="0" w:color="auto"/>
              <w:bottom w:val="single" w:sz="4" w:space="0" w:color="auto"/>
              <w:right w:val="single" w:sz="4" w:space="0" w:color="auto"/>
            </w:tcBorders>
          </w:tcPr>
          <w:p w14:paraId="52FE2D73" w14:textId="77777777" w:rsidR="00A40A4D" w:rsidRPr="00A40A4D" w:rsidRDefault="00A40A4D" w:rsidP="001A62FC">
            <w:pPr>
              <w:pStyle w:val="NoSpacing"/>
              <w:spacing w:line="240" w:lineRule="auto"/>
            </w:pPr>
          </w:p>
        </w:tc>
        <w:tc>
          <w:tcPr>
            <w:tcW w:w="1932" w:type="dxa"/>
            <w:tcBorders>
              <w:top w:val="single" w:sz="4" w:space="0" w:color="auto"/>
              <w:left w:val="single" w:sz="4" w:space="0" w:color="auto"/>
              <w:bottom w:val="single" w:sz="4" w:space="0" w:color="auto"/>
              <w:right w:val="single" w:sz="4" w:space="0" w:color="auto"/>
            </w:tcBorders>
          </w:tcPr>
          <w:p w14:paraId="7C2287F0" w14:textId="77777777" w:rsidR="00A40A4D" w:rsidRPr="00A40A4D" w:rsidRDefault="00A40A4D" w:rsidP="001A62FC">
            <w:pPr>
              <w:pStyle w:val="NoSpacing"/>
              <w:spacing w:line="240" w:lineRule="auto"/>
            </w:pPr>
          </w:p>
        </w:tc>
      </w:tr>
      <w:tr w:rsidR="00A40A4D" w:rsidRPr="00A40A4D" w14:paraId="792D2737" w14:textId="77777777">
        <w:trPr>
          <w:trHeight w:val="20"/>
          <w:jc w:val="center"/>
        </w:trPr>
        <w:tc>
          <w:tcPr>
            <w:tcW w:w="2515" w:type="dxa"/>
            <w:tcBorders>
              <w:top w:val="single" w:sz="4" w:space="0" w:color="auto"/>
              <w:left w:val="single" w:sz="4" w:space="0" w:color="auto"/>
              <w:bottom w:val="single" w:sz="4" w:space="0" w:color="auto"/>
              <w:right w:val="single" w:sz="4" w:space="0" w:color="auto"/>
            </w:tcBorders>
          </w:tcPr>
          <w:p w14:paraId="6F61DBF8" w14:textId="77777777" w:rsidR="00A40A4D" w:rsidRPr="00A40A4D" w:rsidRDefault="00A40A4D" w:rsidP="001A62FC">
            <w:pPr>
              <w:pStyle w:val="NoSpacing"/>
              <w:spacing w:line="240" w:lineRule="auto"/>
            </w:pPr>
            <w:r w:rsidRPr="00A40A4D">
              <w:t>Pit sawing</w:t>
            </w:r>
          </w:p>
        </w:tc>
        <w:tc>
          <w:tcPr>
            <w:tcW w:w="3240" w:type="dxa"/>
            <w:tcBorders>
              <w:top w:val="single" w:sz="4" w:space="0" w:color="auto"/>
              <w:left w:val="single" w:sz="4" w:space="0" w:color="auto"/>
              <w:bottom w:val="single" w:sz="4" w:space="0" w:color="auto"/>
              <w:right w:val="single" w:sz="4" w:space="0" w:color="auto"/>
            </w:tcBorders>
          </w:tcPr>
          <w:p w14:paraId="1840B939" w14:textId="77777777" w:rsidR="00A40A4D" w:rsidRPr="00A40A4D" w:rsidRDefault="00A40A4D" w:rsidP="001A62FC">
            <w:pPr>
              <w:pStyle w:val="NoSpacing"/>
              <w:spacing w:line="240" w:lineRule="auto"/>
            </w:pPr>
          </w:p>
        </w:tc>
        <w:tc>
          <w:tcPr>
            <w:tcW w:w="1698" w:type="dxa"/>
            <w:tcBorders>
              <w:top w:val="single" w:sz="4" w:space="0" w:color="auto"/>
              <w:left w:val="single" w:sz="4" w:space="0" w:color="auto"/>
              <w:bottom w:val="single" w:sz="4" w:space="0" w:color="auto"/>
              <w:right w:val="single" w:sz="4" w:space="0" w:color="auto"/>
            </w:tcBorders>
            <w:shd w:val="clear" w:color="auto" w:fill="999999" w:themeFill="accent3" w:themeFillTint="66"/>
          </w:tcPr>
          <w:p w14:paraId="060E8A90" w14:textId="77777777" w:rsidR="00A40A4D" w:rsidRPr="00A40A4D" w:rsidRDefault="00A40A4D" w:rsidP="001A62FC">
            <w:pPr>
              <w:pStyle w:val="NoSpacing"/>
              <w:spacing w:line="240" w:lineRule="auto"/>
            </w:pPr>
            <w:r w:rsidRPr="00A40A4D">
              <w:t>TEXT</w:t>
            </w:r>
          </w:p>
        </w:tc>
        <w:tc>
          <w:tcPr>
            <w:tcW w:w="1542" w:type="dxa"/>
            <w:tcBorders>
              <w:top w:val="single" w:sz="4" w:space="0" w:color="auto"/>
              <w:left w:val="single" w:sz="4" w:space="0" w:color="auto"/>
              <w:bottom w:val="single" w:sz="4" w:space="0" w:color="auto"/>
              <w:right w:val="single" w:sz="4" w:space="0" w:color="auto"/>
            </w:tcBorders>
          </w:tcPr>
          <w:p w14:paraId="76E67B65" w14:textId="77777777" w:rsidR="00A40A4D" w:rsidRPr="00A40A4D" w:rsidRDefault="00A40A4D" w:rsidP="001A62FC">
            <w:pPr>
              <w:pStyle w:val="NoSpacing"/>
              <w:spacing w:line="240" w:lineRule="auto"/>
            </w:pPr>
          </w:p>
        </w:tc>
        <w:tc>
          <w:tcPr>
            <w:tcW w:w="2160" w:type="dxa"/>
            <w:tcBorders>
              <w:top w:val="single" w:sz="4" w:space="0" w:color="auto"/>
              <w:left w:val="single" w:sz="4" w:space="0" w:color="auto"/>
              <w:bottom w:val="single" w:sz="4" w:space="0" w:color="auto"/>
              <w:right w:val="single" w:sz="4" w:space="0" w:color="auto"/>
            </w:tcBorders>
          </w:tcPr>
          <w:p w14:paraId="0318BDAB" w14:textId="77777777" w:rsidR="00A40A4D" w:rsidRPr="00A40A4D" w:rsidRDefault="00A40A4D" w:rsidP="001A62FC">
            <w:pPr>
              <w:pStyle w:val="NoSpacing"/>
              <w:spacing w:line="240" w:lineRule="auto"/>
            </w:pPr>
          </w:p>
        </w:tc>
        <w:tc>
          <w:tcPr>
            <w:tcW w:w="1308" w:type="dxa"/>
            <w:tcBorders>
              <w:top w:val="single" w:sz="4" w:space="0" w:color="auto"/>
              <w:left w:val="single" w:sz="4" w:space="0" w:color="auto"/>
              <w:bottom w:val="single" w:sz="4" w:space="0" w:color="auto"/>
              <w:right w:val="single" w:sz="4" w:space="0" w:color="auto"/>
            </w:tcBorders>
          </w:tcPr>
          <w:p w14:paraId="6730F2DB" w14:textId="77777777" w:rsidR="00A40A4D" w:rsidRPr="00A40A4D" w:rsidRDefault="00A40A4D" w:rsidP="001A62FC">
            <w:pPr>
              <w:pStyle w:val="NoSpacing"/>
              <w:spacing w:line="240" w:lineRule="auto"/>
            </w:pPr>
          </w:p>
        </w:tc>
        <w:tc>
          <w:tcPr>
            <w:tcW w:w="1932" w:type="dxa"/>
            <w:tcBorders>
              <w:top w:val="single" w:sz="4" w:space="0" w:color="auto"/>
              <w:left w:val="single" w:sz="4" w:space="0" w:color="auto"/>
              <w:bottom w:val="single" w:sz="4" w:space="0" w:color="auto"/>
              <w:right w:val="single" w:sz="4" w:space="0" w:color="auto"/>
            </w:tcBorders>
          </w:tcPr>
          <w:p w14:paraId="5BE19C11" w14:textId="77777777" w:rsidR="00A40A4D" w:rsidRPr="00A40A4D" w:rsidRDefault="00A40A4D" w:rsidP="001A62FC">
            <w:pPr>
              <w:pStyle w:val="NoSpacing"/>
              <w:spacing w:line="240" w:lineRule="auto"/>
            </w:pPr>
          </w:p>
        </w:tc>
      </w:tr>
      <w:tr w:rsidR="00A40A4D" w:rsidRPr="00A40A4D" w14:paraId="53C421C0" w14:textId="77777777">
        <w:trPr>
          <w:trHeight w:val="20"/>
          <w:jc w:val="center"/>
        </w:trPr>
        <w:tc>
          <w:tcPr>
            <w:tcW w:w="2515" w:type="dxa"/>
            <w:tcBorders>
              <w:top w:val="single" w:sz="4" w:space="0" w:color="auto"/>
              <w:left w:val="single" w:sz="4" w:space="0" w:color="auto"/>
              <w:bottom w:val="single" w:sz="4" w:space="0" w:color="auto"/>
              <w:right w:val="single" w:sz="4" w:space="0" w:color="auto"/>
            </w:tcBorders>
          </w:tcPr>
          <w:p w14:paraId="54467086" w14:textId="77777777" w:rsidR="00A40A4D" w:rsidRPr="00A40A4D" w:rsidRDefault="00A40A4D" w:rsidP="001A62FC">
            <w:pPr>
              <w:pStyle w:val="NoSpacing"/>
              <w:spacing w:line="240" w:lineRule="auto"/>
            </w:pPr>
            <w:r w:rsidRPr="00A40A4D">
              <w:t>Collecting wood for fuel</w:t>
            </w:r>
          </w:p>
        </w:tc>
        <w:tc>
          <w:tcPr>
            <w:tcW w:w="3240" w:type="dxa"/>
            <w:tcBorders>
              <w:top w:val="single" w:sz="4" w:space="0" w:color="auto"/>
              <w:left w:val="single" w:sz="4" w:space="0" w:color="auto"/>
              <w:bottom w:val="single" w:sz="4" w:space="0" w:color="auto"/>
              <w:right w:val="single" w:sz="4" w:space="0" w:color="auto"/>
            </w:tcBorders>
          </w:tcPr>
          <w:p w14:paraId="2D57B526" w14:textId="77777777" w:rsidR="00A40A4D" w:rsidRPr="00A40A4D" w:rsidRDefault="00A40A4D" w:rsidP="001A62FC">
            <w:pPr>
              <w:pStyle w:val="NoSpacing"/>
              <w:spacing w:line="240" w:lineRule="auto"/>
            </w:pPr>
          </w:p>
        </w:tc>
        <w:tc>
          <w:tcPr>
            <w:tcW w:w="1698" w:type="dxa"/>
            <w:tcBorders>
              <w:top w:val="single" w:sz="4" w:space="0" w:color="auto"/>
              <w:left w:val="single" w:sz="4" w:space="0" w:color="auto"/>
              <w:bottom w:val="single" w:sz="4" w:space="0" w:color="auto"/>
              <w:right w:val="single" w:sz="4" w:space="0" w:color="auto"/>
            </w:tcBorders>
            <w:shd w:val="clear" w:color="auto" w:fill="999999" w:themeFill="accent3" w:themeFillTint="66"/>
          </w:tcPr>
          <w:p w14:paraId="18CD3EEF" w14:textId="77777777" w:rsidR="00A40A4D" w:rsidRPr="00A40A4D" w:rsidRDefault="00A40A4D" w:rsidP="001A62FC">
            <w:pPr>
              <w:pStyle w:val="NoSpacing"/>
              <w:spacing w:line="240" w:lineRule="auto"/>
            </w:pPr>
            <w:r w:rsidRPr="00A40A4D">
              <w:t>TEXT</w:t>
            </w:r>
          </w:p>
        </w:tc>
        <w:tc>
          <w:tcPr>
            <w:tcW w:w="1542" w:type="dxa"/>
            <w:tcBorders>
              <w:top w:val="single" w:sz="4" w:space="0" w:color="auto"/>
              <w:left w:val="single" w:sz="4" w:space="0" w:color="auto"/>
              <w:bottom w:val="single" w:sz="4" w:space="0" w:color="auto"/>
              <w:right w:val="single" w:sz="4" w:space="0" w:color="auto"/>
            </w:tcBorders>
          </w:tcPr>
          <w:p w14:paraId="14F41F48" w14:textId="77777777" w:rsidR="00A40A4D" w:rsidRPr="00A40A4D" w:rsidRDefault="00A40A4D" w:rsidP="001A62FC">
            <w:pPr>
              <w:pStyle w:val="NoSpacing"/>
              <w:spacing w:line="240" w:lineRule="auto"/>
            </w:pPr>
          </w:p>
        </w:tc>
        <w:tc>
          <w:tcPr>
            <w:tcW w:w="2160" w:type="dxa"/>
            <w:tcBorders>
              <w:top w:val="single" w:sz="4" w:space="0" w:color="auto"/>
              <w:left w:val="single" w:sz="4" w:space="0" w:color="auto"/>
              <w:bottom w:val="single" w:sz="4" w:space="0" w:color="auto"/>
              <w:right w:val="single" w:sz="4" w:space="0" w:color="auto"/>
            </w:tcBorders>
          </w:tcPr>
          <w:p w14:paraId="7460D96E" w14:textId="77777777" w:rsidR="00A40A4D" w:rsidRPr="00A40A4D" w:rsidRDefault="00A40A4D" w:rsidP="001A62FC">
            <w:pPr>
              <w:pStyle w:val="NoSpacing"/>
              <w:spacing w:line="240" w:lineRule="auto"/>
            </w:pPr>
          </w:p>
        </w:tc>
        <w:tc>
          <w:tcPr>
            <w:tcW w:w="1308" w:type="dxa"/>
            <w:tcBorders>
              <w:top w:val="single" w:sz="4" w:space="0" w:color="auto"/>
              <w:left w:val="single" w:sz="4" w:space="0" w:color="auto"/>
              <w:bottom w:val="single" w:sz="4" w:space="0" w:color="auto"/>
              <w:right w:val="single" w:sz="4" w:space="0" w:color="auto"/>
            </w:tcBorders>
          </w:tcPr>
          <w:p w14:paraId="42824DB7" w14:textId="77777777" w:rsidR="00A40A4D" w:rsidRPr="00A40A4D" w:rsidRDefault="00A40A4D" w:rsidP="001A62FC">
            <w:pPr>
              <w:pStyle w:val="NoSpacing"/>
              <w:spacing w:line="240" w:lineRule="auto"/>
            </w:pPr>
          </w:p>
        </w:tc>
        <w:tc>
          <w:tcPr>
            <w:tcW w:w="1932" w:type="dxa"/>
            <w:tcBorders>
              <w:top w:val="single" w:sz="4" w:space="0" w:color="auto"/>
              <w:left w:val="single" w:sz="4" w:space="0" w:color="auto"/>
              <w:bottom w:val="single" w:sz="4" w:space="0" w:color="auto"/>
              <w:right w:val="single" w:sz="4" w:space="0" w:color="auto"/>
            </w:tcBorders>
          </w:tcPr>
          <w:p w14:paraId="1BEC4FF5" w14:textId="77777777" w:rsidR="00A40A4D" w:rsidRPr="00A40A4D" w:rsidRDefault="00A40A4D" w:rsidP="001A62FC">
            <w:pPr>
              <w:pStyle w:val="NoSpacing"/>
              <w:spacing w:line="240" w:lineRule="auto"/>
            </w:pPr>
          </w:p>
        </w:tc>
      </w:tr>
      <w:tr w:rsidR="00A40A4D" w:rsidRPr="00A40A4D" w14:paraId="26B34155" w14:textId="77777777">
        <w:trPr>
          <w:trHeight w:val="20"/>
          <w:jc w:val="center"/>
        </w:trPr>
        <w:tc>
          <w:tcPr>
            <w:tcW w:w="2515" w:type="dxa"/>
            <w:tcBorders>
              <w:top w:val="single" w:sz="4" w:space="0" w:color="auto"/>
              <w:left w:val="single" w:sz="4" w:space="0" w:color="auto"/>
              <w:bottom w:val="single" w:sz="4" w:space="0" w:color="auto"/>
              <w:right w:val="single" w:sz="4" w:space="0" w:color="auto"/>
            </w:tcBorders>
          </w:tcPr>
          <w:p w14:paraId="264FA1FC" w14:textId="77777777" w:rsidR="00A40A4D" w:rsidRPr="00A40A4D" w:rsidRDefault="00A40A4D" w:rsidP="001A62FC">
            <w:pPr>
              <w:pStyle w:val="NoSpacing"/>
              <w:spacing w:line="240" w:lineRule="auto"/>
            </w:pPr>
            <w:r w:rsidRPr="00A40A4D">
              <w:t xml:space="preserve">Setting fires before </w:t>
            </w:r>
            <w:r w:rsidRPr="00A40A4D">
              <w:lastRenderedPageBreak/>
              <w:t>harvesting</w:t>
            </w:r>
          </w:p>
        </w:tc>
        <w:tc>
          <w:tcPr>
            <w:tcW w:w="3240" w:type="dxa"/>
            <w:tcBorders>
              <w:top w:val="single" w:sz="4" w:space="0" w:color="auto"/>
              <w:left w:val="single" w:sz="4" w:space="0" w:color="auto"/>
              <w:bottom w:val="single" w:sz="4" w:space="0" w:color="auto"/>
              <w:right w:val="single" w:sz="4" w:space="0" w:color="auto"/>
            </w:tcBorders>
          </w:tcPr>
          <w:p w14:paraId="58061537" w14:textId="77777777" w:rsidR="00A40A4D" w:rsidRPr="00A40A4D" w:rsidRDefault="00A40A4D" w:rsidP="001A62FC">
            <w:pPr>
              <w:pStyle w:val="NoSpacing"/>
              <w:spacing w:line="240" w:lineRule="auto"/>
            </w:pPr>
          </w:p>
        </w:tc>
        <w:tc>
          <w:tcPr>
            <w:tcW w:w="1698" w:type="dxa"/>
            <w:tcBorders>
              <w:top w:val="single" w:sz="4" w:space="0" w:color="auto"/>
              <w:left w:val="single" w:sz="4" w:space="0" w:color="auto"/>
              <w:bottom w:val="single" w:sz="4" w:space="0" w:color="auto"/>
              <w:right w:val="single" w:sz="4" w:space="0" w:color="auto"/>
            </w:tcBorders>
            <w:shd w:val="clear" w:color="auto" w:fill="999999" w:themeFill="accent3" w:themeFillTint="66"/>
          </w:tcPr>
          <w:p w14:paraId="7C68C28F" w14:textId="77777777" w:rsidR="00A40A4D" w:rsidRPr="00A40A4D" w:rsidRDefault="00A40A4D" w:rsidP="001A62FC">
            <w:pPr>
              <w:pStyle w:val="NoSpacing"/>
              <w:spacing w:line="240" w:lineRule="auto"/>
            </w:pPr>
            <w:r w:rsidRPr="00A40A4D">
              <w:t>TEXT</w:t>
            </w:r>
          </w:p>
        </w:tc>
        <w:tc>
          <w:tcPr>
            <w:tcW w:w="1542" w:type="dxa"/>
            <w:tcBorders>
              <w:top w:val="single" w:sz="4" w:space="0" w:color="auto"/>
              <w:left w:val="single" w:sz="4" w:space="0" w:color="auto"/>
              <w:bottom w:val="single" w:sz="4" w:space="0" w:color="auto"/>
              <w:right w:val="single" w:sz="4" w:space="0" w:color="auto"/>
            </w:tcBorders>
          </w:tcPr>
          <w:p w14:paraId="59FCD126" w14:textId="77777777" w:rsidR="00A40A4D" w:rsidRPr="00A40A4D" w:rsidRDefault="00A40A4D" w:rsidP="001A62FC">
            <w:pPr>
              <w:pStyle w:val="NoSpacing"/>
              <w:spacing w:line="240" w:lineRule="auto"/>
            </w:pPr>
          </w:p>
        </w:tc>
        <w:tc>
          <w:tcPr>
            <w:tcW w:w="2160" w:type="dxa"/>
            <w:tcBorders>
              <w:top w:val="single" w:sz="4" w:space="0" w:color="auto"/>
              <w:left w:val="single" w:sz="4" w:space="0" w:color="auto"/>
              <w:bottom w:val="single" w:sz="4" w:space="0" w:color="auto"/>
              <w:right w:val="single" w:sz="4" w:space="0" w:color="auto"/>
            </w:tcBorders>
          </w:tcPr>
          <w:p w14:paraId="52F0798B" w14:textId="77777777" w:rsidR="00A40A4D" w:rsidRPr="00A40A4D" w:rsidRDefault="00A40A4D" w:rsidP="001A62FC">
            <w:pPr>
              <w:pStyle w:val="NoSpacing"/>
              <w:spacing w:line="240" w:lineRule="auto"/>
            </w:pPr>
          </w:p>
        </w:tc>
        <w:tc>
          <w:tcPr>
            <w:tcW w:w="1308" w:type="dxa"/>
            <w:tcBorders>
              <w:top w:val="single" w:sz="4" w:space="0" w:color="auto"/>
              <w:left w:val="single" w:sz="4" w:space="0" w:color="auto"/>
              <w:bottom w:val="single" w:sz="4" w:space="0" w:color="auto"/>
              <w:right w:val="single" w:sz="4" w:space="0" w:color="auto"/>
            </w:tcBorders>
          </w:tcPr>
          <w:p w14:paraId="6E73A20F" w14:textId="77777777" w:rsidR="00A40A4D" w:rsidRPr="00A40A4D" w:rsidRDefault="00A40A4D" w:rsidP="001A62FC">
            <w:pPr>
              <w:pStyle w:val="NoSpacing"/>
              <w:spacing w:line="240" w:lineRule="auto"/>
            </w:pPr>
          </w:p>
        </w:tc>
        <w:tc>
          <w:tcPr>
            <w:tcW w:w="1932" w:type="dxa"/>
            <w:tcBorders>
              <w:top w:val="single" w:sz="4" w:space="0" w:color="auto"/>
              <w:left w:val="single" w:sz="4" w:space="0" w:color="auto"/>
              <w:bottom w:val="single" w:sz="4" w:space="0" w:color="auto"/>
              <w:right w:val="single" w:sz="4" w:space="0" w:color="auto"/>
            </w:tcBorders>
          </w:tcPr>
          <w:p w14:paraId="651D0E1C" w14:textId="77777777" w:rsidR="00A40A4D" w:rsidRPr="00A40A4D" w:rsidRDefault="00A40A4D" w:rsidP="001A62FC">
            <w:pPr>
              <w:pStyle w:val="NoSpacing"/>
              <w:spacing w:line="240" w:lineRule="auto"/>
            </w:pPr>
          </w:p>
        </w:tc>
      </w:tr>
      <w:tr w:rsidR="00A40A4D" w:rsidRPr="00A40A4D" w14:paraId="6E61968A" w14:textId="77777777">
        <w:trPr>
          <w:trHeight w:val="20"/>
          <w:jc w:val="center"/>
        </w:trPr>
        <w:tc>
          <w:tcPr>
            <w:tcW w:w="2515" w:type="dxa"/>
            <w:tcBorders>
              <w:top w:val="single" w:sz="4" w:space="0" w:color="auto"/>
              <w:left w:val="single" w:sz="4" w:space="0" w:color="auto"/>
              <w:bottom w:val="single" w:sz="4" w:space="0" w:color="auto"/>
              <w:right w:val="single" w:sz="4" w:space="0" w:color="auto"/>
            </w:tcBorders>
          </w:tcPr>
          <w:p w14:paraId="45DE28B4" w14:textId="77777777" w:rsidR="00A40A4D" w:rsidRPr="00A40A4D" w:rsidRDefault="00A40A4D" w:rsidP="001A62FC">
            <w:pPr>
              <w:pStyle w:val="NoSpacing"/>
              <w:spacing w:line="240" w:lineRule="auto"/>
            </w:pPr>
            <w:r w:rsidRPr="00A40A4D">
              <w:lastRenderedPageBreak/>
              <w:t>Cutting trees for charcoaling</w:t>
            </w:r>
          </w:p>
        </w:tc>
        <w:tc>
          <w:tcPr>
            <w:tcW w:w="3240" w:type="dxa"/>
            <w:tcBorders>
              <w:top w:val="single" w:sz="4" w:space="0" w:color="auto"/>
              <w:left w:val="single" w:sz="4" w:space="0" w:color="auto"/>
              <w:bottom w:val="single" w:sz="4" w:space="0" w:color="auto"/>
              <w:right w:val="single" w:sz="4" w:space="0" w:color="auto"/>
            </w:tcBorders>
          </w:tcPr>
          <w:p w14:paraId="76CC5E86" w14:textId="77777777" w:rsidR="00A40A4D" w:rsidRPr="00A40A4D" w:rsidRDefault="00A40A4D" w:rsidP="001A62FC">
            <w:pPr>
              <w:pStyle w:val="NoSpacing"/>
              <w:spacing w:line="240" w:lineRule="auto"/>
            </w:pPr>
          </w:p>
        </w:tc>
        <w:tc>
          <w:tcPr>
            <w:tcW w:w="1698" w:type="dxa"/>
            <w:tcBorders>
              <w:top w:val="single" w:sz="4" w:space="0" w:color="auto"/>
              <w:left w:val="single" w:sz="4" w:space="0" w:color="auto"/>
              <w:bottom w:val="single" w:sz="4" w:space="0" w:color="auto"/>
              <w:right w:val="single" w:sz="4" w:space="0" w:color="auto"/>
            </w:tcBorders>
            <w:shd w:val="clear" w:color="auto" w:fill="999999" w:themeFill="accent3" w:themeFillTint="66"/>
          </w:tcPr>
          <w:p w14:paraId="1953326B" w14:textId="77777777" w:rsidR="00A40A4D" w:rsidRPr="00A40A4D" w:rsidRDefault="00A40A4D" w:rsidP="001A62FC">
            <w:pPr>
              <w:pStyle w:val="NoSpacing"/>
              <w:spacing w:line="240" w:lineRule="auto"/>
            </w:pPr>
            <w:r w:rsidRPr="00A40A4D">
              <w:t>TEXT</w:t>
            </w:r>
          </w:p>
        </w:tc>
        <w:tc>
          <w:tcPr>
            <w:tcW w:w="1542" w:type="dxa"/>
            <w:tcBorders>
              <w:top w:val="single" w:sz="4" w:space="0" w:color="auto"/>
              <w:left w:val="single" w:sz="4" w:space="0" w:color="auto"/>
              <w:bottom w:val="single" w:sz="4" w:space="0" w:color="auto"/>
              <w:right w:val="single" w:sz="4" w:space="0" w:color="auto"/>
            </w:tcBorders>
          </w:tcPr>
          <w:p w14:paraId="27C1F08A" w14:textId="77777777" w:rsidR="00A40A4D" w:rsidRPr="00A40A4D" w:rsidRDefault="00A40A4D" w:rsidP="001A62FC">
            <w:pPr>
              <w:pStyle w:val="NoSpacing"/>
              <w:spacing w:line="240" w:lineRule="auto"/>
            </w:pPr>
          </w:p>
        </w:tc>
        <w:tc>
          <w:tcPr>
            <w:tcW w:w="2160" w:type="dxa"/>
            <w:tcBorders>
              <w:top w:val="single" w:sz="4" w:space="0" w:color="auto"/>
              <w:left w:val="single" w:sz="4" w:space="0" w:color="auto"/>
              <w:bottom w:val="single" w:sz="4" w:space="0" w:color="auto"/>
              <w:right w:val="single" w:sz="4" w:space="0" w:color="auto"/>
            </w:tcBorders>
          </w:tcPr>
          <w:p w14:paraId="5635A46A" w14:textId="77777777" w:rsidR="00A40A4D" w:rsidRPr="00A40A4D" w:rsidRDefault="00A40A4D" w:rsidP="001A62FC">
            <w:pPr>
              <w:pStyle w:val="NoSpacing"/>
              <w:spacing w:line="240" w:lineRule="auto"/>
            </w:pPr>
          </w:p>
        </w:tc>
        <w:tc>
          <w:tcPr>
            <w:tcW w:w="1308" w:type="dxa"/>
            <w:tcBorders>
              <w:top w:val="single" w:sz="4" w:space="0" w:color="auto"/>
              <w:left w:val="single" w:sz="4" w:space="0" w:color="auto"/>
              <w:bottom w:val="single" w:sz="4" w:space="0" w:color="auto"/>
              <w:right w:val="single" w:sz="4" w:space="0" w:color="auto"/>
            </w:tcBorders>
          </w:tcPr>
          <w:p w14:paraId="62F15EE2" w14:textId="77777777" w:rsidR="00A40A4D" w:rsidRPr="00A40A4D" w:rsidRDefault="00A40A4D" w:rsidP="001A62FC">
            <w:pPr>
              <w:pStyle w:val="NoSpacing"/>
              <w:spacing w:line="240" w:lineRule="auto"/>
            </w:pPr>
          </w:p>
        </w:tc>
        <w:tc>
          <w:tcPr>
            <w:tcW w:w="1932" w:type="dxa"/>
            <w:tcBorders>
              <w:top w:val="single" w:sz="4" w:space="0" w:color="auto"/>
              <w:left w:val="single" w:sz="4" w:space="0" w:color="auto"/>
              <w:bottom w:val="single" w:sz="4" w:space="0" w:color="auto"/>
              <w:right w:val="single" w:sz="4" w:space="0" w:color="auto"/>
            </w:tcBorders>
          </w:tcPr>
          <w:p w14:paraId="60D1DEEA" w14:textId="77777777" w:rsidR="00A40A4D" w:rsidRPr="00A40A4D" w:rsidRDefault="00A40A4D" w:rsidP="001A62FC">
            <w:pPr>
              <w:pStyle w:val="NoSpacing"/>
              <w:spacing w:line="240" w:lineRule="auto"/>
            </w:pPr>
          </w:p>
        </w:tc>
      </w:tr>
      <w:tr w:rsidR="00A40A4D" w:rsidRPr="00A40A4D" w14:paraId="7FCCADFD" w14:textId="77777777">
        <w:trPr>
          <w:trHeight w:val="20"/>
          <w:jc w:val="center"/>
        </w:trPr>
        <w:tc>
          <w:tcPr>
            <w:tcW w:w="2515" w:type="dxa"/>
            <w:tcBorders>
              <w:top w:val="single" w:sz="4" w:space="0" w:color="auto"/>
              <w:left w:val="single" w:sz="4" w:space="0" w:color="auto"/>
              <w:bottom w:val="single" w:sz="4" w:space="0" w:color="auto"/>
              <w:right w:val="single" w:sz="4" w:space="0" w:color="auto"/>
            </w:tcBorders>
          </w:tcPr>
          <w:p w14:paraId="30D91CAD" w14:textId="77777777" w:rsidR="00A40A4D" w:rsidRPr="00A40A4D" w:rsidRDefault="00A40A4D" w:rsidP="001A62FC">
            <w:pPr>
              <w:pStyle w:val="NoSpacing"/>
              <w:spacing w:line="240" w:lineRule="auto"/>
            </w:pPr>
            <w:r w:rsidRPr="00A40A4D">
              <w:t xml:space="preserve">Grazing livestock </w:t>
            </w:r>
          </w:p>
        </w:tc>
        <w:tc>
          <w:tcPr>
            <w:tcW w:w="3240" w:type="dxa"/>
            <w:tcBorders>
              <w:top w:val="single" w:sz="4" w:space="0" w:color="auto"/>
              <w:left w:val="single" w:sz="4" w:space="0" w:color="auto"/>
              <w:bottom w:val="single" w:sz="4" w:space="0" w:color="auto"/>
              <w:right w:val="single" w:sz="4" w:space="0" w:color="auto"/>
            </w:tcBorders>
          </w:tcPr>
          <w:p w14:paraId="142DEC19" w14:textId="77777777" w:rsidR="00A40A4D" w:rsidRPr="00A40A4D" w:rsidRDefault="00A40A4D" w:rsidP="001A62FC">
            <w:pPr>
              <w:pStyle w:val="NoSpacing"/>
              <w:spacing w:line="240" w:lineRule="auto"/>
            </w:pPr>
          </w:p>
        </w:tc>
        <w:tc>
          <w:tcPr>
            <w:tcW w:w="1698" w:type="dxa"/>
            <w:tcBorders>
              <w:top w:val="single" w:sz="4" w:space="0" w:color="auto"/>
              <w:left w:val="single" w:sz="4" w:space="0" w:color="auto"/>
              <w:bottom w:val="single" w:sz="4" w:space="0" w:color="auto"/>
              <w:right w:val="single" w:sz="4" w:space="0" w:color="auto"/>
            </w:tcBorders>
            <w:shd w:val="clear" w:color="auto" w:fill="999999" w:themeFill="accent3" w:themeFillTint="66"/>
          </w:tcPr>
          <w:p w14:paraId="40C726FE" w14:textId="77777777" w:rsidR="00A40A4D" w:rsidRPr="00A40A4D" w:rsidRDefault="00A40A4D" w:rsidP="001A62FC">
            <w:pPr>
              <w:pStyle w:val="NoSpacing"/>
              <w:spacing w:line="240" w:lineRule="auto"/>
            </w:pPr>
          </w:p>
        </w:tc>
        <w:tc>
          <w:tcPr>
            <w:tcW w:w="1542" w:type="dxa"/>
            <w:tcBorders>
              <w:top w:val="single" w:sz="4" w:space="0" w:color="auto"/>
              <w:left w:val="single" w:sz="4" w:space="0" w:color="auto"/>
              <w:bottom w:val="single" w:sz="4" w:space="0" w:color="auto"/>
              <w:right w:val="single" w:sz="4" w:space="0" w:color="auto"/>
            </w:tcBorders>
          </w:tcPr>
          <w:p w14:paraId="332FA2AF" w14:textId="77777777" w:rsidR="00A40A4D" w:rsidRPr="00A40A4D" w:rsidRDefault="00A40A4D" w:rsidP="001A62FC">
            <w:pPr>
              <w:pStyle w:val="NoSpacing"/>
              <w:spacing w:line="240" w:lineRule="auto"/>
            </w:pPr>
          </w:p>
        </w:tc>
        <w:tc>
          <w:tcPr>
            <w:tcW w:w="2160" w:type="dxa"/>
            <w:tcBorders>
              <w:top w:val="single" w:sz="4" w:space="0" w:color="auto"/>
              <w:left w:val="single" w:sz="4" w:space="0" w:color="auto"/>
              <w:bottom w:val="single" w:sz="4" w:space="0" w:color="auto"/>
              <w:right w:val="single" w:sz="4" w:space="0" w:color="auto"/>
            </w:tcBorders>
          </w:tcPr>
          <w:p w14:paraId="4580E732" w14:textId="77777777" w:rsidR="00A40A4D" w:rsidRPr="00A40A4D" w:rsidRDefault="00A40A4D" w:rsidP="001A62FC">
            <w:pPr>
              <w:pStyle w:val="NoSpacing"/>
              <w:spacing w:line="240" w:lineRule="auto"/>
            </w:pPr>
          </w:p>
        </w:tc>
        <w:tc>
          <w:tcPr>
            <w:tcW w:w="1308" w:type="dxa"/>
            <w:tcBorders>
              <w:top w:val="single" w:sz="4" w:space="0" w:color="auto"/>
              <w:left w:val="single" w:sz="4" w:space="0" w:color="auto"/>
              <w:bottom w:val="single" w:sz="4" w:space="0" w:color="auto"/>
              <w:right w:val="single" w:sz="4" w:space="0" w:color="auto"/>
            </w:tcBorders>
          </w:tcPr>
          <w:p w14:paraId="7D3237E9" w14:textId="77777777" w:rsidR="00A40A4D" w:rsidRPr="00A40A4D" w:rsidRDefault="00A40A4D" w:rsidP="001A62FC">
            <w:pPr>
              <w:pStyle w:val="NoSpacing"/>
              <w:spacing w:line="240" w:lineRule="auto"/>
            </w:pPr>
          </w:p>
        </w:tc>
        <w:tc>
          <w:tcPr>
            <w:tcW w:w="1932" w:type="dxa"/>
            <w:tcBorders>
              <w:top w:val="single" w:sz="4" w:space="0" w:color="auto"/>
              <w:left w:val="single" w:sz="4" w:space="0" w:color="auto"/>
              <w:bottom w:val="single" w:sz="4" w:space="0" w:color="auto"/>
              <w:right w:val="single" w:sz="4" w:space="0" w:color="auto"/>
            </w:tcBorders>
          </w:tcPr>
          <w:p w14:paraId="0A97E22E" w14:textId="77777777" w:rsidR="00A40A4D" w:rsidRPr="00A40A4D" w:rsidRDefault="00A40A4D" w:rsidP="001A62FC">
            <w:pPr>
              <w:pStyle w:val="NoSpacing"/>
              <w:spacing w:line="240" w:lineRule="auto"/>
            </w:pPr>
          </w:p>
        </w:tc>
      </w:tr>
      <w:tr w:rsidR="00722F69" w:rsidRPr="00A40A4D" w14:paraId="03458296" w14:textId="77777777">
        <w:trPr>
          <w:trHeight w:val="20"/>
          <w:jc w:val="center"/>
          <w:ins w:id="1217" w:author="Aidan Boyd" w:date="2015-01-13T12:01:00Z"/>
        </w:trPr>
        <w:tc>
          <w:tcPr>
            <w:tcW w:w="2515" w:type="dxa"/>
            <w:tcBorders>
              <w:top w:val="single" w:sz="4" w:space="0" w:color="auto"/>
              <w:left w:val="single" w:sz="4" w:space="0" w:color="auto"/>
              <w:bottom w:val="single" w:sz="4" w:space="0" w:color="auto"/>
              <w:right w:val="single" w:sz="4" w:space="0" w:color="auto"/>
            </w:tcBorders>
          </w:tcPr>
          <w:p w14:paraId="1AA9F2C7" w14:textId="4CBE3F12" w:rsidR="00722F69" w:rsidRPr="00A40A4D" w:rsidRDefault="00722F69">
            <w:pPr>
              <w:rPr>
                <w:ins w:id="1218" w:author="Aidan Boyd" w:date="2015-01-13T12:01:00Z"/>
              </w:rPr>
              <w:pPrChange w:id="1219" w:author="Aidan Boyd" w:date="2015-01-13T12:01:00Z">
                <w:pPr>
                  <w:pStyle w:val="NoSpacing"/>
                  <w:spacing w:line="240" w:lineRule="auto"/>
                </w:pPr>
              </w:pPrChange>
            </w:pPr>
            <w:commentRangeStart w:id="1220"/>
            <w:commentRangeStart w:id="1221"/>
            <w:ins w:id="1222" w:author="Aidan Boyd" w:date="2015-01-13T12:01:00Z">
              <w:r>
                <w:t>H. Not cutting trees/bushes until they reach a particular size</w:t>
              </w:r>
              <w:commentRangeEnd w:id="1220"/>
              <w:r>
                <w:rPr>
                  <w:rStyle w:val="CommentReference"/>
                  <w:sz w:val="16"/>
                  <w:szCs w:val="16"/>
                </w:rPr>
                <w:commentReference w:id="1220"/>
              </w:r>
              <w:commentRangeEnd w:id="1221"/>
              <w:r>
                <w:rPr>
                  <w:rStyle w:val="CommentReference"/>
                </w:rPr>
                <w:commentReference w:id="1221"/>
              </w:r>
            </w:ins>
          </w:p>
        </w:tc>
        <w:tc>
          <w:tcPr>
            <w:tcW w:w="3240" w:type="dxa"/>
            <w:tcBorders>
              <w:top w:val="single" w:sz="4" w:space="0" w:color="auto"/>
              <w:left w:val="single" w:sz="4" w:space="0" w:color="auto"/>
              <w:bottom w:val="single" w:sz="4" w:space="0" w:color="auto"/>
              <w:right w:val="single" w:sz="4" w:space="0" w:color="auto"/>
            </w:tcBorders>
          </w:tcPr>
          <w:p w14:paraId="04D38EDE" w14:textId="77777777" w:rsidR="00722F69" w:rsidRPr="00A40A4D" w:rsidRDefault="00722F69" w:rsidP="00722F69">
            <w:pPr>
              <w:pStyle w:val="NoSpacing"/>
              <w:spacing w:line="240" w:lineRule="auto"/>
              <w:rPr>
                <w:ins w:id="1223" w:author="Aidan Boyd" w:date="2015-01-13T12:01:00Z"/>
              </w:rPr>
            </w:pPr>
          </w:p>
        </w:tc>
        <w:tc>
          <w:tcPr>
            <w:tcW w:w="1698" w:type="dxa"/>
            <w:tcBorders>
              <w:top w:val="single" w:sz="4" w:space="0" w:color="auto"/>
              <w:left w:val="single" w:sz="4" w:space="0" w:color="auto"/>
              <w:bottom w:val="single" w:sz="4" w:space="0" w:color="auto"/>
              <w:right w:val="single" w:sz="4" w:space="0" w:color="auto"/>
            </w:tcBorders>
            <w:shd w:val="clear" w:color="auto" w:fill="999999" w:themeFill="accent3" w:themeFillTint="66"/>
          </w:tcPr>
          <w:p w14:paraId="431C9491" w14:textId="77777777" w:rsidR="00722F69" w:rsidRPr="00A40A4D" w:rsidRDefault="00722F69" w:rsidP="00722F69">
            <w:pPr>
              <w:pStyle w:val="NoSpacing"/>
              <w:spacing w:line="240" w:lineRule="auto"/>
              <w:rPr>
                <w:ins w:id="1224" w:author="Aidan Boyd" w:date="2015-01-13T12:01:00Z"/>
              </w:rPr>
            </w:pPr>
          </w:p>
        </w:tc>
        <w:tc>
          <w:tcPr>
            <w:tcW w:w="1542" w:type="dxa"/>
            <w:tcBorders>
              <w:top w:val="single" w:sz="4" w:space="0" w:color="auto"/>
              <w:left w:val="single" w:sz="4" w:space="0" w:color="auto"/>
              <w:bottom w:val="single" w:sz="4" w:space="0" w:color="auto"/>
              <w:right w:val="single" w:sz="4" w:space="0" w:color="auto"/>
            </w:tcBorders>
          </w:tcPr>
          <w:p w14:paraId="3A7C682D" w14:textId="77777777" w:rsidR="00722F69" w:rsidRPr="00A40A4D" w:rsidRDefault="00722F69" w:rsidP="00722F69">
            <w:pPr>
              <w:pStyle w:val="NoSpacing"/>
              <w:spacing w:line="240" w:lineRule="auto"/>
              <w:rPr>
                <w:ins w:id="1225" w:author="Aidan Boyd" w:date="2015-01-13T12:01:00Z"/>
              </w:rPr>
            </w:pPr>
          </w:p>
        </w:tc>
        <w:tc>
          <w:tcPr>
            <w:tcW w:w="2160" w:type="dxa"/>
            <w:tcBorders>
              <w:top w:val="single" w:sz="4" w:space="0" w:color="auto"/>
              <w:left w:val="single" w:sz="4" w:space="0" w:color="auto"/>
              <w:bottom w:val="single" w:sz="4" w:space="0" w:color="auto"/>
              <w:right w:val="single" w:sz="4" w:space="0" w:color="auto"/>
            </w:tcBorders>
          </w:tcPr>
          <w:p w14:paraId="51B55698" w14:textId="77777777" w:rsidR="00722F69" w:rsidRPr="00A40A4D" w:rsidRDefault="00722F69" w:rsidP="00722F69">
            <w:pPr>
              <w:pStyle w:val="NoSpacing"/>
              <w:spacing w:line="240" w:lineRule="auto"/>
              <w:rPr>
                <w:ins w:id="1226" w:author="Aidan Boyd" w:date="2015-01-13T12:01:00Z"/>
              </w:rPr>
            </w:pPr>
          </w:p>
        </w:tc>
        <w:tc>
          <w:tcPr>
            <w:tcW w:w="1308" w:type="dxa"/>
            <w:tcBorders>
              <w:top w:val="single" w:sz="4" w:space="0" w:color="auto"/>
              <w:left w:val="single" w:sz="4" w:space="0" w:color="auto"/>
              <w:bottom w:val="single" w:sz="4" w:space="0" w:color="auto"/>
              <w:right w:val="single" w:sz="4" w:space="0" w:color="auto"/>
            </w:tcBorders>
          </w:tcPr>
          <w:p w14:paraId="34C7F3AA" w14:textId="77777777" w:rsidR="00722F69" w:rsidRPr="00A40A4D" w:rsidRDefault="00722F69" w:rsidP="00722F69">
            <w:pPr>
              <w:pStyle w:val="NoSpacing"/>
              <w:spacing w:line="240" w:lineRule="auto"/>
              <w:rPr>
                <w:ins w:id="1227" w:author="Aidan Boyd" w:date="2015-01-13T12:01:00Z"/>
              </w:rPr>
            </w:pPr>
          </w:p>
        </w:tc>
        <w:tc>
          <w:tcPr>
            <w:tcW w:w="1932" w:type="dxa"/>
            <w:tcBorders>
              <w:top w:val="single" w:sz="4" w:space="0" w:color="auto"/>
              <w:left w:val="single" w:sz="4" w:space="0" w:color="auto"/>
              <w:bottom w:val="single" w:sz="4" w:space="0" w:color="auto"/>
              <w:right w:val="single" w:sz="4" w:space="0" w:color="auto"/>
            </w:tcBorders>
          </w:tcPr>
          <w:p w14:paraId="75DB908E" w14:textId="77777777" w:rsidR="00722F69" w:rsidRPr="00A40A4D" w:rsidRDefault="00722F69" w:rsidP="00722F69">
            <w:pPr>
              <w:pStyle w:val="NoSpacing"/>
              <w:spacing w:line="240" w:lineRule="auto"/>
              <w:rPr>
                <w:ins w:id="1228" w:author="Aidan Boyd" w:date="2015-01-13T12:01:00Z"/>
              </w:rPr>
            </w:pPr>
          </w:p>
        </w:tc>
      </w:tr>
      <w:tr w:rsidR="00722F69" w:rsidRPr="00A40A4D" w14:paraId="397B5C53" w14:textId="77777777">
        <w:trPr>
          <w:trHeight w:val="20"/>
          <w:jc w:val="center"/>
          <w:ins w:id="1229" w:author="Aidan Boyd" w:date="2015-01-13T12:01:00Z"/>
        </w:trPr>
        <w:tc>
          <w:tcPr>
            <w:tcW w:w="2515" w:type="dxa"/>
            <w:tcBorders>
              <w:top w:val="single" w:sz="4" w:space="0" w:color="auto"/>
              <w:left w:val="single" w:sz="4" w:space="0" w:color="auto"/>
              <w:bottom w:val="single" w:sz="4" w:space="0" w:color="auto"/>
              <w:right w:val="single" w:sz="4" w:space="0" w:color="auto"/>
            </w:tcBorders>
          </w:tcPr>
          <w:p w14:paraId="2EA722AB" w14:textId="2A4040CD" w:rsidR="00722F69" w:rsidRPr="00A40A4D" w:rsidRDefault="00722F69" w:rsidP="00722F69">
            <w:pPr>
              <w:pStyle w:val="NoSpacing"/>
              <w:spacing w:line="240" w:lineRule="auto"/>
              <w:rPr>
                <w:ins w:id="1230" w:author="Aidan Boyd" w:date="2015-01-13T12:01:00Z"/>
              </w:rPr>
            </w:pPr>
            <w:commentRangeStart w:id="1231"/>
            <w:commentRangeStart w:id="1232"/>
            <w:ins w:id="1233" w:author="Aidan Boyd" w:date="2015-01-13T12:01:00Z">
              <w:r>
                <w:t>I. Not cutting certain species of trees</w:t>
              </w:r>
              <w:commentRangeEnd w:id="1231"/>
              <w:r>
                <w:rPr>
                  <w:rStyle w:val="CommentReference"/>
                  <w:sz w:val="16"/>
                  <w:szCs w:val="16"/>
                </w:rPr>
                <w:commentReference w:id="1231"/>
              </w:r>
              <w:commentRangeEnd w:id="1232"/>
              <w:r>
                <w:rPr>
                  <w:rStyle w:val="CommentReference"/>
                </w:rPr>
                <w:commentReference w:id="1232"/>
              </w:r>
            </w:ins>
          </w:p>
        </w:tc>
        <w:tc>
          <w:tcPr>
            <w:tcW w:w="3240" w:type="dxa"/>
            <w:tcBorders>
              <w:top w:val="single" w:sz="4" w:space="0" w:color="auto"/>
              <w:left w:val="single" w:sz="4" w:space="0" w:color="auto"/>
              <w:bottom w:val="single" w:sz="4" w:space="0" w:color="auto"/>
              <w:right w:val="single" w:sz="4" w:space="0" w:color="auto"/>
            </w:tcBorders>
          </w:tcPr>
          <w:p w14:paraId="5CE9C4F9" w14:textId="77777777" w:rsidR="00722F69" w:rsidRPr="00A40A4D" w:rsidRDefault="00722F69" w:rsidP="00722F69">
            <w:pPr>
              <w:pStyle w:val="NoSpacing"/>
              <w:spacing w:line="240" w:lineRule="auto"/>
              <w:rPr>
                <w:ins w:id="1234" w:author="Aidan Boyd" w:date="2015-01-13T12:01:00Z"/>
              </w:rPr>
            </w:pPr>
          </w:p>
        </w:tc>
        <w:tc>
          <w:tcPr>
            <w:tcW w:w="1698" w:type="dxa"/>
            <w:tcBorders>
              <w:top w:val="single" w:sz="4" w:space="0" w:color="auto"/>
              <w:left w:val="single" w:sz="4" w:space="0" w:color="auto"/>
              <w:bottom w:val="single" w:sz="4" w:space="0" w:color="auto"/>
              <w:right w:val="single" w:sz="4" w:space="0" w:color="auto"/>
            </w:tcBorders>
            <w:shd w:val="clear" w:color="auto" w:fill="999999" w:themeFill="accent3" w:themeFillTint="66"/>
          </w:tcPr>
          <w:p w14:paraId="0F366FE8" w14:textId="77777777" w:rsidR="00722F69" w:rsidRPr="00A40A4D" w:rsidRDefault="00722F69" w:rsidP="00722F69">
            <w:pPr>
              <w:pStyle w:val="NoSpacing"/>
              <w:spacing w:line="240" w:lineRule="auto"/>
              <w:rPr>
                <w:ins w:id="1235" w:author="Aidan Boyd" w:date="2015-01-13T12:01:00Z"/>
              </w:rPr>
            </w:pPr>
          </w:p>
        </w:tc>
        <w:tc>
          <w:tcPr>
            <w:tcW w:w="1542" w:type="dxa"/>
            <w:tcBorders>
              <w:top w:val="single" w:sz="4" w:space="0" w:color="auto"/>
              <w:left w:val="single" w:sz="4" w:space="0" w:color="auto"/>
              <w:bottom w:val="single" w:sz="4" w:space="0" w:color="auto"/>
              <w:right w:val="single" w:sz="4" w:space="0" w:color="auto"/>
            </w:tcBorders>
          </w:tcPr>
          <w:p w14:paraId="366FDCE4" w14:textId="77777777" w:rsidR="00722F69" w:rsidRPr="00A40A4D" w:rsidRDefault="00722F69" w:rsidP="00722F69">
            <w:pPr>
              <w:pStyle w:val="NoSpacing"/>
              <w:spacing w:line="240" w:lineRule="auto"/>
              <w:rPr>
                <w:ins w:id="1236" w:author="Aidan Boyd" w:date="2015-01-13T12:01:00Z"/>
              </w:rPr>
            </w:pPr>
          </w:p>
        </w:tc>
        <w:tc>
          <w:tcPr>
            <w:tcW w:w="2160" w:type="dxa"/>
            <w:tcBorders>
              <w:top w:val="single" w:sz="4" w:space="0" w:color="auto"/>
              <w:left w:val="single" w:sz="4" w:space="0" w:color="auto"/>
              <w:bottom w:val="single" w:sz="4" w:space="0" w:color="auto"/>
              <w:right w:val="single" w:sz="4" w:space="0" w:color="auto"/>
            </w:tcBorders>
          </w:tcPr>
          <w:p w14:paraId="7C79E6D9" w14:textId="77777777" w:rsidR="00722F69" w:rsidRPr="00A40A4D" w:rsidRDefault="00722F69" w:rsidP="00722F69">
            <w:pPr>
              <w:pStyle w:val="NoSpacing"/>
              <w:spacing w:line="240" w:lineRule="auto"/>
              <w:rPr>
                <w:ins w:id="1237" w:author="Aidan Boyd" w:date="2015-01-13T12:01:00Z"/>
              </w:rPr>
            </w:pPr>
          </w:p>
        </w:tc>
        <w:tc>
          <w:tcPr>
            <w:tcW w:w="1308" w:type="dxa"/>
            <w:tcBorders>
              <w:top w:val="single" w:sz="4" w:space="0" w:color="auto"/>
              <w:left w:val="single" w:sz="4" w:space="0" w:color="auto"/>
              <w:bottom w:val="single" w:sz="4" w:space="0" w:color="auto"/>
              <w:right w:val="single" w:sz="4" w:space="0" w:color="auto"/>
            </w:tcBorders>
          </w:tcPr>
          <w:p w14:paraId="6B9A12BB" w14:textId="77777777" w:rsidR="00722F69" w:rsidRPr="00A40A4D" w:rsidRDefault="00722F69" w:rsidP="00722F69">
            <w:pPr>
              <w:pStyle w:val="NoSpacing"/>
              <w:spacing w:line="240" w:lineRule="auto"/>
              <w:rPr>
                <w:ins w:id="1238" w:author="Aidan Boyd" w:date="2015-01-13T12:01:00Z"/>
              </w:rPr>
            </w:pPr>
          </w:p>
        </w:tc>
        <w:tc>
          <w:tcPr>
            <w:tcW w:w="1932" w:type="dxa"/>
            <w:tcBorders>
              <w:top w:val="single" w:sz="4" w:space="0" w:color="auto"/>
              <w:left w:val="single" w:sz="4" w:space="0" w:color="auto"/>
              <w:bottom w:val="single" w:sz="4" w:space="0" w:color="auto"/>
              <w:right w:val="single" w:sz="4" w:space="0" w:color="auto"/>
            </w:tcBorders>
          </w:tcPr>
          <w:p w14:paraId="10CD9289" w14:textId="77777777" w:rsidR="00722F69" w:rsidRPr="00A40A4D" w:rsidRDefault="00722F69" w:rsidP="00722F69">
            <w:pPr>
              <w:pStyle w:val="NoSpacing"/>
              <w:spacing w:line="240" w:lineRule="auto"/>
              <w:rPr>
                <w:ins w:id="1239" w:author="Aidan Boyd" w:date="2015-01-13T12:01:00Z"/>
              </w:rPr>
            </w:pPr>
          </w:p>
        </w:tc>
      </w:tr>
    </w:tbl>
    <w:p w14:paraId="6A3BB459" w14:textId="77777777" w:rsidR="0089222B" w:rsidRDefault="0089222B" w:rsidP="001A62FC">
      <w:pPr>
        <w:pStyle w:val="NoSpacing"/>
        <w:spacing w:line="240" w:lineRule="auto"/>
      </w:pPr>
    </w:p>
    <w:tbl>
      <w:tblPr>
        <w:tblStyle w:val="TableGrid"/>
        <w:tblW w:w="13673" w:type="dxa"/>
        <w:jc w:val="center"/>
        <w:tblLayout w:type="fixed"/>
        <w:tblCellMar>
          <w:left w:w="72" w:type="dxa"/>
          <w:right w:w="72" w:type="dxa"/>
        </w:tblCellMar>
        <w:tblLook w:val="04A0" w:firstRow="1" w:lastRow="0" w:firstColumn="1" w:lastColumn="0" w:noHBand="0" w:noVBand="1"/>
      </w:tblPr>
      <w:tblGrid>
        <w:gridCol w:w="6115"/>
        <w:gridCol w:w="3240"/>
        <w:gridCol w:w="4318"/>
      </w:tblGrid>
      <w:tr w:rsidR="00A40A4D" w:rsidRPr="004E54F1" w14:paraId="1980CF01" w14:textId="77777777">
        <w:trPr>
          <w:jc w:val="center"/>
        </w:trPr>
        <w:tc>
          <w:tcPr>
            <w:tcW w:w="9355" w:type="dxa"/>
            <w:gridSpan w:val="2"/>
            <w:tcBorders>
              <w:top w:val="single" w:sz="4" w:space="0" w:color="auto"/>
              <w:left w:val="single" w:sz="4" w:space="0" w:color="auto"/>
              <w:bottom w:val="single" w:sz="4" w:space="0" w:color="auto"/>
              <w:right w:val="single" w:sz="4" w:space="0" w:color="auto"/>
            </w:tcBorders>
          </w:tcPr>
          <w:p w14:paraId="0F82BAD6" w14:textId="77777777" w:rsidR="00A40A4D" w:rsidRPr="004E54F1" w:rsidRDefault="00716280" w:rsidP="001A62FC">
            <w:pPr>
              <w:pStyle w:val="NoSpacing"/>
              <w:spacing w:line="240" w:lineRule="auto"/>
              <w:rPr>
                <w:b/>
              </w:rPr>
            </w:pPr>
            <w:r>
              <w:rPr>
                <w:b/>
              </w:rPr>
              <w:t>104</w:t>
            </w:r>
            <w:r w:rsidRPr="001D752A">
              <w:rPr>
                <w:rFonts w:ascii="Courier New" w:hAnsi="Courier New" w:cs="Courier New"/>
                <w:b/>
              </w:rPr>
              <w:t>–</w:t>
            </w:r>
            <w:r w:rsidR="00A40A4D">
              <w:rPr>
                <w:b/>
              </w:rPr>
              <w:t>Community Penalties</w:t>
            </w:r>
          </w:p>
        </w:tc>
        <w:tc>
          <w:tcPr>
            <w:tcW w:w="4318" w:type="dxa"/>
            <w:tcBorders>
              <w:top w:val="single" w:sz="4" w:space="0" w:color="auto"/>
              <w:left w:val="single" w:sz="4" w:space="0" w:color="auto"/>
              <w:bottom w:val="single" w:sz="4" w:space="0" w:color="auto"/>
              <w:right w:val="single" w:sz="4" w:space="0" w:color="auto"/>
            </w:tcBorders>
          </w:tcPr>
          <w:p w14:paraId="25466AED" w14:textId="77777777" w:rsidR="00A40A4D" w:rsidRDefault="00716280" w:rsidP="001A62FC">
            <w:pPr>
              <w:pStyle w:val="NoSpacing"/>
              <w:spacing w:line="240" w:lineRule="auto"/>
              <w:rPr>
                <w:b/>
              </w:rPr>
            </w:pPr>
            <w:r>
              <w:rPr>
                <w:b/>
              </w:rPr>
              <w:t>105</w:t>
            </w:r>
            <w:r w:rsidRPr="001D752A">
              <w:rPr>
                <w:rFonts w:ascii="Courier New" w:hAnsi="Courier New" w:cs="Courier New"/>
                <w:b/>
              </w:rPr>
              <w:t>–</w:t>
            </w:r>
            <w:r w:rsidR="00A40A4D">
              <w:rPr>
                <w:b/>
              </w:rPr>
              <w:t>Who Adheres</w:t>
            </w:r>
          </w:p>
        </w:tc>
      </w:tr>
      <w:tr w:rsidR="00A40A4D" w:rsidRPr="004E54F1" w14:paraId="4529E0C5" w14:textId="77777777">
        <w:trPr>
          <w:jc w:val="center"/>
        </w:trPr>
        <w:tc>
          <w:tcPr>
            <w:tcW w:w="6115" w:type="dxa"/>
            <w:tcBorders>
              <w:top w:val="single" w:sz="4" w:space="0" w:color="auto"/>
              <w:left w:val="single" w:sz="4" w:space="0" w:color="auto"/>
              <w:bottom w:val="single" w:sz="4" w:space="0" w:color="auto"/>
              <w:right w:val="single" w:sz="4" w:space="0" w:color="auto"/>
            </w:tcBorders>
          </w:tcPr>
          <w:p w14:paraId="7D922915" w14:textId="77777777" w:rsidR="00A40A4D" w:rsidRPr="00986064" w:rsidRDefault="00A40A4D" w:rsidP="001A62FC">
            <w:pPr>
              <w:pStyle w:val="NoSpacing"/>
              <w:spacing w:line="240" w:lineRule="auto"/>
            </w:pPr>
            <w:r>
              <w:t>1=</w:t>
            </w:r>
            <w:r w:rsidRPr="00986064">
              <w:t>Seize the product</w:t>
            </w:r>
          </w:p>
          <w:p w14:paraId="6B3F1505" w14:textId="77777777" w:rsidR="00A40A4D" w:rsidRPr="00986064" w:rsidRDefault="00A40A4D" w:rsidP="001A62FC">
            <w:pPr>
              <w:pStyle w:val="NoSpacing"/>
              <w:spacing w:line="240" w:lineRule="auto"/>
            </w:pPr>
            <w:r>
              <w:t>2=</w:t>
            </w:r>
            <w:r w:rsidRPr="00986064">
              <w:t xml:space="preserve">Seize tools </w:t>
            </w:r>
          </w:p>
          <w:p w14:paraId="6E164D89" w14:textId="77777777" w:rsidR="00A40A4D" w:rsidRPr="00986064" w:rsidRDefault="00A40A4D" w:rsidP="001A62FC">
            <w:pPr>
              <w:pStyle w:val="NoSpacing"/>
              <w:spacing w:line="240" w:lineRule="auto"/>
            </w:pPr>
            <w:r>
              <w:t>3=</w:t>
            </w:r>
            <w:r w:rsidRPr="00986064">
              <w:t>Cash fine; note the amount</w:t>
            </w:r>
          </w:p>
          <w:p w14:paraId="68A97030" w14:textId="77777777" w:rsidR="00A40A4D" w:rsidRPr="00986064" w:rsidRDefault="00A40A4D" w:rsidP="001A62FC">
            <w:pPr>
              <w:pStyle w:val="NoSpacing"/>
              <w:spacing w:line="240" w:lineRule="auto"/>
            </w:pPr>
            <w:r>
              <w:t>4=</w:t>
            </w:r>
            <w:r w:rsidRPr="00986064">
              <w:t>Labor contribution; please specify the number of days</w:t>
            </w:r>
          </w:p>
          <w:p w14:paraId="4741BF2C" w14:textId="77777777" w:rsidR="00A40A4D" w:rsidRPr="00986064" w:rsidRDefault="002007B2" w:rsidP="001A62FC">
            <w:pPr>
              <w:pStyle w:val="NoSpacing"/>
              <w:spacing w:line="240" w:lineRule="auto"/>
            </w:pPr>
            <w:r>
              <w:t>5</w:t>
            </w:r>
            <w:r w:rsidR="00A40A4D">
              <w:t>=</w:t>
            </w:r>
            <w:r w:rsidR="00A40A4D" w:rsidRPr="00986064">
              <w:t>In-kind contribution; pleas</w:t>
            </w:r>
            <w:r w:rsidR="00A40A4D">
              <w:t>e</w:t>
            </w:r>
            <w:r w:rsidR="00A40A4D" w:rsidRPr="00986064">
              <w:t xml:space="preserve"> specify the product and amount </w:t>
            </w:r>
          </w:p>
          <w:p w14:paraId="404FDDBD" w14:textId="77777777" w:rsidR="00A40A4D" w:rsidRPr="00986064" w:rsidRDefault="002007B2" w:rsidP="001A62FC">
            <w:pPr>
              <w:pStyle w:val="NoSpacing"/>
              <w:spacing w:line="240" w:lineRule="auto"/>
            </w:pPr>
            <w:r>
              <w:t>6</w:t>
            </w:r>
            <w:r w:rsidR="00A40A4D">
              <w:t>=</w:t>
            </w:r>
            <w:r w:rsidR="00A40A4D" w:rsidRPr="00986064">
              <w:t>Harvesting/collection restrictions</w:t>
            </w:r>
          </w:p>
        </w:tc>
        <w:tc>
          <w:tcPr>
            <w:tcW w:w="3240" w:type="dxa"/>
            <w:tcBorders>
              <w:top w:val="single" w:sz="4" w:space="0" w:color="auto"/>
              <w:left w:val="single" w:sz="4" w:space="0" w:color="auto"/>
              <w:bottom w:val="single" w:sz="4" w:space="0" w:color="auto"/>
              <w:right w:val="single" w:sz="4" w:space="0" w:color="auto"/>
            </w:tcBorders>
          </w:tcPr>
          <w:p w14:paraId="52FA84EF" w14:textId="77777777" w:rsidR="00A40A4D" w:rsidRPr="00986064" w:rsidRDefault="002007B2" w:rsidP="001A62FC">
            <w:pPr>
              <w:pStyle w:val="NoSpacing"/>
              <w:spacing w:line="240" w:lineRule="auto"/>
            </w:pPr>
            <w:r>
              <w:t>7</w:t>
            </w:r>
            <w:r w:rsidR="00A40A4D">
              <w:t>=Corpor</w:t>
            </w:r>
            <w:r w:rsidR="00A40A4D" w:rsidRPr="00986064">
              <w:t>al punishment</w:t>
            </w:r>
          </w:p>
          <w:p w14:paraId="6FCAA687" w14:textId="77777777" w:rsidR="00A40A4D" w:rsidRPr="00986064" w:rsidRDefault="002007B2" w:rsidP="001A62FC">
            <w:pPr>
              <w:pStyle w:val="NoSpacing"/>
              <w:spacing w:line="240" w:lineRule="auto"/>
            </w:pPr>
            <w:r>
              <w:t>8</w:t>
            </w:r>
            <w:r w:rsidR="00A40A4D">
              <w:t>=</w:t>
            </w:r>
            <w:r w:rsidR="00A40A4D" w:rsidRPr="00986064">
              <w:t>Sent to jail</w:t>
            </w:r>
          </w:p>
          <w:p w14:paraId="4C6383DA" w14:textId="77777777" w:rsidR="00A40A4D" w:rsidRPr="00986064" w:rsidRDefault="002007B2" w:rsidP="001A62FC">
            <w:pPr>
              <w:pStyle w:val="NoSpacing"/>
              <w:spacing w:line="240" w:lineRule="auto"/>
            </w:pPr>
            <w:r>
              <w:t>9</w:t>
            </w:r>
            <w:r w:rsidR="00A40A4D">
              <w:t>=</w:t>
            </w:r>
            <w:r w:rsidR="00A40A4D" w:rsidRPr="00986064">
              <w:t>Sent to DFO</w:t>
            </w:r>
          </w:p>
          <w:p w14:paraId="20C610F2" w14:textId="77777777" w:rsidR="00A40A4D" w:rsidRPr="00986064" w:rsidRDefault="00A40A4D" w:rsidP="001A62FC">
            <w:pPr>
              <w:pStyle w:val="NoSpacing"/>
              <w:spacing w:line="240" w:lineRule="auto"/>
            </w:pPr>
            <w:r>
              <w:t>1</w:t>
            </w:r>
            <w:r w:rsidR="002007B2">
              <w:t>0</w:t>
            </w:r>
            <w:r>
              <w:t>=</w:t>
            </w:r>
            <w:r w:rsidRPr="00986064">
              <w:t>Sent to chief</w:t>
            </w:r>
          </w:p>
          <w:p w14:paraId="6984EA14" w14:textId="77777777" w:rsidR="00A40A4D" w:rsidRPr="00986064" w:rsidRDefault="002007B2" w:rsidP="001A62FC">
            <w:pPr>
              <w:pStyle w:val="NoSpacing"/>
              <w:spacing w:line="240" w:lineRule="auto"/>
            </w:pPr>
            <w:r>
              <w:t>11</w:t>
            </w:r>
            <w:r w:rsidR="00A40A4D">
              <w:t>=</w:t>
            </w:r>
            <w:r w:rsidR="00A40A4D" w:rsidRPr="00986064">
              <w:t>Forced to leave the village</w:t>
            </w:r>
          </w:p>
          <w:p w14:paraId="2B14FD20" w14:textId="77777777" w:rsidR="00A40A4D" w:rsidRPr="004E54F1" w:rsidRDefault="00AC0CBB" w:rsidP="001A62FC">
            <w:pPr>
              <w:pStyle w:val="NoSpacing"/>
              <w:spacing w:line="240" w:lineRule="auto"/>
            </w:pPr>
            <w:r w:rsidRPr="006B6D60">
              <w:t>97=Other, please specify</w:t>
            </w:r>
          </w:p>
        </w:tc>
        <w:tc>
          <w:tcPr>
            <w:tcW w:w="4318" w:type="dxa"/>
            <w:tcBorders>
              <w:top w:val="single" w:sz="4" w:space="0" w:color="auto"/>
              <w:left w:val="single" w:sz="4" w:space="0" w:color="auto"/>
              <w:bottom w:val="single" w:sz="4" w:space="0" w:color="auto"/>
              <w:right w:val="single" w:sz="4" w:space="0" w:color="auto"/>
            </w:tcBorders>
          </w:tcPr>
          <w:p w14:paraId="5F3F71C4" w14:textId="77777777" w:rsidR="00A40A4D" w:rsidRPr="00986064" w:rsidRDefault="00A40A4D" w:rsidP="001A62FC">
            <w:pPr>
              <w:pStyle w:val="NoSpacing"/>
              <w:spacing w:line="240" w:lineRule="auto"/>
            </w:pPr>
            <w:r>
              <w:t>1=</w:t>
            </w:r>
            <w:r w:rsidRPr="00986064">
              <w:t>Nearly everyone in the community</w:t>
            </w:r>
          </w:p>
          <w:p w14:paraId="1FFC4E70" w14:textId="77777777" w:rsidR="00A40A4D" w:rsidRPr="00986064" w:rsidRDefault="00A40A4D" w:rsidP="001A62FC">
            <w:pPr>
              <w:pStyle w:val="NoSpacing"/>
              <w:spacing w:line="240" w:lineRule="auto"/>
            </w:pPr>
            <w:r>
              <w:t>2=</w:t>
            </w:r>
            <w:r w:rsidRPr="00986064">
              <w:t>Most community members</w:t>
            </w:r>
          </w:p>
          <w:p w14:paraId="2D59D72F" w14:textId="77777777" w:rsidR="00A40A4D" w:rsidRPr="00986064" w:rsidRDefault="00A40A4D" w:rsidP="001A62FC">
            <w:pPr>
              <w:pStyle w:val="NoSpacing"/>
              <w:spacing w:line="240" w:lineRule="auto"/>
            </w:pPr>
            <w:r>
              <w:t>3=</w:t>
            </w:r>
            <w:r w:rsidRPr="00986064">
              <w:t>About half of the community</w:t>
            </w:r>
          </w:p>
          <w:p w14:paraId="6AA0FE43" w14:textId="77777777" w:rsidR="00A40A4D" w:rsidRPr="00986064" w:rsidRDefault="00A40A4D" w:rsidP="001A62FC">
            <w:pPr>
              <w:pStyle w:val="NoSpacing"/>
              <w:spacing w:line="240" w:lineRule="auto"/>
            </w:pPr>
            <w:r>
              <w:t>4=</w:t>
            </w:r>
            <w:r w:rsidRPr="00986064">
              <w:t>Some/a few members of the community</w:t>
            </w:r>
          </w:p>
          <w:p w14:paraId="3D474886" w14:textId="77777777" w:rsidR="00A40A4D" w:rsidRPr="00986064" w:rsidRDefault="00A40A4D" w:rsidP="001A62FC">
            <w:pPr>
              <w:pStyle w:val="NoSpacing"/>
              <w:spacing w:line="240" w:lineRule="auto"/>
            </w:pPr>
            <w:r>
              <w:t>5=</w:t>
            </w:r>
            <w:r w:rsidRPr="00986064">
              <w:t xml:space="preserve">No one follows the rules </w:t>
            </w:r>
          </w:p>
          <w:p w14:paraId="72B62401" w14:textId="77777777" w:rsidR="00A40A4D" w:rsidRPr="00986064" w:rsidRDefault="00A40A4D" w:rsidP="001A62FC">
            <w:pPr>
              <w:pStyle w:val="NoSpacing"/>
              <w:spacing w:line="240" w:lineRule="auto"/>
            </w:pPr>
            <w:r w:rsidRPr="00986064">
              <w:t>888=Don’t know</w:t>
            </w:r>
          </w:p>
          <w:p w14:paraId="509026B5" w14:textId="77777777" w:rsidR="00A40A4D" w:rsidRDefault="00A40A4D" w:rsidP="001A62FC">
            <w:pPr>
              <w:pStyle w:val="NoSpacing"/>
              <w:spacing w:line="240" w:lineRule="auto"/>
            </w:pPr>
            <w:r w:rsidRPr="00986064">
              <w:t>999=Prefer not to respond</w:t>
            </w:r>
          </w:p>
        </w:tc>
      </w:tr>
    </w:tbl>
    <w:p w14:paraId="72A0B86F" w14:textId="77777777" w:rsidR="002C03E5" w:rsidRDefault="002C03E5" w:rsidP="001A62FC">
      <w:pPr>
        <w:pStyle w:val="NoSpacing"/>
        <w:spacing w:line="240" w:lineRule="auto"/>
      </w:pPr>
    </w:p>
    <w:p w14:paraId="1AD0767C" w14:textId="77777777" w:rsidR="002C03E5" w:rsidRDefault="002C03E5" w:rsidP="001A62FC">
      <w:pPr>
        <w:pStyle w:val="NoSpacing"/>
        <w:spacing w:line="240" w:lineRule="auto"/>
        <w:sectPr w:rsidR="002C03E5">
          <w:pgSz w:w="15840" w:h="12240" w:orient="landscape"/>
          <w:pgMar w:top="1440" w:right="1440" w:bottom="1440" w:left="1440" w:header="720" w:footer="720" w:gutter="0"/>
          <w:cols w:space="720"/>
          <w:docGrid w:linePitch="360"/>
        </w:sectPr>
      </w:pPr>
    </w:p>
    <w:p w14:paraId="4A5E25C6" w14:textId="77777777" w:rsidR="00587DAF" w:rsidRPr="002C03E5" w:rsidRDefault="002C03E5" w:rsidP="001A62FC">
      <w:pPr>
        <w:pStyle w:val="NoSpacing"/>
        <w:spacing w:line="240" w:lineRule="auto"/>
        <w:rPr>
          <w:rStyle w:val="Emphasis"/>
        </w:rPr>
      </w:pPr>
      <w:r w:rsidRPr="002C03E5">
        <w:rPr>
          <w:rStyle w:val="Emphasis"/>
        </w:rPr>
        <w:lastRenderedPageBreak/>
        <w:t>Section I continued. Government/Official Legal Rules</w:t>
      </w:r>
    </w:p>
    <w:tbl>
      <w:tblPr>
        <w:tblStyle w:val="TableGrid1"/>
        <w:tblW w:w="10800" w:type="dxa"/>
        <w:tblInd w:w="-725" w:type="dxa"/>
        <w:tblCellMar>
          <w:left w:w="72" w:type="dxa"/>
          <w:right w:w="72" w:type="dxa"/>
        </w:tblCellMar>
        <w:tblLook w:val="04A0" w:firstRow="1" w:lastRow="0" w:firstColumn="1" w:lastColumn="0" w:noHBand="0" w:noVBand="1"/>
      </w:tblPr>
      <w:tblGrid>
        <w:gridCol w:w="354"/>
        <w:gridCol w:w="5046"/>
        <w:gridCol w:w="4320"/>
        <w:gridCol w:w="1080"/>
      </w:tblGrid>
      <w:tr w:rsidR="002C03E5" w:rsidRPr="008231A9" w14:paraId="39EDA385" w14:textId="77777777">
        <w:tc>
          <w:tcPr>
            <w:tcW w:w="354" w:type="dxa"/>
          </w:tcPr>
          <w:p w14:paraId="18DBF5A6" w14:textId="77777777" w:rsidR="002C03E5" w:rsidRPr="008231A9" w:rsidRDefault="002C03E5" w:rsidP="001A62FC">
            <w:pPr>
              <w:pStyle w:val="NoSpacing"/>
              <w:spacing w:line="240" w:lineRule="auto"/>
            </w:pPr>
          </w:p>
        </w:tc>
        <w:tc>
          <w:tcPr>
            <w:tcW w:w="5046" w:type="dxa"/>
            <w:tcBorders>
              <w:right w:val="nil"/>
            </w:tcBorders>
          </w:tcPr>
          <w:p w14:paraId="496B972E" w14:textId="77777777" w:rsidR="002C03E5" w:rsidRDefault="003529CC" w:rsidP="001A62FC">
            <w:pPr>
              <w:pStyle w:val="NoSpacing"/>
              <w:spacing w:line="240" w:lineRule="auto"/>
            </w:pPr>
            <w:r>
              <w:t xml:space="preserve">I6. </w:t>
            </w:r>
            <w:r w:rsidR="002C03E5">
              <w:t xml:space="preserve">Who is primarily responsible for the enforcement of these government/official legal rules related to forest/wooded land? </w:t>
            </w:r>
          </w:p>
        </w:tc>
        <w:tc>
          <w:tcPr>
            <w:tcW w:w="4320" w:type="dxa"/>
            <w:tcBorders>
              <w:left w:val="nil"/>
              <w:right w:val="single" w:sz="18" w:space="0" w:color="auto"/>
            </w:tcBorders>
          </w:tcPr>
          <w:p w14:paraId="3F938A31" w14:textId="77777777" w:rsidR="002C03E5" w:rsidRDefault="002C03E5" w:rsidP="001A62FC">
            <w:pPr>
              <w:pStyle w:val="NoSpacing"/>
              <w:spacing w:line="240" w:lineRule="auto"/>
            </w:pPr>
            <w:r>
              <w:t>1=DFO</w:t>
            </w:r>
          </w:p>
          <w:p w14:paraId="1A294269" w14:textId="77777777" w:rsidR="002C03E5" w:rsidRDefault="002C03E5" w:rsidP="001A62FC">
            <w:pPr>
              <w:pStyle w:val="NoSpacing"/>
              <w:spacing w:line="240" w:lineRule="auto"/>
            </w:pPr>
            <w:r>
              <w:t>2=ZAWA</w:t>
            </w:r>
          </w:p>
          <w:p w14:paraId="3BE569FF" w14:textId="3F43A72C" w:rsidR="002C03E5" w:rsidRDefault="002C03E5" w:rsidP="001A62FC">
            <w:pPr>
              <w:pStyle w:val="NoSpacing"/>
              <w:spacing w:line="240" w:lineRule="auto"/>
            </w:pPr>
            <w:r>
              <w:t>3=C</w:t>
            </w:r>
            <w:r w:rsidR="00D160C9">
              <w:t xml:space="preserve">ommunity </w:t>
            </w:r>
            <w:r>
              <w:t>R</w:t>
            </w:r>
            <w:r w:rsidR="00D160C9">
              <w:t xml:space="preserve">esource </w:t>
            </w:r>
            <w:r>
              <w:t>B</w:t>
            </w:r>
            <w:r w:rsidR="00D160C9">
              <w:t>oard</w:t>
            </w:r>
          </w:p>
          <w:p w14:paraId="6B2029C9" w14:textId="77777777" w:rsidR="002C03E5" w:rsidRDefault="002C03E5" w:rsidP="001A62FC">
            <w:pPr>
              <w:pStyle w:val="NoSpacing"/>
              <w:spacing w:line="240" w:lineRule="auto"/>
            </w:pPr>
            <w:r>
              <w:t>97=Other, please specify</w:t>
            </w:r>
          </w:p>
          <w:p w14:paraId="4BEFEF2B" w14:textId="77777777" w:rsidR="002C03E5" w:rsidRDefault="002C03E5" w:rsidP="001A62FC">
            <w:pPr>
              <w:pStyle w:val="NoSpacing"/>
              <w:spacing w:line="240" w:lineRule="auto"/>
            </w:pPr>
            <w:r>
              <w:t>888-Don’t know</w:t>
            </w:r>
          </w:p>
          <w:p w14:paraId="4EB714DE" w14:textId="77777777" w:rsidR="002C03E5" w:rsidRPr="008231A9" w:rsidRDefault="002C03E5" w:rsidP="001A62FC">
            <w:pPr>
              <w:pStyle w:val="NoSpacing"/>
              <w:spacing w:line="240" w:lineRule="auto"/>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60A87717" w14:textId="77777777" w:rsidR="002C03E5" w:rsidRPr="008231A9" w:rsidRDefault="002C03E5" w:rsidP="001A62FC">
            <w:pPr>
              <w:pStyle w:val="NoSpacing"/>
              <w:spacing w:line="240" w:lineRule="auto"/>
              <w:rPr>
                <w:i/>
              </w:rPr>
            </w:pPr>
            <w:r w:rsidRPr="008231A9">
              <w:rPr>
                <w:i/>
              </w:rPr>
              <w:t>(code)</w:t>
            </w:r>
          </w:p>
        </w:tc>
      </w:tr>
      <w:tr w:rsidR="002C03E5" w:rsidRPr="008231A9" w14:paraId="04B8F740" w14:textId="77777777">
        <w:tc>
          <w:tcPr>
            <w:tcW w:w="354" w:type="dxa"/>
          </w:tcPr>
          <w:p w14:paraId="6CA6E9F3" w14:textId="77777777" w:rsidR="002C03E5" w:rsidRPr="008231A9" w:rsidRDefault="002C03E5" w:rsidP="001A62FC">
            <w:pPr>
              <w:pStyle w:val="NoSpacing"/>
              <w:spacing w:line="240" w:lineRule="auto"/>
            </w:pPr>
          </w:p>
        </w:tc>
        <w:tc>
          <w:tcPr>
            <w:tcW w:w="5046" w:type="dxa"/>
            <w:tcBorders>
              <w:right w:val="nil"/>
            </w:tcBorders>
          </w:tcPr>
          <w:p w14:paraId="5A69F7CD" w14:textId="77777777" w:rsidR="002C03E5" w:rsidRDefault="003529CC" w:rsidP="001A62FC">
            <w:pPr>
              <w:pStyle w:val="NoSpacing"/>
              <w:spacing w:line="240" w:lineRule="auto"/>
            </w:pPr>
            <w:r>
              <w:t xml:space="preserve">I7. </w:t>
            </w:r>
            <w:r w:rsidR="002C03E5">
              <w:t xml:space="preserve">How effectively are government/official legal </w:t>
            </w:r>
            <w:r w:rsidR="002C03E5">
              <w:rPr>
                <w:b/>
              </w:rPr>
              <w:t xml:space="preserve">rules </w:t>
            </w:r>
            <w:r w:rsidR="002C03E5">
              <w:t>enforced?</w:t>
            </w:r>
          </w:p>
        </w:tc>
        <w:tc>
          <w:tcPr>
            <w:tcW w:w="4320" w:type="dxa"/>
            <w:tcBorders>
              <w:left w:val="nil"/>
              <w:right w:val="single" w:sz="18" w:space="0" w:color="auto"/>
            </w:tcBorders>
          </w:tcPr>
          <w:p w14:paraId="2E545C4C" w14:textId="77777777" w:rsidR="002C03E5" w:rsidRPr="008231A9" w:rsidRDefault="002C03E5" w:rsidP="001A62FC">
            <w:pPr>
              <w:pStyle w:val="NoSpacing"/>
              <w:spacing w:line="240" w:lineRule="auto"/>
            </w:pPr>
            <w:r w:rsidRPr="008231A9">
              <w:t>0=No</w:t>
            </w:r>
          </w:p>
          <w:p w14:paraId="7565ADDE" w14:textId="77777777" w:rsidR="002C03E5" w:rsidRPr="008231A9" w:rsidRDefault="002C03E5" w:rsidP="001A62FC">
            <w:pPr>
              <w:pStyle w:val="NoSpacing"/>
              <w:spacing w:line="240" w:lineRule="auto"/>
            </w:pPr>
            <w:r w:rsidRPr="008231A9">
              <w:t>1=Yes</w:t>
            </w:r>
          </w:p>
          <w:p w14:paraId="58CC0AD1" w14:textId="77777777" w:rsidR="002C03E5" w:rsidRPr="008231A9" w:rsidRDefault="002C03E5" w:rsidP="001A62FC">
            <w:pPr>
              <w:pStyle w:val="NoSpacing"/>
              <w:spacing w:line="240" w:lineRule="auto"/>
            </w:pPr>
            <w:r w:rsidRPr="008231A9">
              <w:t>888=Don’t know</w:t>
            </w:r>
          </w:p>
          <w:p w14:paraId="26C7E6CB" w14:textId="77777777" w:rsidR="002C03E5" w:rsidRPr="008231A9" w:rsidRDefault="003F6A74" w:rsidP="001A62FC">
            <w:pPr>
              <w:pStyle w:val="NoSpacing"/>
              <w:spacing w:line="240" w:lineRule="auto"/>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DEDBEAE" w14:textId="77777777" w:rsidR="002C03E5" w:rsidRPr="008231A9" w:rsidRDefault="002C03E5" w:rsidP="001A62FC">
            <w:pPr>
              <w:pStyle w:val="NoSpacing"/>
              <w:spacing w:line="240" w:lineRule="auto"/>
              <w:rPr>
                <w:i/>
              </w:rPr>
            </w:pPr>
            <w:r w:rsidRPr="008231A9">
              <w:rPr>
                <w:i/>
              </w:rPr>
              <w:t>(code)</w:t>
            </w:r>
          </w:p>
        </w:tc>
      </w:tr>
      <w:tr w:rsidR="002C03E5" w:rsidRPr="008231A9" w14:paraId="36D2B036" w14:textId="77777777">
        <w:tc>
          <w:tcPr>
            <w:tcW w:w="354" w:type="dxa"/>
          </w:tcPr>
          <w:p w14:paraId="46F20427" w14:textId="77777777" w:rsidR="002C03E5" w:rsidRPr="008231A9" w:rsidRDefault="002C03E5" w:rsidP="001A62FC">
            <w:pPr>
              <w:pStyle w:val="NoSpacing"/>
              <w:spacing w:line="240" w:lineRule="auto"/>
            </w:pPr>
          </w:p>
        </w:tc>
        <w:tc>
          <w:tcPr>
            <w:tcW w:w="5046" w:type="dxa"/>
            <w:tcBorders>
              <w:right w:val="nil"/>
            </w:tcBorders>
          </w:tcPr>
          <w:p w14:paraId="4D9624F5" w14:textId="77777777" w:rsidR="002C03E5" w:rsidRDefault="003529CC" w:rsidP="001A62FC">
            <w:pPr>
              <w:pStyle w:val="NoSpacing"/>
              <w:spacing w:line="240" w:lineRule="auto"/>
            </w:pPr>
            <w:r>
              <w:t xml:space="preserve">I8. </w:t>
            </w:r>
            <w:r w:rsidR="002C03E5">
              <w:t xml:space="preserve">Do you think these government/official legal </w:t>
            </w:r>
            <w:r w:rsidR="002C03E5">
              <w:rPr>
                <w:b/>
              </w:rPr>
              <w:t xml:space="preserve">rules </w:t>
            </w:r>
            <w:r w:rsidR="002C03E5">
              <w:t xml:space="preserve">are fair? </w:t>
            </w:r>
          </w:p>
        </w:tc>
        <w:tc>
          <w:tcPr>
            <w:tcW w:w="4320" w:type="dxa"/>
            <w:tcBorders>
              <w:left w:val="nil"/>
              <w:right w:val="single" w:sz="18" w:space="0" w:color="auto"/>
            </w:tcBorders>
          </w:tcPr>
          <w:p w14:paraId="1414AE36" w14:textId="77777777" w:rsidR="002C03E5" w:rsidRPr="008231A9" w:rsidRDefault="002C03E5" w:rsidP="001A62FC">
            <w:pPr>
              <w:pStyle w:val="NoSpacing"/>
              <w:spacing w:line="240" w:lineRule="auto"/>
            </w:pPr>
            <w:r w:rsidRPr="008231A9">
              <w:t>0=No</w:t>
            </w:r>
          </w:p>
          <w:p w14:paraId="786C13F9" w14:textId="77777777" w:rsidR="002C03E5" w:rsidRPr="008231A9" w:rsidRDefault="002C03E5" w:rsidP="001A62FC">
            <w:pPr>
              <w:pStyle w:val="NoSpacing"/>
              <w:spacing w:line="240" w:lineRule="auto"/>
            </w:pPr>
            <w:r w:rsidRPr="008231A9">
              <w:t>1=Yes</w:t>
            </w:r>
          </w:p>
          <w:p w14:paraId="654726CC" w14:textId="77777777" w:rsidR="002C03E5" w:rsidRPr="008231A9" w:rsidRDefault="002C03E5" w:rsidP="001A62FC">
            <w:pPr>
              <w:pStyle w:val="NoSpacing"/>
              <w:spacing w:line="240" w:lineRule="auto"/>
            </w:pPr>
            <w:r w:rsidRPr="008231A9">
              <w:t>888=Don’t know</w:t>
            </w:r>
          </w:p>
          <w:p w14:paraId="75A85D50" w14:textId="77777777" w:rsidR="002C03E5" w:rsidRPr="008231A9" w:rsidRDefault="003F6A74" w:rsidP="001A62FC">
            <w:pPr>
              <w:pStyle w:val="NoSpacing"/>
              <w:spacing w:line="240" w:lineRule="auto"/>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710B3E8" w14:textId="77777777" w:rsidR="002C03E5" w:rsidRPr="008231A9" w:rsidRDefault="002C03E5" w:rsidP="001A62FC">
            <w:pPr>
              <w:pStyle w:val="NoSpacing"/>
              <w:spacing w:line="240" w:lineRule="auto"/>
              <w:rPr>
                <w:i/>
              </w:rPr>
            </w:pPr>
            <w:r w:rsidRPr="008231A9">
              <w:rPr>
                <w:i/>
              </w:rPr>
              <w:t>(code)</w:t>
            </w:r>
          </w:p>
        </w:tc>
      </w:tr>
      <w:tr w:rsidR="002C03E5" w:rsidRPr="008231A9" w14:paraId="659EEF33" w14:textId="77777777">
        <w:tc>
          <w:tcPr>
            <w:tcW w:w="354" w:type="dxa"/>
          </w:tcPr>
          <w:p w14:paraId="4BBED4CB" w14:textId="77777777" w:rsidR="002C03E5" w:rsidRPr="008231A9" w:rsidRDefault="002C03E5" w:rsidP="001A62FC">
            <w:pPr>
              <w:pStyle w:val="NoSpacing"/>
              <w:spacing w:line="240" w:lineRule="auto"/>
            </w:pPr>
          </w:p>
        </w:tc>
        <w:tc>
          <w:tcPr>
            <w:tcW w:w="5046" w:type="dxa"/>
            <w:tcBorders>
              <w:right w:val="nil"/>
            </w:tcBorders>
          </w:tcPr>
          <w:p w14:paraId="72F64D07" w14:textId="77777777" w:rsidR="002C03E5" w:rsidRDefault="003529CC" w:rsidP="001A62FC">
            <w:pPr>
              <w:pStyle w:val="NoSpacing"/>
              <w:spacing w:line="240" w:lineRule="auto"/>
            </w:pPr>
            <w:r>
              <w:t xml:space="preserve">I9. </w:t>
            </w:r>
            <w:r w:rsidR="002C03E5">
              <w:t>Are the government/official legal penalties enforced equally across different groups in your community?</w:t>
            </w:r>
          </w:p>
        </w:tc>
        <w:tc>
          <w:tcPr>
            <w:tcW w:w="4320" w:type="dxa"/>
            <w:tcBorders>
              <w:left w:val="nil"/>
              <w:right w:val="single" w:sz="18" w:space="0" w:color="auto"/>
            </w:tcBorders>
          </w:tcPr>
          <w:p w14:paraId="6DF60B36" w14:textId="77777777" w:rsidR="002C03E5" w:rsidRPr="008231A9" w:rsidRDefault="002C03E5" w:rsidP="001A62FC">
            <w:pPr>
              <w:pStyle w:val="NoSpacing"/>
              <w:spacing w:line="240" w:lineRule="auto"/>
            </w:pPr>
            <w:r w:rsidRPr="008231A9">
              <w:t>0=No</w:t>
            </w:r>
          </w:p>
          <w:p w14:paraId="1319189F" w14:textId="77777777" w:rsidR="002C03E5" w:rsidRPr="008231A9" w:rsidRDefault="002C03E5" w:rsidP="001A62FC">
            <w:pPr>
              <w:pStyle w:val="NoSpacing"/>
              <w:spacing w:line="240" w:lineRule="auto"/>
            </w:pPr>
            <w:r w:rsidRPr="008231A9">
              <w:t>1=Yes</w:t>
            </w:r>
          </w:p>
          <w:p w14:paraId="44D244EF" w14:textId="77777777" w:rsidR="002C03E5" w:rsidRPr="008231A9" w:rsidRDefault="002C03E5" w:rsidP="001A62FC">
            <w:pPr>
              <w:pStyle w:val="NoSpacing"/>
              <w:spacing w:line="240" w:lineRule="auto"/>
            </w:pPr>
            <w:r w:rsidRPr="008231A9">
              <w:t>888=Don’t know</w:t>
            </w:r>
          </w:p>
          <w:p w14:paraId="51AB4F01" w14:textId="77777777" w:rsidR="002C03E5" w:rsidRPr="008231A9" w:rsidRDefault="003F6A74" w:rsidP="001A62FC">
            <w:pPr>
              <w:pStyle w:val="NoSpacing"/>
              <w:spacing w:line="240" w:lineRule="auto"/>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3402AC76" w14:textId="77777777" w:rsidR="002C03E5" w:rsidRPr="008231A9" w:rsidRDefault="002C03E5" w:rsidP="001A62FC">
            <w:pPr>
              <w:pStyle w:val="NoSpacing"/>
              <w:spacing w:line="240" w:lineRule="auto"/>
              <w:rPr>
                <w:i/>
              </w:rPr>
            </w:pPr>
            <w:r w:rsidRPr="008231A9">
              <w:rPr>
                <w:i/>
              </w:rPr>
              <w:t>(code)</w:t>
            </w:r>
          </w:p>
        </w:tc>
      </w:tr>
      <w:tr w:rsidR="002C03E5" w:rsidRPr="008231A9" w14:paraId="0CDA86A5" w14:textId="77777777">
        <w:tc>
          <w:tcPr>
            <w:tcW w:w="354" w:type="dxa"/>
          </w:tcPr>
          <w:p w14:paraId="1D4B6A8B" w14:textId="77777777" w:rsidR="002C03E5" w:rsidRPr="008231A9" w:rsidRDefault="002C03E5" w:rsidP="001A62FC">
            <w:pPr>
              <w:pStyle w:val="NoSpacing"/>
              <w:spacing w:line="240" w:lineRule="auto"/>
            </w:pPr>
          </w:p>
        </w:tc>
        <w:tc>
          <w:tcPr>
            <w:tcW w:w="5046" w:type="dxa"/>
            <w:tcBorders>
              <w:right w:val="single" w:sz="18" w:space="0" w:color="auto"/>
            </w:tcBorders>
          </w:tcPr>
          <w:p w14:paraId="7143295D" w14:textId="77777777" w:rsidR="002C03E5" w:rsidRDefault="003529CC" w:rsidP="001A62FC">
            <w:pPr>
              <w:pStyle w:val="NoSpacing"/>
              <w:spacing w:line="240" w:lineRule="auto"/>
            </w:pPr>
            <w:r>
              <w:t xml:space="preserve">I9b. </w:t>
            </w:r>
            <w:r w:rsidR="002C03E5">
              <w:t xml:space="preserve">If no, please describe. </w:t>
            </w:r>
          </w:p>
        </w:tc>
        <w:tc>
          <w:tcPr>
            <w:tcW w:w="5400" w:type="dxa"/>
            <w:gridSpan w:val="2"/>
            <w:tcBorders>
              <w:top w:val="single" w:sz="18" w:space="0" w:color="auto"/>
              <w:left w:val="single" w:sz="18" w:space="0" w:color="auto"/>
              <w:bottom w:val="single" w:sz="18" w:space="0" w:color="auto"/>
              <w:right w:val="single" w:sz="18" w:space="0" w:color="auto"/>
            </w:tcBorders>
          </w:tcPr>
          <w:p w14:paraId="3896D0F1" w14:textId="77777777" w:rsidR="002C03E5" w:rsidRPr="008231A9" w:rsidRDefault="002C03E5" w:rsidP="001A62FC">
            <w:pPr>
              <w:pStyle w:val="NoSpacing"/>
              <w:spacing w:line="240" w:lineRule="auto"/>
              <w:rPr>
                <w:i/>
              </w:rPr>
            </w:pPr>
            <w:r w:rsidRPr="008231A9">
              <w:rPr>
                <w:i/>
              </w:rPr>
              <w:t>(text)</w:t>
            </w:r>
          </w:p>
        </w:tc>
      </w:tr>
      <w:tr w:rsidR="002C03E5" w:rsidRPr="008231A9" w14:paraId="30674F47" w14:textId="77777777">
        <w:tc>
          <w:tcPr>
            <w:tcW w:w="354" w:type="dxa"/>
          </w:tcPr>
          <w:p w14:paraId="366C1A4B" w14:textId="77777777" w:rsidR="002C03E5" w:rsidRPr="008231A9" w:rsidRDefault="002C03E5" w:rsidP="001A62FC">
            <w:pPr>
              <w:pStyle w:val="NoSpacing"/>
              <w:spacing w:line="240" w:lineRule="auto"/>
            </w:pPr>
          </w:p>
        </w:tc>
        <w:tc>
          <w:tcPr>
            <w:tcW w:w="5046" w:type="dxa"/>
            <w:tcBorders>
              <w:right w:val="nil"/>
            </w:tcBorders>
          </w:tcPr>
          <w:p w14:paraId="6C398B7B" w14:textId="77777777" w:rsidR="002C03E5" w:rsidRDefault="003529CC" w:rsidP="001A62FC">
            <w:pPr>
              <w:pStyle w:val="NoSpacing"/>
              <w:spacing w:line="240" w:lineRule="auto"/>
            </w:pPr>
            <w:r>
              <w:t xml:space="preserve">I10. </w:t>
            </w:r>
            <w:r w:rsidR="002C03E5">
              <w:t xml:space="preserve">Do you think these government/official legal </w:t>
            </w:r>
            <w:r w:rsidR="002C03E5">
              <w:rPr>
                <w:b/>
              </w:rPr>
              <w:t xml:space="preserve">penalties </w:t>
            </w:r>
            <w:r w:rsidR="002C03E5">
              <w:t>are fair?</w:t>
            </w:r>
          </w:p>
        </w:tc>
        <w:tc>
          <w:tcPr>
            <w:tcW w:w="4320" w:type="dxa"/>
            <w:tcBorders>
              <w:left w:val="nil"/>
              <w:right w:val="single" w:sz="18" w:space="0" w:color="auto"/>
            </w:tcBorders>
          </w:tcPr>
          <w:p w14:paraId="76A8DE86" w14:textId="77777777" w:rsidR="002C03E5" w:rsidRPr="008231A9" w:rsidRDefault="002C03E5" w:rsidP="001A62FC">
            <w:pPr>
              <w:pStyle w:val="NoSpacing"/>
              <w:spacing w:line="240" w:lineRule="auto"/>
            </w:pPr>
            <w:r w:rsidRPr="008231A9">
              <w:t>0=No</w:t>
            </w:r>
          </w:p>
          <w:p w14:paraId="476DA9CC" w14:textId="77777777" w:rsidR="002C03E5" w:rsidRPr="008231A9" w:rsidRDefault="002C03E5" w:rsidP="001A62FC">
            <w:pPr>
              <w:pStyle w:val="NoSpacing"/>
              <w:spacing w:line="240" w:lineRule="auto"/>
            </w:pPr>
            <w:r w:rsidRPr="008231A9">
              <w:t>1=Yes</w:t>
            </w:r>
          </w:p>
          <w:p w14:paraId="5517DF55" w14:textId="77777777" w:rsidR="002C03E5" w:rsidRPr="008231A9" w:rsidRDefault="002C03E5" w:rsidP="001A62FC">
            <w:pPr>
              <w:pStyle w:val="NoSpacing"/>
              <w:spacing w:line="240" w:lineRule="auto"/>
            </w:pPr>
            <w:r w:rsidRPr="008231A9">
              <w:t>888=Don’t know</w:t>
            </w:r>
          </w:p>
          <w:p w14:paraId="0FDFB31F" w14:textId="77777777" w:rsidR="002C03E5" w:rsidRPr="008231A9" w:rsidRDefault="003F6A74" w:rsidP="001A62FC">
            <w:pPr>
              <w:pStyle w:val="NoSpacing"/>
              <w:spacing w:line="240" w:lineRule="auto"/>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13E76DAD" w14:textId="77777777" w:rsidR="002C03E5" w:rsidRPr="008231A9" w:rsidRDefault="002C03E5" w:rsidP="001A62FC">
            <w:pPr>
              <w:pStyle w:val="NoSpacing"/>
              <w:spacing w:line="240" w:lineRule="auto"/>
              <w:rPr>
                <w:i/>
              </w:rPr>
            </w:pPr>
            <w:r w:rsidRPr="008231A9">
              <w:rPr>
                <w:i/>
              </w:rPr>
              <w:t>(code)</w:t>
            </w:r>
          </w:p>
        </w:tc>
      </w:tr>
      <w:tr w:rsidR="002C03E5" w:rsidRPr="008231A9" w14:paraId="5EA0FF93" w14:textId="77777777">
        <w:tc>
          <w:tcPr>
            <w:tcW w:w="354" w:type="dxa"/>
          </w:tcPr>
          <w:p w14:paraId="065930F0" w14:textId="77777777" w:rsidR="002C03E5" w:rsidRPr="008231A9" w:rsidRDefault="002C03E5" w:rsidP="001A62FC">
            <w:pPr>
              <w:pStyle w:val="NoSpacing"/>
              <w:spacing w:line="240" w:lineRule="auto"/>
            </w:pPr>
          </w:p>
        </w:tc>
        <w:tc>
          <w:tcPr>
            <w:tcW w:w="5046" w:type="dxa"/>
            <w:tcBorders>
              <w:right w:val="single" w:sz="18" w:space="0" w:color="auto"/>
            </w:tcBorders>
          </w:tcPr>
          <w:p w14:paraId="26B70802" w14:textId="77777777" w:rsidR="002C03E5" w:rsidRDefault="003529CC" w:rsidP="001A62FC">
            <w:pPr>
              <w:pStyle w:val="NoSpacing"/>
              <w:spacing w:line="240" w:lineRule="auto"/>
            </w:pPr>
            <w:r>
              <w:t xml:space="preserve">I10b. </w:t>
            </w:r>
            <w:r w:rsidR="002C03E5">
              <w:t xml:space="preserve">If no, please describe. </w:t>
            </w:r>
          </w:p>
        </w:tc>
        <w:tc>
          <w:tcPr>
            <w:tcW w:w="5400" w:type="dxa"/>
            <w:gridSpan w:val="2"/>
            <w:tcBorders>
              <w:top w:val="single" w:sz="18" w:space="0" w:color="auto"/>
              <w:left w:val="single" w:sz="18" w:space="0" w:color="auto"/>
              <w:bottom w:val="single" w:sz="18" w:space="0" w:color="auto"/>
              <w:right w:val="single" w:sz="18" w:space="0" w:color="auto"/>
            </w:tcBorders>
          </w:tcPr>
          <w:p w14:paraId="56BAFDA1" w14:textId="77777777" w:rsidR="002C03E5" w:rsidRPr="008231A9" w:rsidRDefault="002C03E5" w:rsidP="001A62FC">
            <w:pPr>
              <w:pStyle w:val="NoSpacing"/>
              <w:spacing w:line="240" w:lineRule="auto"/>
              <w:rPr>
                <w:i/>
              </w:rPr>
            </w:pPr>
            <w:r w:rsidRPr="008231A9">
              <w:rPr>
                <w:i/>
              </w:rPr>
              <w:t>(text)</w:t>
            </w:r>
          </w:p>
        </w:tc>
      </w:tr>
      <w:tr w:rsidR="005D6FF5" w:rsidRPr="008231A9" w14:paraId="3548D936" w14:textId="77777777">
        <w:trPr>
          <w:ins w:id="1240" w:author="Aidan Boyd" w:date="2015-01-13T11:56:00Z"/>
        </w:trPr>
        <w:tc>
          <w:tcPr>
            <w:tcW w:w="354" w:type="dxa"/>
          </w:tcPr>
          <w:p w14:paraId="783300B7" w14:textId="77777777" w:rsidR="005D6FF5" w:rsidRPr="008231A9" w:rsidRDefault="005D6FF5" w:rsidP="005D6FF5">
            <w:pPr>
              <w:pStyle w:val="NoSpacing"/>
              <w:spacing w:line="240" w:lineRule="auto"/>
              <w:rPr>
                <w:ins w:id="1241" w:author="Aidan Boyd" w:date="2015-01-13T11:56:00Z"/>
              </w:rPr>
            </w:pPr>
          </w:p>
        </w:tc>
        <w:tc>
          <w:tcPr>
            <w:tcW w:w="5046" w:type="dxa"/>
            <w:tcBorders>
              <w:right w:val="single" w:sz="18" w:space="0" w:color="auto"/>
            </w:tcBorders>
          </w:tcPr>
          <w:p w14:paraId="57AF6F61" w14:textId="7141357D" w:rsidR="005D6FF5" w:rsidRDefault="005D6FF5" w:rsidP="005D6FF5">
            <w:pPr>
              <w:pStyle w:val="NoSpacing"/>
              <w:spacing w:line="240" w:lineRule="auto"/>
              <w:rPr>
                <w:ins w:id="1242" w:author="Aidan Boyd" w:date="2015-01-13T11:56:00Z"/>
              </w:rPr>
            </w:pPr>
            <w:ins w:id="1243" w:author="Aidan Boyd" w:date="2015-01-13T11:56:00Z">
              <w:r>
                <w:t>I17. Please describe the rules that are different for locals versus outsiders</w:t>
              </w:r>
            </w:ins>
          </w:p>
        </w:tc>
        <w:tc>
          <w:tcPr>
            <w:tcW w:w="5400" w:type="dxa"/>
            <w:gridSpan w:val="2"/>
            <w:tcBorders>
              <w:top w:val="single" w:sz="18" w:space="0" w:color="auto"/>
              <w:left w:val="single" w:sz="18" w:space="0" w:color="auto"/>
              <w:bottom w:val="single" w:sz="18" w:space="0" w:color="auto"/>
              <w:right w:val="single" w:sz="18" w:space="0" w:color="auto"/>
            </w:tcBorders>
          </w:tcPr>
          <w:p w14:paraId="0050C2AB" w14:textId="77777777" w:rsidR="005D6FF5" w:rsidRPr="008231A9" w:rsidRDefault="005D6FF5" w:rsidP="005D6FF5">
            <w:pPr>
              <w:pStyle w:val="NoSpacing"/>
              <w:spacing w:line="240" w:lineRule="auto"/>
              <w:rPr>
                <w:ins w:id="1244" w:author="Aidan Boyd" w:date="2015-01-13T11:56:00Z"/>
                <w:i/>
              </w:rPr>
            </w:pPr>
          </w:p>
        </w:tc>
      </w:tr>
      <w:tr w:rsidR="002C03E5" w:rsidRPr="008231A9" w14:paraId="1330A15F" w14:textId="77777777" w:rsidTr="00B97EFD">
        <w:trPr>
          <w:trHeight w:val="1629"/>
        </w:trPr>
        <w:tc>
          <w:tcPr>
            <w:tcW w:w="354" w:type="dxa"/>
            <w:tcBorders>
              <w:bottom w:val="single" w:sz="4" w:space="0" w:color="auto"/>
            </w:tcBorders>
          </w:tcPr>
          <w:p w14:paraId="61798E6E" w14:textId="77777777" w:rsidR="002C03E5" w:rsidRPr="008231A9" w:rsidRDefault="002C03E5" w:rsidP="001A62FC">
            <w:pPr>
              <w:pStyle w:val="NoSpacing"/>
              <w:spacing w:line="240" w:lineRule="auto"/>
            </w:pPr>
          </w:p>
        </w:tc>
        <w:tc>
          <w:tcPr>
            <w:tcW w:w="5046" w:type="dxa"/>
            <w:tcBorders>
              <w:bottom w:val="single" w:sz="4" w:space="0" w:color="auto"/>
              <w:right w:val="nil"/>
            </w:tcBorders>
          </w:tcPr>
          <w:p w14:paraId="00C09BF3" w14:textId="77777777" w:rsidR="00B97EFD" w:rsidRDefault="003529CC" w:rsidP="001A62FC">
            <w:pPr>
              <w:pStyle w:val="NoSpacing"/>
              <w:spacing w:line="240" w:lineRule="auto"/>
            </w:pPr>
            <w:r>
              <w:t xml:space="preserve">I11. </w:t>
            </w:r>
            <w:r w:rsidR="002C03E5" w:rsidRPr="002C03E5">
              <w:t>In the past three years, have there been changes in access to</w:t>
            </w:r>
            <w:r w:rsidR="00B97EFD">
              <w:t xml:space="preserve"> members of </w:t>
            </w:r>
            <w:r w:rsidR="002C03E5" w:rsidRPr="002C03E5">
              <w:t xml:space="preserve">government agencies responsible </w:t>
            </w:r>
            <w:r w:rsidR="00B40696">
              <w:t>for</w:t>
            </w:r>
            <w:r w:rsidR="002C03E5" w:rsidRPr="002C03E5">
              <w:t xml:space="preserve"> forest management?</w:t>
            </w:r>
            <w:r w:rsidR="00B97EFD">
              <w:t xml:space="preserve"> </w:t>
            </w:r>
          </w:p>
          <w:p w14:paraId="67BF7B57" w14:textId="77777777" w:rsidR="00B97EFD" w:rsidRDefault="00B97EFD" w:rsidP="001A62FC">
            <w:pPr>
              <w:pStyle w:val="NoSpacing"/>
              <w:spacing w:line="240" w:lineRule="auto"/>
            </w:pPr>
          </w:p>
          <w:p w14:paraId="0F59FE9C" w14:textId="77421C64" w:rsidR="00B97EFD" w:rsidRPr="008231A9" w:rsidRDefault="00B97EFD" w:rsidP="00B97EFD">
            <w:pPr>
              <w:pStyle w:val="NoSpacing"/>
              <w:spacing w:line="240" w:lineRule="auto"/>
            </w:pPr>
            <w:r>
              <w:t>Enumerator hint: increased access to DFO and/ZAWA officials</w:t>
            </w:r>
          </w:p>
        </w:tc>
        <w:tc>
          <w:tcPr>
            <w:tcW w:w="4320" w:type="dxa"/>
            <w:tcBorders>
              <w:left w:val="nil"/>
              <w:bottom w:val="single" w:sz="4" w:space="0" w:color="auto"/>
              <w:right w:val="single" w:sz="18" w:space="0" w:color="auto"/>
            </w:tcBorders>
          </w:tcPr>
          <w:p w14:paraId="0A8968B0" w14:textId="77777777" w:rsidR="00156A94" w:rsidRDefault="00156A94" w:rsidP="001A62FC">
            <w:pPr>
              <w:pStyle w:val="NoSpacing"/>
              <w:spacing w:line="240" w:lineRule="auto"/>
            </w:pPr>
            <w:r>
              <w:t>1=Access has increased greatly</w:t>
            </w:r>
          </w:p>
          <w:p w14:paraId="5481DC63" w14:textId="77777777" w:rsidR="00156A94" w:rsidRDefault="00156A94" w:rsidP="001A62FC">
            <w:pPr>
              <w:pStyle w:val="NoSpacing"/>
              <w:spacing w:line="240" w:lineRule="auto"/>
            </w:pPr>
            <w:r>
              <w:t>2=Access has increased a little</w:t>
            </w:r>
          </w:p>
          <w:p w14:paraId="14F0A180" w14:textId="77777777" w:rsidR="00156A94" w:rsidRDefault="00156A94" w:rsidP="001A62FC">
            <w:pPr>
              <w:pStyle w:val="NoSpacing"/>
              <w:spacing w:line="240" w:lineRule="auto"/>
            </w:pPr>
            <w:r>
              <w:t>3=No change in access</w:t>
            </w:r>
          </w:p>
          <w:p w14:paraId="6E7075AD" w14:textId="77777777" w:rsidR="00156A94" w:rsidRDefault="00156A94" w:rsidP="001A62FC">
            <w:pPr>
              <w:pStyle w:val="NoSpacing"/>
              <w:spacing w:line="240" w:lineRule="auto"/>
            </w:pPr>
            <w:r>
              <w:t>4=Access has decreased a little</w:t>
            </w:r>
          </w:p>
          <w:p w14:paraId="6B5F674E" w14:textId="77777777" w:rsidR="002C03E5" w:rsidRDefault="00156A94" w:rsidP="001A62FC">
            <w:pPr>
              <w:pStyle w:val="NoSpacing"/>
              <w:spacing w:line="240" w:lineRule="auto"/>
            </w:pPr>
            <w:r>
              <w:t>5=Access has decreased greatly</w:t>
            </w:r>
          </w:p>
          <w:p w14:paraId="4A76F6EA" w14:textId="77777777" w:rsidR="00156A94" w:rsidRDefault="00156A94" w:rsidP="001A62FC">
            <w:pPr>
              <w:pStyle w:val="NoSpacing"/>
              <w:spacing w:line="240" w:lineRule="auto"/>
            </w:pPr>
            <w:r w:rsidRPr="008231A9">
              <w:t>888=Don’t know</w:t>
            </w:r>
          </w:p>
          <w:p w14:paraId="460B061C" w14:textId="77777777" w:rsidR="00B97EFD" w:rsidRPr="008231A9" w:rsidRDefault="00B97EFD" w:rsidP="001A62FC">
            <w:pPr>
              <w:pStyle w:val="NoSpacing"/>
              <w:spacing w:line="240" w:lineRule="auto"/>
            </w:pPr>
          </w:p>
        </w:tc>
        <w:tc>
          <w:tcPr>
            <w:tcW w:w="1080" w:type="dxa"/>
            <w:tcBorders>
              <w:top w:val="single" w:sz="18" w:space="0" w:color="auto"/>
              <w:left w:val="single" w:sz="18" w:space="0" w:color="auto"/>
              <w:bottom w:val="single" w:sz="4" w:space="0" w:color="auto"/>
              <w:right w:val="single" w:sz="18" w:space="0" w:color="auto"/>
            </w:tcBorders>
          </w:tcPr>
          <w:p w14:paraId="2FF633DE" w14:textId="77777777" w:rsidR="002C03E5" w:rsidRPr="008231A9" w:rsidRDefault="002C03E5" w:rsidP="001A62FC">
            <w:pPr>
              <w:pStyle w:val="NoSpacing"/>
              <w:spacing w:line="240" w:lineRule="auto"/>
              <w:rPr>
                <w:i/>
              </w:rPr>
            </w:pPr>
            <w:r w:rsidRPr="008231A9">
              <w:rPr>
                <w:i/>
              </w:rPr>
              <w:t>(code)</w:t>
            </w:r>
          </w:p>
        </w:tc>
      </w:tr>
      <w:tr w:rsidR="00B97EFD" w:rsidRPr="008231A9" w14:paraId="306994C5" w14:textId="77777777" w:rsidTr="00B97EFD">
        <w:trPr>
          <w:trHeight w:val="1787"/>
        </w:trPr>
        <w:tc>
          <w:tcPr>
            <w:tcW w:w="354" w:type="dxa"/>
            <w:tcBorders>
              <w:top w:val="single" w:sz="4" w:space="0" w:color="auto"/>
              <w:bottom w:val="single" w:sz="4" w:space="0" w:color="auto"/>
            </w:tcBorders>
          </w:tcPr>
          <w:p w14:paraId="7E688E06" w14:textId="77777777" w:rsidR="00B97EFD" w:rsidRPr="008231A9" w:rsidRDefault="00B97EFD" w:rsidP="001A62FC">
            <w:pPr>
              <w:pStyle w:val="NoSpacing"/>
              <w:spacing w:line="240" w:lineRule="auto"/>
            </w:pPr>
          </w:p>
        </w:tc>
        <w:tc>
          <w:tcPr>
            <w:tcW w:w="5046" w:type="dxa"/>
            <w:tcBorders>
              <w:top w:val="single" w:sz="4" w:space="0" w:color="auto"/>
              <w:bottom w:val="single" w:sz="4" w:space="0" w:color="auto"/>
              <w:right w:val="nil"/>
            </w:tcBorders>
          </w:tcPr>
          <w:p w14:paraId="6C9359D2" w14:textId="77777777" w:rsidR="00B97EFD" w:rsidRDefault="00B97EFD" w:rsidP="001A62FC">
            <w:pPr>
              <w:pStyle w:val="NoSpacing"/>
              <w:spacing w:line="240" w:lineRule="auto"/>
            </w:pPr>
          </w:p>
          <w:p w14:paraId="6BE9BFA1" w14:textId="16392BFE" w:rsidR="00B97EFD" w:rsidRDefault="00B97EFD" w:rsidP="001A62FC">
            <w:pPr>
              <w:pStyle w:val="NoSpacing"/>
              <w:spacing w:line="240" w:lineRule="auto"/>
            </w:pPr>
            <w:r w:rsidRPr="002C03E5">
              <w:t>In the past three years, have there been changes in access to</w:t>
            </w:r>
            <w:r>
              <w:t xml:space="preserve"> information or rules made by </w:t>
            </w:r>
            <w:r w:rsidRPr="002C03E5">
              <w:t xml:space="preserve">government agencies responsible </w:t>
            </w:r>
            <w:r>
              <w:t>for</w:t>
            </w:r>
            <w:r w:rsidRPr="002C03E5">
              <w:t xml:space="preserve"> forest management?</w:t>
            </w:r>
          </w:p>
          <w:p w14:paraId="0C1D6B27" w14:textId="77777777" w:rsidR="00B97EFD" w:rsidRDefault="00B97EFD" w:rsidP="001A62FC">
            <w:pPr>
              <w:pStyle w:val="NoSpacing"/>
              <w:spacing w:line="240" w:lineRule="auto"/>
            </w:pPr>
          </w:p>
        </w:tc>
        <w:tc>
          <w:tcPr>
            <w:tcW w:w="4320" w:type="dxa"/>
            <w:tcBorders>
              <w:top w:val="single" w:sz="4" w:space="0" w:color="auto"/>
              <w:left w:val="nil"/>
              <w:bottom w:val="single" w:sz="4" w:space="0" w:color="auto"/>
              <w:right w:val="single" w:sz="18" w:space="0" w:color="auto"/>
            </w:tcBorders>
          </w:tcPr>
          <w:p w14:paraId="38F86888" w14:textId="77777777" w:rsidR="00B97EFD" w:rsidRDefault="00B97EFD" w:rsidP="00B97EFD">
            <w:pPr>
              <w:pStyle w:val="NoSpacing"/>
              <w:spacing w:line="240" w:lineRule="auto"/>
            </w:pPr>
            <w:r>
              <w:t>1=Access has increased greatly</w:t>
            </w:r>
          </w:p>
          <w:p w14:paraId="2CCF01AC" w14:textId="77777777" w:rsidR="00B97EFD" w:rsidRDefault="00B97EFD" w:rsidP="00B97EFD">
            <w:pPr>
              <w:pStyle w:val="NoSpacing"/>
              <w:spacing w:line="240" w:lineRule="auto"/>
            </w:pPr>
            <w:r>
              <w:t>2=Access has increased a little</w:t>
            </w:r>
          </w:p>
          <w:p w14:paraId="1C7FFC47" w14:textId="77777777" w:rsidR="00B97EFD" w:rsidRDefault="00B97EFD" w:rsidP="00B97EFD">
            <w:pPr>
              <w:pStyle w:val="NoSpacing"/>
              <w:spacing w:line="240" w:lineRule="auto"/>
            </w:pPr>
            <w:r>
              <w:t>3=No change in access</w:t>
            </w:r>
          </w:p>
          <w:p w14:paraId="74FDECA2" w14:textId="77777777" w:rsidR="00B97EFD" w:rsidRDefault="00B97EFD" w:rsidP="00B97EFD">
            <w:pPr>
              <w:pStyle w:val="NoSpacing"/>
              <w:spacing w:line="240" w:lineRule="auto"/>
            </w:pPr>
            <w:r>
              <w:t>4=Access has decreased a little</w:t>
            </w:r>
          </w:p>
          <w:p w14:paraId="4C6BEF92" w14:textId="77777777" w:rsidR="00B97EFD" w:rsidRDefault="00B97EFD" w:rsidP="00B97EFD">
            <w:pPr>
              <w:pStyle w:val="NoSpacing"/>
              <w:spacing w:line="240" w:lineRule="auto"/>
            </w:pPr>
            <w:r>
              <w:t>5=Access has decreased greatly</w:t>
            </w:r>
          </w:p>
          <w:p w14:paraId="63D2A375" w14:textId="77777777" w:rsidR="00B97EFD" w:rsidRDefault="00B97EFD" w:rsidP="00B97EFD">
            <w:pPr>
              <w:pStyle w:val="NoSpacing"/>
              <w:spacing w:line="240" w:lineRule="auto"/>
            </w:pPr>
            <w:r w:rsidRPr="008231A9">
              <w:t>888=Don’t know</w:t>
            </w:r>
          </w:p>
          <w:p w14:paraId="5FA46B17" w14:textId="77777777" w:rsidR="00B97EFD" w:rsidRDefault="00B97EFD" w:rsidP="001A62FC">
            <w:pPr>
              <w:pStyle w:val="NoSpacing"/>
              <w:spacing w:line="240" w:lineRule="auto"/>
            </w:pPr>
          </w:p>
        </w:tc>
        <w:tc>
          <w:tcPr>
            <w:tcW w:w="1080" w:type="dxa"/>
            <w:tcBorders>
              <w:top w:val="single" w:sz="4" w:space="0" w:color="auto"/>
              <w:left w:val="single" w:sz="18" w:space="0" w:color="auto"/>
              <w:bottom w:val="single" w:sz="4" w:space="0" w:color="auto"/>
              <w:right w:val="single" w:sz="18" w:space="0" w:color="auto"/>
            </w:tcBorders>
          </w:tcPr>
          <w:p w14:paraId="41AD4CD6" w14:textId="77777777" w:rsidR="00B97EFD" w:rsidRPr="008231A9" w:rsidRDefault="00B97EFD" w:rsidP="001A62FC">
            <w:pPr>
              <w:pStyle w:val="NoSpacing"/>
              <w:spacing w:line="240" w:lineRule="auto"/>
              <w:rPr>
                <w:i/>
              </w:rPr>
            </w:pPr>
          </w:p>
        </w:tc>
      </w:tr>
      <w:tr w:rsidR="00B97EFD" w:rsidRPr="008231A9" w14:paraId="687FF3B2" w14:textId="77777777" w:rsidTr="00B97EFD">
        <w:trPr>
          <w:trHeight w:val="1547"/>
        </w:trPr>
        <w:tc>
          <w:tcPr>
            <w:tcW w:w="354" w:type="dxa"/>
            <w:tcBorders>
              <w:top w:val="single" w:sz="4" w:space="0" w:color="auto"/>
            </w:tcBorders>
          </w:tcPr>
          <w:p w14:paraId="6A73CF6F" w14:textId="77777777" w:rsidR="00B97EFD" w:rsidRPr="008231A9" w:rsidRDefault="00B97EFD" w:rsidP="001A62FC">
            <w:pPr>
              <w:pStyle w:val="NoSpacing"/>
              <w:spacing w:line="240" w:lineRule="auto"/>
            </w:pPr>
          </w:p>
        </w:tc>
        <w:tc>
          <w:tcPr>
            <w:tcW w:w="5046" w:type="dxa"/>
            <w:tcBorders>
              <w:top w:val="single" w:sz="4" w:space="0" w:color="auto"/>
              <w:right w:val="nil"/>
            </w:tcBorders>
          </w:tcPr>
          <w:p w14:paraId="536BA6AC" w14:textId="77777777" w:rsidR="00B97EFD" w:rsidRDefault="00B97EFD" w:rsidP="002D5D01">
            <w:pPr>
              <w:pStyle w:val="NoSpacing"/>
              <w:spacing w:line="240" w:lineRule="auto"/>
            </w:pPr>
          </w:p>
          <w:p w14:paraId="77E9BF92" w14:textId="3E4831F9" w:rsidR="00B97EFD" w:rsidRDefault="00B97EFD" w:rsidP="001A62FC">
            <w:pPr>
              <w:pStyle w:val="NoSpacing"/>
              <w:spacing w:line="240" w:lineRule="auto"/>
            </w:pPr>
            <w:r w:rsidRPr="002C03E5">
              <w:t>In the past three years, have there been changes in access to</w:t>
            </w:r>
            <w:r>
              <w:t xml:space="preserve"> fines or management processes made by </w:t>
            </w:r>
            <w:r w:rsidRPr="002C03E5">
              <w:t xml:space="preserve">government agencies responsible </w:t>
            </w:r>
            <w:r>
              <w:t>for</w:t>
            </w:r>
            <w:r w:rsidRPr="002C03E5">
              <w:t xml:space="preserve"> forest management?</w:t>
            </w:r>
          </w:p>
        </w:tc>
        <w:tc>
          <w:tcPr>
            <w:tcW w:w="4320" w:type="dxa"/>
            <w:tcBorders>
              <w:top w:val="single" w:sz="4" w:space="0" w:color="auto"/>
              <w:left w:val="nil"/>
              <w:right w:val="single" w:sz="18" w:space="0" w:color="auto"/>
            </w:tcBorders>
          </w:tcPr>
          <w:p w14:paraId="2EDC615C" w14:textId="77777777" w:rsidR="00B97EFD" w:rsidRDefault="00B97EFD" w:rsidP="002D5D01">
            <w:pPr>
              <w:pStyle w:val="NoSpacing"/>
              <w:spacing w:line="240" w:lineRule="auto"/>
            </w:pPr>
            <w:r>
              <w:t>1=Access has increased greatly</w:t>
            </w:r>
          </w:p>
          <w:p w14:paraId="578FE50E" w14:textId="77777777" w:rsidR="00B97EFD" w:rsidRDefault="00B97EFD" w:rsidP="002D5D01">
            <w:pPr>
              <w:pStyle w:val="NoSpacing"/>
              <w:spacing w:line="240" w:lineRule="auto"/>
            </w:pPr>
            <w:r>
              <w:t>2=Access has increased a little</w:t>
            </w:r>
          </w:p>
          <w:p w14:paraId="465333BC" w14:textId="77777777" w:rsidR="00B97EFD" w:rsidRDefault="00B97EFD" w:rsidP="002D5D01">
            <w:pPr>
              <w:pStyle w:val="NoSpacing"/>
              <w:spacing w:line="240" w:lineRule="auto"/>
            </w:pPr>
            <w:r>
              <w:t>3=No change in access</w:t>
            </w:r>
          </w:p>
          <w:p w14:paraId="00F4917C" w14:textId="77777777" w:rsidR="00B97EFD" w:rsidRDefault="00B97EFD" w:rsidP="002D5D01">
            <w:pPr>
              <w:pStyle w:val="NoSpacing"/>
              <w:spacing w:line="240" w:lineRule="auto"/>
            </w:pPr>
            <w:r>
              <w:t>4=Access has decreased a little</w:t>
            </w:r>
          </w:p>
          <w:p w14:paraId="417E01E3" w14:textId="77777777" w:rsidR="00B97EFD" w:rsidRDefault="00B97EFD" w:rsidP="002D5D01">
            <w:pPr>
              <w:pStyle w:val="NoSpacing"/>
              <w:spacing w:line="240" w:lineRule="auto"/>
            </w:pPr>
            <w:r>
              <w:t>5=Access has decreased greatly</w:t>
            </w:r>
          </w:p>
          <w:p w14:paraId="1A1B3204" w14:textId="77777777" w:rsidR="00B97EFD" w:rsidRDefault="00B97EFD" w:rsidP="002D5D01">
            <w:pPr>
              <w:pStyle w:val="NoSpacing"/>
              <w:spacing w:line="240" w:lineRule="auto"/>
            </w:pPr>
            <w:r w:rsidRPr="008231A9">
              <w:t>888=Don’t know</w:t>
            </w:r>
          </w:p>
          <w:p w14:paraId="5D67339B" w14:textId="77777777" w:rsidR="00B97EFD" w:rsidRDefault="00B97EFD" w:rsidP="001A62FC">
            <w:pPr>
              <w:pStyle w:val="NoSpacing"/>
              <w:spacing w:line="240" w:lineRule="auto"/>
            </w:pPr>
          </w:p>
        </w:tc>
        <w:tc>
          <w:tcPr>
            <w:tcW w:w="1080" w:type="dxa"/>
            <w:tcBorders>
              <w:top w:val="single" w:sz="4" w:space="0" w:color="auto"/>
              <w:left w:val="single" w:sz="18" w:space="0" w:color="auto"/>
              <w:bottom w:val="single" w:sz="18" w:space="0" w:color="auto"/>
              <w:right w:val="single" w:sz="18" w:space="0" w:color="auto"/>
            </w:tcBorders>
          </w:tcPr>
          <w:p w14:paraId="5B33ACFB" w14:textId="77777777" w:rsidR="00B97EFD" w:rsidRPr="008231A9" w:rsidRDefault="00B97EFD" w:rsidP="001A62FC">
            <w:pPr>
              <w:pStyle w:val="NoSpacing"/>
              <w:spacing w:line="240" w:lineRule="auto"/>
              <w:rPr>
                <w:i/>
              </w:rPr>
            </w:pPr>
          </w:p>
        </w:tc>
      </w:tr>
      <w:tr w:rsidR="00B97EFD" w:rsidRPr="008231A9" w14:paraId="19DCB2D9" w14:textId="77777777">
        <w:tc>
          <w:tcPr>
            <w:tcW w:w="354" w:type="dxa"/>
          </w:tcPr>
          <w:p w14:paraId="4BAB6532" w14:textId="77777777" w:rsidR="00B97EFD" w:rsidRPr="008231A9" w:rsidRDefault="00B97EFD" w:rsidP="001A62FC">
            <w:pPr>
              <w:pStyle w:val="NoSpacing"/>
              <w:spacing w:line="240" w:lineRule="auto"/>
            </w:pPr>
          </w:p>
        </w:tc>
        <w:tc>
          <w:tcPr>
            <w:tcW w:w="5046" w:type="dxa"/>
            <w:tcBorders>
              <w:right w:val="nil"/>
            </w:tcBorders>
          </w:tcPr>
          <w:p w14:paraId="09560509" w14:textId="77777777" w:rsidR="00B97EFD" w:rsidRPr="008231A9" w:rsidRDefault="00B97EFD" w:rsidP="001A62FC">
            <w:pPr>
              <w:pStyle w:val="NoSpacing"/>
              <w:spacing w:line="240" w:lineRule="auto"/>
            </w:pPr>
            <w:r>
              <w:t xml:space="preserve">I12. </w:t>
            </w:r>
            <w:r w:rsidRPr="002C03E5">
              <w:t>In the past three years, have there been changes in access to judicial processes linked to forestlands and forest resources?</w:t>
            </w:r>
          </w:p>
        </w:tc>
        <w:tc>
          <w:tcPr>
            <w:tcW w:w="4320" w:type="dxa"/>
            <w:tcBorders>
              <w:left w:val="nil"/>
              <w:right w:val="single" w:sz="18" w:space="0" w:color="auto"/>
            </w:tcBorders>
          </w:tcPr>
          <w:p w14:paraId="440BE3E4" w14:textId="77777777" w:rsidR="00B97EFD" w:rsidRDefault="00B97EFD" w:rsidP="001A62FC">
            <w:pPr>
              <w:pStyle w:val="NoSpacing"/>
              <w:spacing w:line="240" w:lineRule="auto"/>
            </w:pPr>
            <w:r>
              <w:t>1=Access has increased greatly</w:t>
            </w:r>
          </w:p>
          <w:p w14:paraId="17326F75" w14:textId="77777777" w:rsidR="00B97EFD" w:rsidRDefault="00B97EFD" w:rsidP="001A62FC">
            <w:pPr>
              <w:pStyle w:val="NoSpacing"/>
              <w:spacing w:line="240" w:lineRule="auto"/>
            </w:pPr>
            <w:r>
              <w:t>2=Access has increased a little</w:t>
            </w:r>
          </w:p>
          <w:p w14:paraId="04EA95E1" w14:textId="77777777" w:rsidR="00B97EFD" w:rsidRDefault="00B97EFD" w:rsidP="001A62FC">
            <w:pPr>
              <w:pStyle w:val="NoSpacing"/>
              <w:spacing w:line="240" w:lineRule="auto"/>
            </w:pPr>
            <w:r>
              <w:t>3=No change in access</w:t>
            </w:r>
          </w:p>
          <w:p w14:paraId="368478F5" w14:textId="77777777" w:rsidR="00B97EFD" w:rsidRDefault="00B97EFD" w:rsidP="001A62FC">
            <w:pPr>
              <w:pStyle w:val="NoSpacing"/>
              <w:spacing w:line="240" w:lineRule="auto"/>
            </w:pPr>
            <w:r>
              <w:t>4=Access has decreased a little</w:t>
            </w:r>
          </w:p>
          <w:p w14:paraId="13212CE4" w14:textId="77777777" w:rsidR="00B97EFD" w:rsidRDefault="00B97EFD" w:rsidP="001A62FC">
            <w:pPr>
              <w:pStyle w:val="NoSpacing"/>
              <w:spacing w:line="240" w:lineRule="auto"/>
            </w:pPr>
            <w:r>
              <w:t>5=Access has decreased greatly</w:t>
            </w:r>
          </w:p>
          <w:p w14:paraId="7AC3F127" w14:textId="77777777" w:rsidR="00B97EFD" w:rsidRPr="008231A9" w:rsidRDefault="00B97EFD" w:rsidP="001A62FC">
            <w:pPr>
              <w:pStyle w:val="NoSpacing"/>
              <w:spacing w:line="240" w:lineRule="auto"/>
            </w:pPr>
            <w:r w:rsidRPr="008231A9">
              <w:t>888=Don’t know</w:t>
            </w:r>
          </w:p>
        </w:tc>
        <w:tc>
          <w:tcPr>
            <w:tcW w:w="1080" w:type="dxa"/>
            <w:tcBorders>
              <w:top w:val="single" w:sz="18" w:space="0" w:color="auto"/>
              <w:left w:val="single" w:sz="18" w:space="0" w:color="auto"/>
              <w:bottom w:val="single" w:sz="18" w:space="0" w:color="auto"/>
              <w:right w:val="single" w:sz="18" w:space="0" w:color="auto"/>
            </w:tcBorders>
          </w:tcPr>
          <w:p w14:paraId="4A076C90" w14:textId="77777777" w:rsidR="00B97EFD" w:rsidRPr="008231A9" w:rsidRDefault="00B97EFD" w:rsidP="001A62FC">
            <w:pPr>
              <w:pStyle w:val="NoSpacing"/>
              <w:spacing w:line="240" w:lineRule="auto"/>
              <w:rPr>
                <w:i/>
              </w:rPr>
            </w:pPr>
            <w:r w:rsidRPr="008231A9">
              <w:rPr>
                <w:i/>
              </w:rPr>
              <w:t>(code)</w:t>
            </w:r>
          </w:p>
        </w:tc>
      </w:tr>
      <w:tr w:rsidR="00B97EFD" w:rsidRPr="008231A9" w14:paraId="19146E8C" w14:textId="77777777">
        <w:tc>
          <w:tcPr>
            <w:tcW w:w="354" w:type="dxa"/>
          </w:tcPr>
          <w:p w14:paraId="42C5DCD7" w14:textId="77777777" w:rsidR="00B97EFD" w:rsidRPr="008231A9" w:rsidRDefault="00B97EFD" w:rsidP="001A62FC">
            <w:pPr>
              <w:pStyle w:val="NoSpacing"/>
              <w:spacing w:line="240" w:lineRule="auto"/>
            </w:pPr>
          </w:p>
        </w:tc>
        <w:tc>
          <w:tcPr>
            <w:tcW w:w="5046" w:type="dxa"/>
            <w:tcBorders>
              <w:right w:val="nil"/>
            </w:tcBorders>
          </w:tcPr>
          <w:p w14:paraId="3BB5EBD0" w14:textId="77777777" w:rsidR="00B97EFD" w:rsidRPr="008231A9" w:rsidRDefault="00B97EFD" w:rsidP="001A62FC">
            <w:pPr>
              <w:pStyle w:val="NoSpacing"/>
              <w:spacing w:line="240" w:lineRule="auto"/>
            </w:pPr>
            <w:r>
              <w:t xml:space="preserve">I13. </w:t>
            </w:r>
            <w:r w:rsidRPr="002C03E5">
              <w:t>In the past three years, have there been changes to local access to grievance mechanisms related to natural resources/forests?</w:t>
            </w:r>
          </w:p>
        </w:tc>
        <w:tc>
          <w:tcPr>
            <w:tcW w:w="4320" w:type="dxa"/>
            <w:tcBorders>
              <w:left w:val="nil"/>
              <w:right w:val="single" w:sz="18" w:space="0" w:color="auto"/>
            </w:tcBorders>
          </w:tcPr>
          <w:p w14:paraId="4D245DE2" w14:textId="77777777" w:rsidR="00B97EFD" w:rsidRDefault="00B97EFD" w:rsidP="001A62FC">
            <w:pPr>
              <w:pStyle w:val="NoSpacing"/>
              <w:spacing w:line="240" w:lineRule="auto"/>
            </w:pPr>
            <w:r>
              <w:t>1=Access has increased greatly</w:t>
            </w:r>
          </w:p>
          <w:p w14:paraId="07328058" w14:textId="77777777" w:rsidR="00B97EFD" w:rsidRDefault="00B97EFD" w:rsidP="001A62FC">
            <w:pPr>
              <w:pStyle w:val="NoSpacing"/>
              <w:spacing w:line="240" w:lineRule="auto"/>
            </w:pPr>
            <w:r>
              <w:t>2=Access has increased a little</w:t>
            </w:r>
          </w:p>
          <w:p w14:paraId="37727042" w14:textId="77777777" w:rsidR="00B97EFD" w:rsidRDefault="00B97EFD" w:rsidP="001A62FC">
            <w:pPr>
              <w:pStyle w:val="NoSpacing"/>
              <w:spacing w:line="240" w:lineRule="auto"/>
            </w:pPr>
            <w:r>
              <w:t>3=No change in access</w:t>
            </w:r>
          </w:p>
          <w:p w14:paraId="3C4967F9" w14:textId="77777777" w:rsidR="00B97EFD" w:rsidRDefault="00B97EFD" w:rsidP="001A62FC">
            <w:pPr>
              <w:pStyle w:val="NoSpacing"/>
              <w:spacing w:line="240" w:lineRule="auto"/>
            </w:pPr>
            <w:r>
              <w:t>4=Access has decreased a little</w:t>
            </w:r>
          </w:p>
          <w:p w14:paraId="672686AF" w14:textId="77777777" w:rsidR="00B97EFD" w:rsidRDefault="00B97EFD" w:rsidP="001A62FC">
            <w:pPr>
              <w:pStyle w:val="NoSpacing"/>
              <w:spacing w:line="240" w:lineRule="auto"/>
            </w:pPr>
            <w:r>
              <w:t>5=Access has decreased greatly</w:t>
            </w:r>
          </w:p>
          <w:p w14:paraId="4C09CF80" w14:textId="77777777" w:rsidR="00B97EFD" w:rsidRPr="008231A9" w:rsidRDefault="00B97EFD" w:rsidP="001A62FC">
            <w:pPr>
              <w:pStyle w:val="NoSpacing"/>
              <w:spacing w:line="240" w:lineRule="auto"/>
            </w:pPr>
            <w:r w:rsidRPr="008231A9">
              <w:t>888=Don’t know</w:t>
            </w:r>
          </w:p>
        </w:tc>
        <w:tc>
          <w:tcPr>
            <w:tcW w:w="1080" w:type="dxa"/>
            <w:tcBorders>
              <w:top w:val="single" w:sz="18" w:space="0" w:color="auto"/>
              <w:left w:val="single" w:sz="18" w:space="0" w:color="auto"/>
              <w:bottom w:val="single" w:sz="18" w:space="0" w:color="auto"/>
              <w:right w:val="single" w:sz="18" w:space="0" w:color="auto"/>
            </w:tcBorders>
          </w:tcPr>
          <w:p w14:paraId="2F6A38DE" w14:textId="77777777" w:rsidR="00B97EFD" w:rsidRPr="008231A9" w:rsidRDefault="00B97EFD" w:rsidP="001A62FC">
            <w:pPr>
              <w:pStyle w:val="NoSpacing"/>
              <w:spacing w:line="240" w:lineRule="auto"/>
              <w:rPr>
                <w:i/>
              </w:rPr>
            </w:pPr>
            <w:r w:rsidRPr="008231A9">
              <w:rPr>
                <w:i/>
              </w:rPr>
              <w:t>(code)</w:t>
            </w:r>
          </w:p>
        </w:tc>
      </w:tr>
      <w:tr w:rsidR="00B97EFD" w:rsidRPr="008231A9" w14:paraId="43225D41" w14:textId="77777777">
        <w:tc>
          <w:tcPr>
            <w:tcW w:w="354" w:type="dxa"/>
          </w:tcPr>
          <w:p w14:paraId="3FE1B8CA" w14:textId="77777777" w:rsidR="00B97EFD" w:rsidRPr="008231A9" w:rsidRDefault="00B97EFD" w:rsidP="001A62FC">
            <w:pPr>
              <w:pStyle w:val="NoSpacing"/>
              <w:spacing w:line="240" w:lineRule="auto"/>
            </w:pPr>
          </w:p>
        </w:tc>
        <w:tc>
          <w:tcPr>
            <w:tcW w:w="5046" w:type="dxa"/>
            <w:tcBorders>
              <w:right w:val="nil"/>
            </w:tcBorders>
          </w:tcPr>
          <w:p w14:paraId="517B059B" w14:textId="77777777" w:rsidR="00B97EFD" w:rsidRPr="008231A9" w:rsidRDefault="00B97EFD" w:rsidP="001A62FC">
            <w:pPr>
              <w:pStyle w:val="NoSpacing"/>
              <w:spacing w:line="240" w:lineRule="auto"/>
            </w:pPr>
            <w:r>
              <w:t xml:space="preserve">I14. </w:t>
            </w:r>
            <w:r w:rsidRPr="002C03E5">
              <w:t>In the past three years, has there been an enhancement in access to information related to forest management?</w:t>
            </w:r>
          </w:p>
        </w:tc>
        <w:tc>
          <w:tcPr>
            <w:tcW w:w="4320" w:type="dxa"/>
            <w:tcBorders>
              <w:left w:val="nil"/>
              <w:right w:val="single" w:sz="18" w:space="0" w:color="auto"/>
            </w:tcBorders>
          </w:tcPr>
          <w:p w14:paraId="7792FE8C" w14:textId="77777777" w:rsidR="00B97EFD" w:rsidRDefault="00B97EFD" w:rsidP="001A62FC">
            <w:pPr>
              <w:pStyle w:val="NoSpacing"/>
              <w:spacing w:line="240" w:lineRule="auto"/>
            </w:pPr>
            <w:r>
              <w:t>1=Access has increased greatly</w:t>
            </w:r>
          </w:p>
          <w:p w14:paraId="5D3C28A2" w14:textId="77777777" w:rsidR="00B97EFD" w:rsidRDefault="00B97EFD" w:rsidP="001A62FC">
            <w:pPr>
              <w:pStyle w:val="NoSpacing"/>
              <w:spacing w:line="240" w:lineRule="auto"/>
            </w:pPr>
            <w:r>
              <w:t>2=Access has increased a little</w:t>
            </w:r>
          </w:p>
          <w:p w14:paraId="67EFBEB8" w14:textId="77777777" w:rsidR="00B97EFD" w:rsidRDefault="00B97EFD" w:rsidP="001A62FC">
            <w:pPr>
              <w:pStyle w:val="NoSpacing"/>
              <w:spacing w:line="240" w:lineRule="auto"/>
            </w:pPr>
            <w:r>
              <w:t>3=No change in access</w:t>
            </w:r>
          </w:p>
          <w:p w14:paraId="737479F3" w14:textId="77777777" w:rsidR="00B97EFD" w:rsidRDefault="00B97EFD" w:rsidP="001A62FC">
            <w:pPr>
              <w:pStyle w:val="NoSpacing"/>
              <w:spacing w:line="240" w:lineRule="auto"/>
            </w:pPr>
            <w:r>
              <w:t>4=Access has decreased a little</w:t>
            </w:r>
          </w:p>
          <w:p w14:paraId="567748B3" w14:textId="77777777" w:rsidR="00B97EFD" w:rsidRDefault="00B97EFD" w:rsidP="001A62FC">
            <w:pPr>
              <w:pStyle w:val="NoSpacing"/>
              <w:spacing w:line="240" w:lineRule="auto"/>
            </w:pPr>
            <w:r>
              <w:t>5=Access has decreased greatly</w:t>
            </w:r>
          </w:p>
          <w:p w14:paraId="392CEABF" w14:textId="77777777" w:rsidR="00B97EFD" w:rsidRPr="008231A9" w:rsidRDefault="00B97EFD" w:rsidP="001A62FC">
            <w:pPr>
              <w:pStyle w:val="NoSpacing"/>
              <w:spacing w:line="240" w:lineRule="auto"/>
            </w:pPr>
            <w:r w:rsidRPr="008231A9">
              <w:t>888=Don’t know</w:t>
            </w:r>
          </w:p>
        </w:tc>
        <w:tc>
          <w:tcPr>
            <w:tcW w:w="1080" w:type="dxa"/>
            <w:tcBorders>
              <w:top w:val="single" w:sz="18" w:space="0" w:color="auto"/>
              <w:left w:val="single" w:sz="18" w:space="0" w:color="auto"/>
              <w:bottom w:val="single" w:sz="18" w:space="0" w:color="auto"/>
              <w:right w:val="single" w:sz="18" w:space="0" w:color="auto"/>
            </w:tcBorders>
          </w:tcPr>
          <w:p w14:paraId="0B367490" w14:textId="77777777" w:rsidR="00B97EFD" w:rsidRPr="008231A9" w:rsidRDefault="00B97EFD" w:rsidP="001A62FC">
            <w:pPr>
              <w:pStyle w:val="NoSpacing"/>
              <w:spacing w:line="240" w:lineRule="auto"/>
              <w:rPr>
                <w:i/>
              </w:rPr>
            </w:pPr>
            <w:r w:rsidRPr="008231A9">
              <w:rPr>
                <w:i/>
              </w:rPr>
              <w:t>(code)</w:t>
            </w:r>
          </w:p>
        </w:tc>
      </w:tr>
      <w:tr w:rsidR="00B97EFD" w:rsidRPr="008231A9" w14:paraId="58254FF8" w14:textId="77777777">
        <w:tc>
          <w:tcPr>
            <w:tcW w:w="354" w:type="dxa"/>
          </w:tcPr>
          <w:p w14:paraId="18604F26" w14:textId="77777777" w:rsidR="00B97EFD" w:rsidRPr="008231A9" w:rsidRDefault="00B97EFD" w:rsidP="001A62FC">
            <w:pPr>
              <w:pStyle w:val="NoSpacing"/>
              <w:spacing w:line="240" w:lineRule="auto"/>
            </w:pPr>
          </w:p>
        </w:tc>
        <w:tc>
          <w:tcPr>
            <w:tcW w:w="5046" w:type="dxa"/>
            <w:tcBorders>
              <w:right w:val="nil"/>
            </w:tcBorders>
          </w:tcPr>
          <w:p w14:paraId="41C911B0" w14:textId="77777777" w:rsidR="00B97EFD" w:rsidRPr="008231A9" w:rsidRDefault="00B97EFD" w:rsidP="001A62FC">
            <w:pPr>
              <w:pStyle w:val="NoSpacing"/>
              <w:spacing w:line="240" w:lineRule="auto"/>
            </w:pPr>
            <w:r>
              <w:t xml:space="preserve">I15. </w:t>
            </w:r>
            <w:r w:rsidRPr="002C03E5">
              <w:t>If there are projects being implemented in the forests that your community uses, is your community provided with regular feedback on projects being implemented in their forests/lands?</w:t>
            </w:r>
          </w:p>
        </w:tc>
        <w:tc>
          <w:tcPr>
            <w:tcW w:w="4320" w:type="dxa"/>
            <w:tcBorders>
              <w:left w:val="nil"/>
              <w:right w:val="single" w:sz="18" w:space="0" w:color="auto"/>
            </w:tcBorders>
          </w:tcPr>
          <w:p w14:paraId="59B85F35" w14:textId="77777777" w:rsidR="00B97EFD" w:rsidRPr="008231A9" w:rsidRDefault="00B97EFD" w:rsidP="001A62FC">
            <w:pPr>
              <w:pStyle w:val="NoSpacing"/>
              <w:spacing w:line="240" w:lineRule="auto"/>
            </w:pPr>
            <w:r w:rsidRPr="008231A9">
              <w:t>0=No</w:t>
            </w:r>
          </w:p>
          <w:p w14:paraId="11295F08" w14:textId="77777777" w:rsidR="00B97EFD" w:rsidRPr="008231A9" w:rsidRDefault="00B97EFD" w:rsidP="001A62FC">
            <w:pPr>
              <w:pStyle w:val="NoSpacing"/>
              <w:spacing w:line="240" w:lineRule="auto"/>
            </w:pPr>
            <w:r w:rsidRPr="008231A9">
              <w:t>1=Yes</w:t>
            </w:r>
          </w:p>
          <w:p w14:paraId="7B2F6329" w14:textId="77777777" w:rsidR="00B97EFD" w:rsidRPr="008231A9" w:rsidRDefault="00B97EFD" w:rsidP="001A62FC">
            <w:pPr>
              <w:pStyle w:val="NoSpacing"/>
              <w:spacing w:line="240" w:lineRule="auto"/>
            </w:pPr>
            <w:r w:rsidRPr="008231A9">
              <w:t>888=Don’t know</w:t>
            </w:r>
          </w:p>
        </w:tc>
        <w:tc>
          <w:tcPr>
            <w:tcW w:w="1080" w:type="dxa"/>
            <w:tcBorders>
              <w:top w:val="single" w:sz="18" w:space="0" w:color="auto"/>
              <w:left w:val="single" w:sz="18" w:space="0" w:color="auto"/>
              <w:bottom w:val="single" w:sz="18" w:space="0" w:color="auto"/>
              <w:right w:val="single" w:sz="18" w:space="0" w:color="auto"/>
            </w:tcBorders>
          </w:tcPr>
          <w:p w14:paraId="63FC1101" w14:textId="77777777" w:rsidR="00B97EFD" w:rsidRPr="008231A9" w:rsidRDefault="00B97EFD" w:rsidP="001A62FC">
            <w:pPr>
              <w:pStyle w:val="NoSpacing"/>
              <w:spacing w:line="240" w:lineRule="auto"/>
              <w:rPr>
                <w:i/>
              </w:rPr>
            </w:pPr>
            <w:r w:rsidRPr="008231A9">
              <w:rPr>
                <w:i/>
              </w:rPr>
              <w:t>(code)</w:t>
            </w:r>
          </w:p>
        </w:tc>
      </w:tr>
      <w:tr w:rsidR="00B97EFD" w:rsidRPr="008231A9" w14:paraId="7DB70945" w14:textId="77777777">
        <w:tc>
          <w:tcPr>
            <w:tcW w:w="354" w:type="dxa"/>
          </w:tcPr>
          <w:p w14:paraId="2A79B98F" w14:textId="77777777" w:rsidR="00B97EFD" w:rsidRPr="008231A9" w:rsidRDefault="00B97EFD" w:rsidP="001A62FC">
            <w:pPr>
              <w:pStyle w:val="NoSpacing"/>
              <w:spacing w:line="240" w:lineRule="auto"/>
            </w:pPr>
          </w:p>
        </w:tc>
        <w:tc>
          <w:tcPr>
            <w:tcW w:w="5046" w:type="dxa"/>
            <w:tcBorders>
              <w:right w:val="nil"/>
            </w:tcBorders>
          </w:tcPr>
          <w:p w14:paraId="1AD05BF9" w14:textId="77777777" w:rsidR="00B97EFD" w:rsidRPr="008231A9" w:rsidRDefault="00B97EFD" w:rsidP="001A62FC">
            <w:pPr>
              <w:pStyle w:val="NoSpacing"/>
              <w:spacing w:line="240" w:lineRule="auto"/>
            </w:pPr>
            <w:r>
              <w:t xml:space="preserve">I16. </w:t>
            </w:r>
            <w:r w:rsidRPr="00156A94">
              <w:t>How often do your receive information?</w:t>
            </w:r>
          </w:p>
        </w:tc>
        <w:tc>
          <w:tcPr>
            <w:tcW w:w="4320" w:type="dxa"/>
            <w:tcBorders>
              <w:left w:val="nil"/>
              <w:right w:val="single" w:sz="18" w:space="0" w:color="auto"/>
            </w:tcBorders>
          </w:tcPr>
          <w:p w14:paraId="46651BB3" w14:textId="77777777" w:rsidR="00B97EFD" w:rsidRDefault="00B97EFD" w:rsidP="001A62FC">
            <w:pPr>
              <w:pStyle w:val="NoSpacing"/>
              <w:spacing w:line="240" w:lineRule="auto"/>
            </w:pPr>
            <w:r>
              <w:t>1=Every day</w:t>
            </w:r>
          </w:p>
          <w:p w14:paraId="2FE47D5E" w14:textId="77777777" w:rsidR="00B97EFD" w:rsidRDefault="00B97EFD" w:rsidP="001A62FC">
            <w:pPr>
              <w:pStyle w:val="NoSpacing"/>
              <w:spacing w:line="240" w:lineRule="auto"/>
            </w:pPr>
            <w:r>
              <w:t>2=Every week</w:t>
            </w:r>
          </w:p>
          <w:p w14:paraId="6BAA42BB" w14:textId="77777777" w:rsidR="00B97EFD" w:rsidRDefault="00B97EFD" w:rsidP="001A62FC">
            <w:pPr>
              <w:pStyle w:val="NoSpacing"/>
              <w:spacing w:line="240" w:lineRule="auto"/>
            </w:pPr>
            <w:r>
              <w:t>3=About once per month</w:t>
            </w:r>
          </w:p>
          <w:p w14:paraId="7DCEF9FD" w14:textId="77777777" w:rsidR="00B97EFD" w:rsidRDefault="00B97EFD" w:rsidP="001A62FC">
            <w:pPr>
              <w:pStyle w:val="NoSpacing"/>
              <w:spacing w:line="240" w:lineRule="auto"/>
            </w:pPr>
            <w:r>
              <w:t>4=Once every 3-4 months</w:t>
            </w:r>
          </w:p>
          <w:p w14:paraId="08595B12" w14:textId="77777777" w:rsidR="00B97EFD" w:rsidRDefault="00B97EFD" w:rsidP="001A62FC">
            <w:pPr>
              <w:pStyle w:val="NoSpacing"/>
              <w:spacing w:line="240" w:lineRule="auto"/>
            </w:pPr>
            <w:r>
              <w:t>5=Once per year</w:t>
            </w:r>
          </w:p>
          <w:p w14:paraId="67077443" w14:textId="77777777" w:rsidR="00B97EFD" w:rsidRDefault="00B97EFD" w:rsidP="001A62FC">
            <w:pPr>
              <w:pStyle w:val="NoSpacing"/>
              <w:spacing w:line="240" w:lineRule="auto"/>
            </w:pPr>
            <w:r>
              <w:t>6=Less than once per year</w:t>
            </w:r>
          </w:p>
          <w:p w14:paraId="24042D6C" w14:textId="77777777" w:rsidR="00B97EFD" w:rsidRDefault="00B97EFD" w:rsidP="001A62FC">
            <w:pPr>
              <w:pStyle w:val="NoSpacing"/>
              <w:spacing w:line="240" w:lineRule="auto"/>
            </w:pPr>
            <w:r>
              <w:t>7=We have never received information</w:t>
            </w:r>
          </w:p>
          <w:p w14:paraId="4F4F3E1B" w14:textId="77777777" w:rsidR="00B97EFD" w:rsidRPr="008231A9" w:rsidRDefault="00B97EFD" w:rsidP="001A62FC">
            <w:pPr>
              <w:pStyle w:val="NoSpacing"/>
              <w:spacing w:line="240" w:lineRule="auto"/>
            </w:pPr>
            <w:r>
              <w:t>888=Don’t know</w:t>
            </w:r>
          </w:p>
        </w:tc>
        <w:tc>
          <w:tcPr>
            <w:tcW w:w="1080" w:type="dxa"/>
            <w:tcBorders>
              <w:top w:val="single" w:sz="18" w:space="0" w:color="auto"/>
              <w:left w:val="single" w:sz="18" w:space="0" w:color="auto"/>
              <w:bottom w:val="single" w:sz="18" w:space="0" w:color="auto"/>
              <w:right w:val="single" w:sz="18" w:space="0" w:color="auto"/>
            </w:tcBorders>
          </w:tcPr>
          <w:p w14:paraId="2E0E82A7" w14:textId="77777777" w:rsidR="00B97EFD" w:rsidRPr="008231A9" w:rsidRDefault="00B97EFD" w:rsidP="001A62FC">
            <w:pPr>
              <w:pStyle w:val="NoSpacing"/>
              <w:spacing w:line="240" w:lineRule="auto"/>
              <w:rPr>
                <w:i/>
              </w:rPr>
            </w:pPr>
            <w:r w:rsidRPr="008231A9">
              <w:rPr>
                <w:i/>
              </w:rPr>
              <w:t>(code)</w:t>
            </w:r>
          </w:p>
        </w:tc>
      </w:tr>
      <w:tr w:rsidR="00B97EFD" w:rsidRPr="008231A9" w14:paraId="741905D2" w14:textId="77777777">
        <w:tc>
          <w:tcPr>
            <w:tcW w:w="354" w:type="dxa"/>
          </w:tcPr>
          <w:p w14:paraId="71EB9CA4" w14:textId="77777777" w:rsidR="00B97EFD" w:rsidRPr="008231A9" w:rsidRDefault="00B97EFD" w:rsidP="001A62FC">
            <w:pPr>
              <w:pStyle w:val="NoSpacing"/>
              <w:spacing w:line="240" w:lineRule="auto"/>
            </w:pPr>
          </w:p>
        </w:tc>
        <w:tc>
          <w:tcPr>
            <w:tcW w:w="5046" w:type="dxa"/>
            <w:tcBorders>
              <w:right w:val="nil"/>
            </w:tcBorders>
          </w:tcPr>
          <w:p w14:paraId="76E53417" w14:textId="77777777" w:rsidR="00B97EFD" w:rsidRPr="008231A9" w:rsidRDefault="00B97EFD" w:rsidP="001A62FC">
            <w:pPr>
              <w:pStyle w:val="NoSpacing"/>
              <w:spacing w:line="240" w:lineRule="auto"/>
            </w:pPr>
            <w:r>
              <w:t xml:space="preserve">I17. </w:t>
            </w:r>
            <w:r w:rsidRPr="00156A94">
              <w:t>Who would you contact if you wanted information or had a concern over a natural resources’ regulation or project in your area?</w:t>
            </w:r>
          </w:p>
        </w:tc>
        <w:tc>
          <w:tcPr>
            <w:tcW w:w="4320" w:type="dxa"/>
            <w:tcBorders>
              <w:left w:val="nil"/>
              <w:right w:val="single" w:sz="18" w:space="0" w:color="auto"/>
            </w:tcBorders>
          </w:tcPr>
          <w:p w14:paraId="520C4194" w14:textId="77777777" w:rsidR="00B97EFD" w:rsidRDefault="00B97EFD" w:rsidP="001A62FC">
            <w:pPr>
              <w:pStyle w:val="NoSpacing"/>
              <w:spacing w:line="240" w:lineRule="auto"/>
            </w:pPr>
            <w:r>
              <w:t>1=Local government</w:t>
            </w:r>
          </w:p>
          <w:p w14:paraId="3B3CA1E8" w14:textId="77777777" w:rsidR="00B97EFD" w:rsidRDefault="00B97EFD" w:rsidP="001A62FC">
            <w:pPr>
              <w:pStyle w:val="NoSpacing"/>
              <w:spacing w:line="240" w:lineRule="auto"/>
            </w:pPr>
            <w:r>
              <w:t>2=Chief</w:t>
            </w:r>
          </w:p>
          <w:p w14:paraId="201C24A3" w14:textId="77777777" w:rsidR="00B97EFD" w:rsidRDefault="00B97EFD" w:rsidP="001A62FC">
            <w:pPr>
              <w:pStyle w:val="NoSpacing"/>
              <w:spacing w:line="240" w:lineRule="auto"/>
            </w:pPr>
            <w:r>
              <w:t>3=DFO</w:t>
            </w:r>
          </w:p>
          <w:p w14:paraId="72B65582" w14:textId="77777777" w:rsidR="00B97EFD" w:rsidRDefault="00B97EFD" w:rsidP="001A62FC">
            <w:pPr>
              <w:pStyle w:val="NoSpacing"/>
              <w:spacing w:line="240" w:lineRule="auto"/>
            </w:pPr>
            <w:r>
              <w:t xml:space="preserve">4=ZAWA? </w:t>
            </w:r>
          </w:p>
          <w:p w14:paraId="57FB4354" w14:textId="77777777" w:rsidR="00B97EFD" w:rsidRDefault="00B97EFD" w:rsidP="001A62FC">
            <w:pPr>
              <w:pStyle w:val="NoSpacing"/>
              <w:spacing w:line="240" w:lineRule="auto"/>
            </w:pPr>
            <w:r>
              <w:t>5=NGO, please specify</w:t>
            </w:r>
          </w:p>
          <w:p w14:paraId="5D52C4F5" w14:textId="77777777" w:rsidR="00B97EFD" w:rsidRPr="008231A9" w:rsidRDefault="00B97EFD" w:rsidP="001A62FC">
            <w:pPr>
              <w:pStyle w:val="NoSpacing"/>
              <w:spacing w:line="240" w:lineRule="auto"/>
            </w:pPr>
            <w:r>
              <w:t>97=Other, please specify</w:t>
            </w:r>
          </w:p>
        </w:tc>
        <w:tc>
          <w:tcPr>
            <w:tcW w:w="1080" w:type="dxa"/>
            <w:tcBorders>
              <w:top w:val="single" w:sz="18" w:space="0" w:color="auto"/>
              <w:left w:val="single" w:sz="18" w:space="0" w:color="auto"/>
              <w:bottom w:val="single" w:sz="18" w:space="0" w:color="auto"/>
              <w:right w:val="single" w:sz="18" w:space="0" w:color="auto"/>
            </w:tcBorders>
          </w:tcPr>
          <w:p w14:paraId="4B5AC3DE" w14:textId="77777777" w:rsidR="00B97EFD" w:rsidRPr="008231A9" w:rsidRDefault="00B97EFD" w:rsidP="001A62FC">
            <w:pPr>
              <w:pStyle w:val="NoSpacing"/>
              <w:spacing w:line="240" w:lineRule="auto"/>
              <w:rPr>
                <w:i/>
              </w:rPr>
            </w:pPr>
            <w:r w:rsidRPr="008231A9">
              <w:rPr>
                <w:i/>
              </w:rPr>
              <w:t>(code)</w:t>
            </w:r>
          </w:p>
        </w:tc>
      </w:tr>
      <w:tr w:rsidR="00B97EFD" w:rsidRPr="008231A9" w14:paraId="4C844C78" w14:textId="77777777">
        <w:tc>
          <w:tcPr>
            <w:tcW w:w="354" w:type="dxa"/>
          </w:tcPr>
          <w:p w14:paraId="7F0131E3" w14:textId="77777777" w:rsidR="00B97EFD" w:rsidRPr="008231A9" w:rsidRDefault="00B97EFD" w:rsidP="001A62FC">
            <w:pPr>
              <w:pStyle w:val="NoSpacing"/>
              <w:spacing w:line="240" w:lineRule="auto"/>
            </w:pPr>
          </w:p>
        </w:tc>
        <w:tc>
          <w:tcPr>
            <w:tcW w:w="5046" w:type="dxa"/>
            <w:tcBorders>
              <w:right w:val="nil"/>
            </w:tcBorders>
          </w:tcPr>
          <w:p w14:paraId="6BE3C12E" w14:textId="77777777" w:rsidR="00B97EFD" w:rsidRPr="008231A9" w:rsidRDefault="00B97EFD" w:rsidP="001A62FC">
            <w:pPr>
              <w:pStyle w:val="NoSpacing"/>
              <w:spacing w:line="240" w:lineRule="auto"/>
            </w:pPr>
            <w:r>
              <w:t xml:space="preserve">I18. </w:t>
            </w:r>
            <w:r w:rsidRPr="00245D2B">
              <w:t>Does your community have access to a grievance mechanism for natural resources’ regulation or projects in your area?</w:t>
            </w:r>
          </w:p>
        </w:tc>
        <w:tc>
          <w:tcPr>
            <w:tcW w:w="4320" w:type="dxa"/>
            <w:tcBorders>
              <w:left w:val="nil"/>
              <w:right w:val="single" w:sz="18" w:space="0" w:color="auto"/>
            </w:tcBorders>
          </w:tcPr>
          <w:p w14:paraId="1B76FB52" w14:textId="77777777" w:rsidR="00B97EFD" w:rsidRPr="008231A9" w:rsidRDefault="00B97EFD" w:rsidP="001A62FC">
            <w:pPr>
              <w:pStyle w:val="NoSpacing"/>
              <w:spacing w:line="240" w:lineRule="auto"/>
            </w:pPr>
            <w:r w:rsidRPr="008231A9">
              <w:t>0=No</w:t>
            </w:r>
          </w:p>
          <w:p w14:paraId="3E944B23" w14:textId="77777777" w:rsidR="00B97EFD" w:rsidRPr="008231A9" w:rsidRDefault="00B97EFD" w:rsidP="001A62FC">
            <w:pPr>
              <w:pStyle w:val="NoSpacing"/>
              <w:spacing w:line="240" w:lineRule="auto"/>
            </w:pPr>
            <w:r w:rsidRPr="008231A9">
              <w:t>1=Yes</w:t>
            </w:r>
          </w:p>
          <w:p w14:paraId="5A134917" w14:textId="77777777" w:rsidR="00B97EFD" w:rsidRPr="008231A9" w:rsidRDefault="00B97EFD" w:rsidP="001A62FC">
            <w:pPr>
              <w:pStyle w:val="NoSpacing"/>
              <w:spacing w:line="240" w:lineRule="auto"/>
            </w:pPr>
            <w:r w:rsidRPr="008231A9">
              <w:t>888=Don’t know</w:t>
            </w:r>
          </w:p>
        </w:tc>
        <w:tc>
          <w:tcPr>
            <w:tcW w:w="1080" w:type="dxa"/>
            <w:tcBorders>
              <w:top w:val="single" w:sz="18" w:space="0" w:color="auto"/>
              <w:left w:val="single" w:sz="18" w:space="0" w:color="auto"/>
              <w:bottom w:val="single" w:sz="18" w:space="0" w:color="auto"/>
              <w:right w:val="single" w:sz="18" w:space="0" w:color="auto"/>
            </w:tcBorders>
          </w:tcPr>
          <w:p w14:paraId="30E7ED38" w14:textId="77777777" w:rsidR="00B97EFD" w:rsidRPr="008231A9" w:rsidRDefault="00B97EFD" w:rsidP="001A62FC">
            <w:pPr>
              <w:pStyle w:val="NoSpacing"/>
              <w:spacing w:line="240" w:lineRule="auto"/>
              <w:rPr>
                <w:i/>
              </w:rPr>
            </w:pPr>
            <w:r w:rsidRPr="008231A9">
              <w:rPr>
                <w:i/>
              </w:rPr>
              <w:t>(code)</w:t>
            </w:r>
          </w:p>
        </w:tc>
      </w:tr>
      <w:tr w:rsidR="00B97EFD" w:rsidRPr="008231A9" w14:paraId="08FB1762" w14:textId="77777777">
        <w:tc>
          <w:tcPr>
            <w:tcW w:w="354" w:type="dxa"/>
          </w:tcPr>
          <w:p w14:paraId="0A766A3E" w14:textId="77777777" w:rsidR="00B97EFD" w:rsidRPr="008231A9" w:rsidRDefault="00B97EFD" w:rsidP="001A62FC">
            <w:pPr>
              <w:pStyle w:val="NoSpacing"/>
              <w:spacing w:line="240" w:lineRule="auto"/>
            </w:pPr>
          </w:p>
        </w:tc>
        <w:tc>
          <w:tcPr>
            <w:tcW w:w="5046" w:type="dxa"/>
            <w:tcBorders>
              <w:right w:val="single" w:sz="18" w:space="0" w:color="auto"/>
            </w:tcBorders>
          </w:tcPr>
          <w:p w14:paraId="7BD68D68" w14:textId="4993F1E6" w:rsidR="00B97EFD" w:rsidRPr="008231A9" w:rsidRDefault="00B97EFD" w:rsidP="001A62FC">
            <w:pPr>
              <w:pStyle w:val="NoSpacing"/>
              <w:spacing w:line="240" w:lineRule="auto"/>
            </w:pPr>
            <w:r>
              <w:t xml:space="preserve">I19. </w:t>
            </w:r>
            <w:r w:rsidRPr="00245D2B">
              <w:t xml:space="preserve">What organ/entity is responsible </w:t>
            </w:r>
            <w:r>
              <w:t>for</w:t>
            </w:r>
            <w:r w:rsidRPr="00245D2B">
              <w:t xml:space="preserve"> processing complaints?</w:t>
            </w:r>
          </w:p>
        </w:tc>
        <w:tc>
          <w:tcPr>
            <w:tcW w:w="5400" w:type="dxa"/>
            <w:gridSpan w:val="2"/>
            <w:tcBorders>
              <w:top w:val="single" w:sz="18" w:space="0" w:color="auto"/>
              <w:left w:val="single" w:sz="18" w:space="0" w:color="auto"/>
              <w:bottom w:val="single" w:sz="18" w:space="0" w:color="auto"/>
              <w:right w:val="single" w:sz="18" w:space="0" w:color="auto"/>
            </w:tcBorders>
          </w:tcPr>
          <w:p w14:paraId="70FBDA85" w14:textId="77777777" w:rsidR="00B97EFD" w:rsidRPr="008231A9" w:rsidRDefault="00B97EFD" w:rsidP="001A62FC">
            <w:pPr>
              <w:pStyle w:val="NoSpacing"/>
              <w:spacing w:line="240" w:lineRule="auto"/>
              <w:rPr>
                <w:i/>
              </w:rPr>
            </w:pPr>
            <w:r w:rsidRPr="008231A9">
              <w:rPr>
                <w:i/>
              </w:rPr>
              <w:t>(text)</w:t>
            </w:r>
          </w:p>
        </w:tc>
      </w:tr>
      <w:tr w:rsidR="00B97EFD" w:rsidRPr="008231A9" w14:paraId="5AAF3ADA" w14:textId="77777777">
        <w:tc>
          <w:tcPr>
            <w:tcW w:w="354" w:type="dxa"/>
          </w:tcPr>
          <w:p w14:paraId="23BCAFD8" w14:textId="77777777" w:rsidR="00B97EFD" w:rsidRPr="008231A9" w:rsidRDefault="00B97EFD" w:rsidP="001A62FC">
            <w:pPr>
              <w:pStyle w:val="NoSpacing"/>
              <w:spacing w:line="240" w:lineRule="auto"/>
            </w:pPr>
          </w:p>
        </w:tc>
        <w:tc>
          <w:tcPr>
            <w:tcW w:w="5046" w:type="dxa"/>
            <w:tcBorders>
              <w:right w:val="nil"/>
            </w:tcBorders>
          </w:tcPr>
          <w:p w14:paraId="18B2AF83" w14:textId="77777777" w:rsidR="00B97EFD" w:rsidRPr="008231A9" w:rsidRDefault="00B97EFD" w:rsidP="001A62FC">
            <w:pPr>
              <w:pStyle w:val="NoSpacing"/>
              <w:spacing w:line="240" w:lineRule="auto"/>
            </w:pPr>
            <w:r>
              <w:t xml:space="preserve">I20. </w:t>
            </w:r>
            <w:r w:rsidRPr="00245D2B">
              <w:t>Did you ever make a complaint?</w:t>
            </w:r>
          </w:p>
        </w:tc>
        <w:tc>
          <w:tcPr>
            <w:tcW w:w="4320" w:type="dxa"/>
            <w:tcBorders>
              <w:left w:val="nil"/>
              <w:right w:val="single" w:sz="18" w:space="0" w:color="auto"/>
            </w:tcBorders>
          </w:tcPr>
          <w:p w14:paraId="1A03F75B" w14:textId="77777777" w:rsidR="00B97EFD" w:rsidRPr="008231A9" w:rsidRDefault="00B97EFD" w:rsidP="001A62FC">
            <w:pPr>
              <w:pStyle w:val="NoSpacing"/>
              <w:spacing w:line="240" w:lineRule="auto"/>
            </w:pPr>
            <w:r w:rsidRPr="008231A9">
              <w:t>0=No</w:t>
            </w:r>
          </w:p>
          <w:p w14:paraId="25350B78" w14:textId="77777777" w:rsidR="00B97EFD" w:rsidRPr="008231A9" w:rsidRDefault="00B97EFD" w:rsidP="001A62FC">
            <w:pPr>
              <w:pStyle w:val="NoSpacing"/>
              <w:spacing w:line="240" w:lineRule="auto"/>
            </w:pPr>
            <w:r w:rsidRPr="008231A9">
              <w:t>1=Yes</w:t>
            </w:r>
          </w:p>
          <w:p w14:paraId="7F05B0EA" w14:textId="77777777" w:rsidR="00B97EFD" w:rsidRPr="008231A9" w:rsidRDefault="00B97EFD" w:rsidP="001A62FC">
            <w:pPr>
              <w:pStyle w:val="NoSpacing"/>
              <w:spacing w:line="240" w:lineRule="auto"/>
            </w:pPr>
            <w:r w:rsidRPr="008231A9">
              <w:t>888=Don’t know</w:t>
            </w:r>
          </w:p>
        </w:tc>
        <w:tc>
          <w:tcPr>
            <w:tcW w:w="1080" w:type="dxa"/>
            <w:tcBorders>
              <w:top w:val="single" w:sz="18" w:space="0" w:color="auto"/>
              <w:left w:val="single" w:sz="18" w:space="0" w:color="auto"/>
              <w:bottom w:val="single" w:sz="18" w:space="0" w:color="auto"/>
              <w:right w:val="single" w:sz="18" w:space="0" w:color="auto"/>
            </w:tcBorders>
          </w:tcPr>
          <w:p w14:paraId="1860F54D" w14:textId="77777777" w:rsidR="00B97EFD" w:rsidRPr="008231A9" w:rsidRDefault="00B97EFD" w:rsidP="001A62FC">
            <w:pPr>
              <w:pStyle w:val="NoSpacing"/>
              <w:spacing w:line="240" w:lineRule="auto"/>
              <w:rPr>
                <w:i/>
              </w:rPr>
            </w:pPr>
            <w:r w:rsidRPr="008231A9">
              <w:rPr>
                <w:i/>
              </w:rPr>
              <w:t>(code)</w:t>
            </w:r>
          </w:p>
        </w:tc>
      </w:tr>
      <w:tr w:rsidR="00B97EFD" w:rsidRPr="008231A9" w14:paraId="3D3E2DE0" w14:textId="77777777">
        <w:tc>
          <w:tcPr>
            <w:tcW w:w="354" w:type="dxa"/>
          </w:tcPr>
          <w:p w14:paraId="0F7199A9" w14:textId="77777777" w:rsidR="00B97EFD" w:rsidRPr="008231A9" w:rsidRDefault="00B97EFD" w:rsidP="001A62FC">
            <w:pPr>
              <w:pStyle w:val="NoSpacing"/>
              <w:spacing w:line="240" w:lineRule="auto"/>
            </w:pPr>
          </w:p>
        </w:tc>
        <w:tc>
          <w:tcPr>
            <w:tcW w:w="5046" w:type="dxa"/>
            <w:tcBorders>
              <w:right w:val="single" w:sz="18" w:space="0" w:color="auto"/>
            </w:tcBorders>
          </w:tcPr>
          <w:p w14:paraId="1420A16B" w14:textId="77777777" w:rsidR="00B97EFD" w:rsidRPr="008231A9" w:rsidRDefault="00B97EFD" w:rsidP="001A62FC">
            <w:pPr>
              <w:pStyle w:val="NoSpacing"/>
              <w:spacing w:line="240" w:lineRule="auto"/>
            </w:pPr>
            <w:r>
              <w:t xml:space="preserve">I21. </w:t>
            </w:r>
            <w:r w:rsidRPr="00245D2B">
              <w:t>What was the complaint about?</w:t>
            </w:r>
          </w:p>
        </w:tc>
        <w:tc>
          <w:tcPr>
            <w:tcW w:w="5400" w:type="dxa"/>
            <w:gridSpan w:val="2"/>
            <w:tcBorders>
              <w:top w:val="single" w:sz="18" w:space="0" w:color="auto"/>
              <w:left w:val="single" w:sz="18" w:space="0" w:color="auto"/>
              <w:bottom w:val="single" w:sz="18" w:space="0" w:color="auto"/>
              <w:right w:val="single" w:sz="18" w:space="0" w:color="auto"/>
            </w:tcBorders>
          </w:tcPr>
          <w:p w14:paraId="42DD421D" w14:textId="77777777" w:rsidR="00B97EFD" w:rsidRPr="008231A9" w:rsidRDefault="00B97EFD" w:rsidP="001A62FC">
            <w:pPr>
              <w:pStyle w:val="NoSpacing"/>
              <w:spacing w:line="240" w:lineRule="auto"/>
              <w:rPr>
                <w:i/>
              </w:rPr>
            </w:pPr>
            <w:r w:rsidRPr="008231A9">
              <w:rPr>
                <w:i/>
              </w:rPr>
              <w:t>(text)</w:t>
            </w:r>
          </w:p>
        </w:tc>
      </w:tr>
      <w:tr w:rsidR="00B97EFD" w:rsidRPr="008231A9" w14:paraId="6B3B5DA2" w14:textId="77777777">
        <w:tc>
          <w:tcPr>
            <w:tcW w:w="354" w:type="dxa"/>
          </w:tcPr>
          <w:p w14:paraId="1572ADF7" w14:textId="77777777" w:rsidR="00B97EFD" w:rsidRPr="008231A9" w:rsidRDefault="00B97EFD" w:rsidP="001A62FC">
            <w:pPr>
              <w:pStyle w:val="NoSpacing"/>
              <w:spacing w:line="240" w:lineRule="auto"/>
            </w:pPr>
          </w:p>
        </w:tc>
        <w:tc>
          <w:tcPr>
            <w:tcW w:w="5046" w:type="dxa"/>
            <w:tcBorders>
              <w:right w:val="nil"/>
            </w:tcBorders>
          </w:tcPr>
          <w:p w14:paraId="6B888A0F" w14:textId="77777777" w:rsidR="00B97EFD" w:rsidRPr="008231A9" w:rsidRDefault="00B97EFD" w:rsidP="001A62FC">
            <w:pPr>
              <w:pStyle w:val="NoSpacing"/>
              <w:spacing w:line="240" w:lineRule="auto"/>
            </w:pPr>
            <w:r>
              <w:t xml:space="preserve">I22. </w:t>
            </w:r>
            <w:r w:rsidRPr="00245D2B">
              <w:t>Were the means (Internet, telephone, etc.) to present complaints easy to use?</w:t>
            </w:r>
          </w:p>
        </w:tc>
        <w:tc>
          <w:tcPr>
            <w:tcW w:w="4320" w:type="dxa"/>
            <w:tcBorders>
              <w:left w:val="nil"/>
              <w:right w:val="single" w:sz="18" w:space="0" w:color="auto"/>
            </w:tcBorders>
          </w:tcPr>
          <w:p w14:paraId="70255D87" w14:textId="77777777" w:rsidR="00B97EFD" w:rsidRPr="008231A9" w:rsidRDefault="00B97EFD" w:rsidP="001A62FC">
            <w:pPr>
              <w:pStyle w:val="NoSpacing"/>
              <w:spacing w:line="240" w:lineRule="auto"/>
            </w:pPr>
            <w:r w:rsidRPr="008231A9">
              <w:t>0=No</w:t>
            </w:r>
          </w:p>
          <w:p w14:paraId="6481FC73" w14:textId="77777777" w:rsidR="00B97EFD" w:rsidRPr="008231A9" w:rsidRDefault="00B97EFD" w:rsidP="001A62FC">
            <w:pPr>
              <w:pStyle w:val="NoSpacing"/>
              <w:spacing w:line="240" w:lineRule="auto"/>
            </w:pPr>
            <w:r w:rsidRPr="008231A9">
              <w:t>1=Yes</w:t>
            </w:r>
          </w:p>
          <w:p w14:paraId="69BEC415" w14:textId="77777777" w:rsidR="00B97EFD" w:rsidRPr="008231A9" w:rsidRDefault="00B97EFD" w:rsidP="001A62FC">
            <w:pPr>
              <w:pStyle w:val="NoSpacing"/>
              <w:spacing w:line="240" w:lineRule="auto"/>
            </w:pPr>
            <w:r w:rsidRPr="008231A9">
              <w:t>888=Don’t know</w:t>
            </w:r>
          </w:p>
        </w:tc>
        <w:tc>
          <w:tcPr>
            <w:tcW w:w="1080" w:type="dxa"/>
            <w:tcBorders>
              <w:top w:val="single" w:sz="18" w:space="0" w:color="auto"/>
              <w:left w:val="single" w:sz="18" w:space="0" w:color="auto"/>
              <w:bottom w:val="single" w:sz="18" w:space="0" w:color="auto"/>
              <w:right w:val="single" w:sz="18" w:space="0" w:color="auto"/>
            </w:tcBorders>
          </w:tcPr>
          <w:p w14:paraId="56754094" w14:textId="77777777" w:rsidR="00B97EFD" w:rsidRPr="008231A9" w:rsidRDefault="00B97EFD" w:rsidP="001A62FC">
            <w:pPr>
              <w:pStyle w:val="NoSpacing"/>
              <w:spacing w:line="240" w:lineRule="auto"/>
              <w:rPr>
                <w:i/>
              </w:rPr>
            </w:pPr>
            <w:r w:rsidRPr="008231A9">
              <w:rPr>
                <w:i/>
              </w:rPr>
              <w:t>(code)</w:t>
            </w:r>
          </w:p>
        </w:tc>
      </w:tr>
      <w:tr w:rsidR="00B97EFD" w:rsidRPr="008231A9" w14:paraId="45667983" w14:textId="77777777">
        <w:tc>
          <w:tcPr>
            <w:tcW w:w="354" w:type="dxa"/>
          </w:tcPr>
          <w:p w14:paraId="5F83F0F5" w14:textId="77777777" w:rsidR="00B97EFD" w:rsidRPr="008231A9" w:rsidRDefault="00B97EFD" w:rsidP="001A62FC">
            <w:pPr>
              <w:pStyle w:val="NoSpacing"/>
              <w:spacing w:line="240" w:lineRule="auto"/>
            </w:pPr>
          </w:p>
        </w:tc>
        <w:tc>
          <w:tcPr>
            <w:tcW w:w="5046" w:type="dxa"/>
            <w:tcBorders>
              <w:right w:val="nil"/>
            </w:tcBorders>
          </w:tcPr>
          <w:p w14:paraId="63BFD06D" w14:textId="77777777" w:rsidR="00B97EFD" w:rsidRPr="008231A9" w:rsidRDefault="00B97EFD" w:rsidP="001A62FC">
            <w:pPr>
              <w:pStyle w:val="NoSpacing"/>
              <w:spacing w:line="240" w:lineRule="auto"/>
            </w:pPr>
            <w:r>
              <w:t xml:space="preserve">I23. </w:t>
            </w:r>
            <w:r w:rsidRPr="00245D2B">
              <w:t xml:space="preserve">Was </w:t>
            </w:r>
            <w:r>
              <w:t>it easy to present a complaint?</w:t>
            </w:r>
          </w:p>
        </w:tc>
        <w:tc>
          <w:tcPr>
            <w:tcW w:w="4320" w:type="dxa"/>
            <w:tcBorders>
              <w:left w:val="nil"/>
              <w:right w:val="single" w:sz="18" w:space="0" w:color="auto"/>
            </w:tcBorders>
          </w:tcPr>
          <w:p w14:paraId="50ABD53D" w14:textId="77777777" w:rsidR="00B97EFD" w:rsidRPr="008231A9" w:rsidRDefault="00B97EFD" w:rsidP="001A62FC">
            <w:pPr>
              <w:pStyle w:val="NoSpacing"/>
              <w:spacing w:line="240" w:lineRule="auto"/>
            </w:pPr>
            <w:r w:rsidRPr="008231A9">
              <w:t>0=No</w:t>
            </w:r>
          </w:p>
          <w:p w14:paraId="6B2077B9" w14:textId="77777777" w:rsidR="00B97EFD" w:rsidRPr="008231A9" w:rsidRDefault="00B97EFD" w:rsidP="001A62FC">
            <w:pPr>
              <w:pStyle w:val="NoSpacing"/>
              <w:spacing w:line="240" w:lineRule="auto"/>
            </w:pPr>
            <w:r w:rsidRPr="008231A9">
              <w:t>1=Yes</w:t>
            </w:r>
          </w:p>
          <w:p w14:paraId="579DE9FE" w14:textId="77777777" w:rsidR="00B97EFD" w:rsidRPr="008231A9" w:rsidRDefault="00B97EFD" w:rsidP="001A62FC">
            <w:pPr>
              <w:pStyle w:val="NoSpacing"/>
              <w:spacing w:line="240" w:lineRule="auto"/>
            </w:pPr>
            <w:r w:rsidRPr="008231A9">
              <w:t>888=Don’t know</w:t>
            </w:r>
          </w:p>
        </w:tc>
        <w:tc>
          <w:tcPr>
            <w:tcW w:w="1080" w:type="dxa"/>
            <w:tcBorders>
              <w:top w:val="single" w:sz="18" w:space="0" w:color="auto"/>
              <w:left w:val="single" w:sz="18" w:space="0" w:color="auto"/>
              <w:bottom w:val="single" w:sz="18" w:space="0" w:color="auto"/>
              <w:right w:val="single" w:sz="18" w:space="0" w:color="auto"/>
            </w:tcBorders>
          </w:tcPr>
          <w:p w14:paraId="6026A3CB" w14:textId="77777777" w:rsidR="00B97EFD" w:rsidRPr="008231A9" w:rsidRDefault="00B97EFD" w:rsidP="001A62FC">
            <w:pPr>
              <w:pStyle w:val="NoSpacing"/>
              <w:spacing w:line="240" w:lineRule="auto"/>
              <w:rPr>
                <w:i/>
              </w:rPr>
            </w:pPr>
            <w:r w:rsidRPr="008231A9">
              <w:rPr>
                <w:i/>
              </w:rPr>
              <w:t>(code)</w:t>
            </w:r>
          </w:p>
        </w:tc>
      </w:tr>
      <w:tr w:rsidR="00B97EFD" w:rsidRPr="008231A9" w14:paraId="18920AEC" w14:textId="77777777">
        <w:tc>
          <w:tcPr>
            <w:tcW w:w="354" w:type="dxa"/>
          </w:tcPr>
          <w:p w14:paraId="07507D78" w14:textId="77777777" w:rsidR="00B97EFD" w:rsidRPr="008231A9" w:rsidRDefault="00B97EFD" w:rsidP="001A62FC">
            <w:pPr>
              <w:pStyle w:val="NoSpacing"/>
              <w:spacing w:line="240" w:lineRule="auto"/>
            </w:pPr>
          </w:p>
        </w:tc>
        <w:tc>
          <w:tcPr>
            <w:tcW w:w="5046" w:type="dxa"/>
            <w:tcBorders>
              <w:right w:val="nil"/>
            </w:tcBorders>
          </w:tcPr>
          <w:p w14:paraId="35EA2722" w14:textId="77777777" w:rsidR="00B97EFD" w:rsidRPr="008231A9" w:rsidRDefault="00B97EFD" w:rsidP="001A62FC">
            <w:pPr>
              <w:pStyle w:val="NoSpacing"/>
              <w:spacing w:line="240" w:lineRule="auto"/>
            </w:pPr>
            <w:r>
              <w:t xml:space="preserve">I24. </w:t>
            </w:r>
            <w:r w:rsidRPr="00245D2B">
              <w:t>Do you consider the decisions of the grievance mechanism were fair?</w:t>
            </w:r>
          </w:p>
        </w:tc>
        <w:tc>
          <w:tcPr>
            <w:tcW w:w="4320" w:type="dxa"/>
            <w:tcBorders>
              <w:left w:val="nil"/>
              <w:right w:val="single" w:sz="18" w:space="0" w:color="auto"/>
            </w:tcBorders>
          </w:tcPr>
          <w:p w14:paraId="72EC0237" w14:textId="77777777" w:rsidR="00B97EFD" w:rsidRDefault="00B97EFD" w:rsidP="001A62FC">
            <w:pPr>
              <w:pStyle w:val="NoSpacing"/>
              <w:spacing w:line="240" w:lineRule="auto"/>
            </w:pPr>
            <w:r>
              <w:t>1=Very fair</w:t>
            </w:r>
          </w:p>
          <w:p w14:paraId="631DE107" w14:textId="77777777" w:rsidR="00B97EFD" w:rsidRDefault="00B97EFD" w:rsidP="001A62FC">
            <w:pPr>
              <w:pStyle w:val="NoSpacing"/>
              <w:spacing w:line="240" w:lineRule="auto"/>
            </w:pPr>
            <w:r>
              <w:t>2=Fair</w:t>
            </w:r>
          </w:p>
          <w:p w14:paraId="0C4EBCDC" w14:textId="77777777" w:rsidR="00B97EFD" w:rsidRDefault="00B97EFD" w:rsidP="001A62FC">
            <w:pPr>
              <w:pStyle w:val="NoSpacing"/>
              <w:spacing w:line="240" w:lineRule="auto"/>
            </w:pPr>
            <w:r>
              <w:t>3=Neutral</w:t>
            </w:r>
          </w:p>
          <w:p w14:paraId="43B00C4D" w14:textId="77777777" w:rsidR="00B97EFD" w:rsidRDefault="00B97EFD" w:rsidP="001A62FC">
            <w:pPr>
              <w:pStyle w:val="NoSpacing"/>
              <w:spacing w:line="240" w:lineRule="auto"/>
            </w:pPr>
            <w:r>
              <w:t>4=A little unfair</w:t>
            </w:r>
          </w:p>
          <w:p w14:paraId="53D4D1A5" w14:textId="77777777" w:rsidR="00B97EFD" w:rsidRPr="008231A9" w:rsidRDefault="00B97EFD" w:rsidP="001A62FC">
            <w:pPr>
              <w:pStyle w:val="NoSpacing"/>
              <w:spacing w:line="240" w:lineRule="auto"/>
            </w:pPr>
            <w:r>
              <w:t>5=Very unfair</w:t>
            </w:r>
          </w:p>
          <w:p w14:paraId="267B8175" w14:textId="77777777" w:rsidR="00B97EFD" w:rsidRPr="008231A9" w:rsidRDefault="00B97EFD" w:rsidP="001A62FC">
            <w:pPr>
              <w:pStyle w:val="NoSpacing"/>
              <w:spacing w:line="240" w:lineRule="auto"/>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6B222929" w14:textId="77777777" w:rsidR="00B97EFD" w:rsidRPr="008231A9" w:rsidRDefault="00B97EFD" w:rsidP="001A62FC">
            <w:pPr>
              <w:pStyle w:val="NoSpacing"/>
              <w:spacing w:line="240" w:lineRule="auto"/>
              <w:rPr>
                <w:i/>
              </w:rPr>
            </w:pPr>
            <w:r w:rsidRPr="008231A9">
              <w:rPr>
                <w:i/>
              </w:rPr>
              <w:t>(code)</w:t>
            </w:r>
          </w:p>
        </w:tc>
      </w:tr>
      <w:tr w:rsidR="00B97EFD" w:rsidRPr="008231A9" w14:paraId="2C5EA6EC" w14:textId="77777777">
        <w:tc>
          <w:tcPr>
            <w:tcW w:w="354" w:type="dxa"/>
          </w:tcPr>
          <w:p w14:paraId="35B9D17B" w14:textId="77777777" w:rsidR="00B97EFD" w:rsidRPr="008231A9" w:rsidRDefault="00B97EFD" w:rsidP="001A62FC">
            <w:pPr>
              <w:pStyle w:val="NoSpacing"/>
              <w:spacing w:line="240" w:lineRule="auto"/>
            </w:pPr>
          </w:p>
        </w:tc>
        <w:tc>
          <w:tcPr>
            <w:tcW w:w="5046" w:type="dxa"/>
            <w:tcBorders>
              <w:right w:val="nil"/>
            </w:tcBorders>
          </w:tcPr>
          <w:p w14:paraId="34A63C0B" w14:textId="77777777" w:rsidR="00B97EFD" w:rsidRPr="008231A9" w:rsidRDefault="00B97EFD" w:rsidP="001A62FC">
            <w:pPr>
              <w:pStyle w:val="NoSpacing"/>
              <w:spacing w:line="240" w:lineRule="auto"/>
            </w:pPr>
            <w:r>
              <w:t xml:space="preserve">I25. </w:t>
            </w:r>
            <w:r w:rsidRPr="004E1324">
              <w:t>Were the decisions of th</w:t>
            </w:r>
            <w:r>
              <w:t>e grievance mechanism executed?</w:t>
            </w:r>
          </w:p>
        </w:tc>
        <w:tc>
          <w:tcPr>
            <w:tcW w:w="4320" w:type="dxa"/>
            <w:tcBorders>
              <w:left w:val="nil"/>
              <w:right w:val="single" w:sz="18" w:space="0" w:color="auto"/>
            </w:tcBorders>
          </w:tcPr>
          <w:p w14:paraId="685A3C19" w14:textId="77777777" w:rsidR="00B97EFD" w:rsidRPr="008231A9" w:rsidRDefault="00B97EFD" w:rsidP="001A62FC">
            <w:pPr>
              <w:pStyle w:val="NoSpacing"/>
              <w:spacing w:line="240" w:lineRule="auto"/>
            </w:pPr>
            <w:r w:rsidRPr="008231A9">
              <w:t>0=No</w:t>
            </w:r>
          </w:p>
          <w:p w14:paraId="68C07D92" w14:textId="77777777" w:rsidR="00B97EFD" w:rsidRPr="008231A9" w:rsidRDefault="00B97EFD" w:rsidP="001A62FC">
            <w:pPr>
              <w:pStyle w:val="NoSpacing"/>
              <w:spacing w:line="240" w:lineRule="auto"/>
            </w:pPr>
            <w:r w:rsidRPr="008231A9">
              <w:t>1=Yes</w:t>
            </w:r>
          </w:p>
          <w:p w14:paraId="3B9E38DC" w14:textId="77777777" w:rsidR="00B97EFD" w:rsidRPr="008231A9" w:rsidRDefault="00B97EFD" w:rsidP="001A62FC">
            <w:pPr>
              <w:pStyle w:val="NoSpacing"/>
              <w:spacing w:line="240" w:lineRule="auto"/>
            </w:pPr>
            <w:r w:rsidRPr="008231A9">
              <w:t>888=Don’t know</w:t>
            </w:r>
          </w:p>
        </w:tc>
        <w:tc>
          <w:tcPr>
            <w:tcW w:w="1080" w:type="dxa"/>
            <w:tcBorders>
              <w:top w:val="single" w:sz="18" w:space="0" w:color="auto"/>
              <w:left w:val="single" w:sz="18" w:space="0" w:color="auto"/>
              <w:bottom w:val="single" w:sz="18" w:space="0" w:color="auto"/>
              <w:right w:val="single" w:sz="18" w:space="0" w:color="auto"/>
            </w:tcBorders>
          </w:tcPr>
          <w:p w14:paraId="3FF81C33" w14:textId="77777777" w:rsidR="00B97EFD" w:rsidRPr="008231A9" w:rsidRDefault="00B97EFD" w:rsidP="001A62FC">
            <w:pPr>
              <w:pStyle w:val="NoSpacing"/>
              <w:spacing w:line="240" w:lineRule="auto"/>
              <w:rPr>
                <w:i/>
              </w:rPr>
            </w:pPr>
            <w:r w:rsidRPr="008231A9">
              <w:rPr>
                <w:i/>
              </w:rPr>
              <w:t>(code)</w:t>
            </w:r>
          </w:p>
        </w:tc>
      </w:tr>
      <w:tr w:rsidR="00B97EFD" w:rsidRPr="008231A9" w14:paraId="747616A7" w14:textId="77777777">
        <w:tc>
          <w:tcPr>
            <w:tcW w:w="354" w:type="dxa"/>
          </w:tcPr>
          <w:p w14:paraId="46366FC5" w14:textId="77777777" w:rsidR="00B97EFD" w:rsidRPr="008231A9" w:rsidRDefault="00B97EFD" w:rsidP="001A62FC">
            <w:pPr>
              <w:pStyle w:val="NoSpacing"/>
              <w:spacing w:line="240" w:lineRule="auto"/>
            </w:pPr>
          </w:p>
        </w:tc>
        <w:tc>
          <w:tcPr>
            <w:tcW w:w="5046" w:type="dxa"/>
            <w:tcBorders>
              <w:right w:val="nil"/>
            </w:tcBorders>
          </w:tcPr>
          <w:p w14:paraId="316AAFB6" w14:textId="77777777" w:rsidR="00B97EFD" w:rsidRPr="008231A9" w:rsidRDefault="00B97EFD" w:rsidP="001A62FC">
            <w:pPr>
              <w:spacing w:line="240" w:lineRule="auto"/>
            </w:pPr>
            <w:r>
              <w:t xml:space="preserve">I26. </w:t>
            </w:r>
            <w:r w:rsidRPr="00A7519D">
              <w:t>Was the compensation enough t</w:t>
            </w:r>
            <w:r>
              <w:t>o compensate the damage/impact?</w:t>
            </w:r>
          </w:p>
        </w:tc>
        <w:tc>
          <w:tcPr>
            <w:tcW w:w="4320" w:type="dxa"/>
            <w:tcBorders>
              <w:left w:val="nil"/>
              <w:right w:val="single" w:sz="18" w:space="0" w:color="auto"/>
            </w:tcBorders>
          </w:tcPr>
          <w:p w14:paraId="64E3961B" w14:textId="77777777" w:rsidR="00B97EFD" w:rsidRPr="008231A9" w:rsidRDefault="00B97EFD" w:rsidP="001A62FC">
            <w:pPr>
              <w:pStyle w:val="NoSpacing"/>
              <w:spacing w:line="240" w:lineRule="auto"/>
            </w:pPr>
            <w:r w:rsidRPr="008231A9">
              <w:t>0=No</w:t>
            </w:r>
          </w:p>
          <w:p w14:paraId="0A028478" w14:textId="77777777" w:rsidR="00B97EFD" w:rsidRPr="008231A9" w:rsidRDefault="00B97EFD" w:rsidP="001A62FC">
            <w:pPr>
              <w:pStyle w:val="NoSpacing"/>
              <w:spacing w:line="240" w:lineRule="auto"/>
            </w:pPr>
            <w:r w:rsidRPr="008231A9">
              <w:t>1=Yes</w:t>
            </w:r>
          </w:p>
          <w:p w14:paraId="1DA0B056" w14:textId="77777777" w:rsidR="00B97EFD" w:rsidRPr="008231A9" w:rsidRDefault="00B97EFD" w:rsidP="001A62FC">
            <w:pPr>
              <w:pStyle w:val="NoSpacing"/>
              <w:spacing w:line="240" w:lineRule="auto"/>
            </w:pPr>
            <w:r>
              <w:t>888=Don’t know</w:t>
            </w:r>
          </w:p>
        </w:tc>
        <w:tc>
          <w:tcPr>
            <w:tcW w:w="1080" w:type="dxa"/>
            <w:tcBorders>
              <w:top w:val="single" w:sz="18" w:space="0" w:color="auto"/>
              <w:left w:val="single" w:sz="18" w:space="0" w:color="auto"/>
              <w:bottom w:val="single" w:sz="18" w:space="0" w:color="auto"/>
              <w:right w:val="single" w:sz="18" w:space="0" w:color="auto"/>
            </w:tcBorders>
          </w:tcPr>
          <w:p w14:paraId="38998452" w14:textId="77777777" w:rsidR="00B97EFD" w:rsidRPr="008231A9" w:rsidRDefault="00B97EFD" w:rsidP="001A62FC">
            <w:pPr>
              <w:pStyle w:val="NoSpacing"/>
              <w:spacing w:line="240" w:lineRule="auto"/>
              <w:rPr>
                <w:i/>
              </w:rPr>
            </w:pPr>
            <w:r w:rsidRPr="008231A9">
              <w:rPr>
                <w:i/>
              </w:rPr>
              <w:t>(code)</w:t>
            </w:r>
          </w:p>
        </w:tc>
      </w:tr>
    </w:tbl>
    <w:p w14:paraId="5286074C" w14:textId="77777777" w:rsidR="009814CB" w:rsidRDefault="00A7519D" w:rsidP="001A62FC">
      <w:pPr>
        <w:pStyle w:val="Heading3"/>
        <w:spacing w:line="240" w:lineRule="auto"/>
        <w:rPr>
          <w:ins w:id="1245" w:author="Aidan Boyd" w:date="2015-01-13T14:26:00Z"/>
        </w:rPr>
      </w:pPr>
      <w:commentRangeStart w:id="1246"/>
      <w:commentRangeStart w:id="1247"/>
      <w:r>
        <w:t xml:space="preserve">Section J. </w:t>
      </w:r>
      <w:r w:rsidRPr="00A7519D">
        <w:t xml:space="preserve">FOREST </w:t>
      </w:r>
      <w:r w:rsidR="002943D0">
        <w:t>DISPUTE</w:t>
      </w:r>
      <w:r w:rsidRPr="00A7519D">
        <w:t>: INCIDENCE AND MANAGEMENT</w:t>
      </w:r>
      <w:commentRangeEnd w:id="1246"/>
      <w:commentRangeEnd w:id="1247"/>
    </w:p>
    <w:p w14:paraId="714FEED7" w14:textId="7AD2D230" w:rsidR="00587DAF" w:rsidRDefault="00461CED">
      <w:pPr>
        <w:rPr>
          <w:ins w:id="1248" w:author="Aidan Boyd" w:date="2015-01-13T14:27:00Z"/>
        </w:rPr>
        <w:pPrChange w:id="1249" w:author="Aidan Boyd" w:date="2015-01-13T14:27:00Z">
          <w:pPr>
            <w:pStyle w:val="Heading3"/>
            <w:spacing w:line="240" w:lineRule="auto"/>
          </w:pPr>
        </w:pPrChange>
      </w:pPr>
      <w:r>
        <w:rPr>
          <w:rStyle w:val="CommentReference"/>
          <w:b/>
          <w:caps/>
        </w:rPr>
        <w:commentReference w:id="1246"/>
      </w:r>
      <w:r w:rsidR="00343B0E">
        <w:rPr>
          <w:rStyle w:val="CommentReference"/>
        </w:rPr>
        <w:commentReference w:id="1247"/>
      </w:r>
    </w:p>
    <w:p w14:paraId="27885B01" w14:textId="77777777" w:rsidR="009814CB" w:rsidRPr="009814CB" w:rsidRDefault="009814CB" w:rsidP="009814CB">
      <w:pPr>
        <w:numPr>
          <w:ilvl w:val="0"/>
          <w:numId w:val="9"/>
        </w:numPr>
        <w:spacing w:after="200" w:line="276" w:lineRule="auto"/>
        <w:ind w:left="805" w:hanging="357"/>
        <w:rPr>
          <w:ins w:id="1250" w:author="Aidan Boyd" w:date="2015-01-13T14:27:00Z"/>
          <w:rFonts w:ascii="Cambria" w:eastAsia="Cambria" w:hAnsi="Cambria" w:cs="Times New Roman"/>
        </w:rPr>
      </w:pPr>
      <w:commentRangeStart w:id="1251"/>
      <w:commentRangeStart w:id="1252"/>
      <w:ins w:id="1253" w:author="Aidan Boyd" w:date="2015-01-13T14:27:00Z">
        <w:r w:rsidRPr="009814CB">
          <w:rPr>
            <w:rFonts w:ascii="Cambria" w:eastAsia="Cambria" w:hAnsi="Cambria" w:cs="Times New Roman"/>
          </w:rPr>
          <w:t>In previous projects</w:t>
        </w:r>
        <w:commentRangeEnd w:id="1251"/>
        <w:r w:rsidRPr="009814CB">
          <w:rPr>
            <w:rFonts w:ascii="Cambria" w:eastAsia="Cambria" w:hAnsi="Cambria" w:cs="Times New Roman"/>
            <w:sz w:val="18"/>
            <w:szCs w:val="18"/>
          </w:rPr>
          <w:commentReference w:id="1251"/>
        </w:r>
        <w:commentRangeEnd w:id="1252"/>
        <w:r>
          <w:rPr>
            <w:rStyle w:val="CommentReference"/>
          </w:rPr>
          <w:commentReference w:id="1252"/>
        </w:r>
        <w:r w:rsidRPr="009814CB">
          <w:rPr>
            <w:rFonts w:ascii="Cambria" w:eastAsia="Cambria" w:hAnsi="Cambria" w:cs="Times New Roman"/>
          </w:rPr>
          <w:t>, have communities had access to a grievance mechanism? If so:</w:t>
        </w:r>
      </w:ins>
    </w:p>
    <w:p w14:paraId="3517FCFF" w14:textId="77777777" w:rsidR="009814CB" w:rsidRPr="009814CB" w:rsidRDefault="009814CB" w:rsidP="009814CB">
      <w:pPr>
        <w:numPr>
          <w:ilvl w:val="1"/>
          <w:numId w:val="14"/>
        </w:numPr>
        <w:spacing w:after="200" w:line="240" w:lineRule="auto"/>
        <w:rPr>
          <w:ins w:id="1254" w:author="Aidan Boyd" w:date="2015-01-13T14:27:00Z"/>
          <w:rFonts w:ascii="Cambria" w:eastAsia="Cambria" w:hAnsi="Cambria" w:cs="Times New Roman"/>
        </w:rPr>
      </w:pPr>
      <w:ins w:id="1255" w:author="Aidan Boyd" w:date="2015-01-13T14:27:00Z">
        <w:r w:rsidRPr="009814CB">
          <w:rPr>
            <w:rFonts w:ascii="Cambria" w:eastAsia="Cambria" w:hAnsi="Cambria" w:cs="Times New Roman"/>
          </w:rPr>
          <w:t>What organ/entity was responsible of processing complaints? Was it located at the project management or at a government agency? How close to the community was the project management or government agency? Do you believe it was locally accessible?</w:t>
        </w:r>
      </w:ins>
    </w:p>
    <w:p w14:paraId="74518EFC" w14:textId="77777777" w:rsidR="009814CB" w:rsidRPr="009814CB" w:rsidRDefault="009814CB" w:rsidP="009814CB">
      <w:pPr>
        <w:numPr>
          <w:ilvl w:val="1"/>
          <w:numId w:val="14"/>
        </w:numPr>
        <w:spacing w:after="200" w:line="240" w:lineRule="auto"/>
        <w:rPr>
          <w:ins w:id="1256" w:author="Aidan Boyd" w:date="2015-01-13T14:27:00Z"/>
          <w:rFonts w:ascii="Cambria" w:eastAsia="Cambria" w:hAnsi="Cambria" w:cs="Times New Roman"/>
        </w:rPr>
      </w:pPr>
      <w:ins w:id="1257" w:author="Aidan Boyd" w:date="2015-01-13T14:27:00Z">
        <w:r w:rsidRPr="009814CB">
          <w:rPr>
            <w:rFonts w:ascii="Cambria" w:eastAsia="Cambria" w:hAnsi="Cambria" w:cs="Times New Roman"/>
          </w:rPr>
          <w:t>Were the means (Internet, telephone, etc.) to present complaints easy to use?</w:t>
        </w:r>
      </w:ins>
    </w:p>
    <w:p w14:paraId="77E75D45" w14:textId="77777777" w:rsidR="009814CB" w:rsidRPr="009814CB" w:rsidRDefault="009814CB" w:rsidP="009814CB">
      <w:pPr>
        <w:numPr>
          <w:ilvl w:val="1"/>
          <w:numId w:val="14"/>
        </w:numPr>
        <w:spacing w:after="200" w:line="240" w:lineRule="auto"/>
        <w:rPr>
          <w:ins w:id="1258" w:author="Aidan Boyd" w:date="2015-01-13T14:27:00Z"/>
          <w:rFonts w:ascii="Cambria" w:eastAsia="Cambria" w:hAnsi="Cambria" w:cs="Times New Roman"/>
        </w:rPr>
      </w:pPr>
      <w:ins w:id="1259" w:author="Aidan Boyd" w:date="2015-01-13T14:27:00Z">
        <w:r w:rsidRPr="009814CB">
          <w:rPr>
            <w:rFonts w:ascii="Cambria" w:eastAsia="Cambria" w:hAnsi="Cambria" w:cs="Times New Roman"/>
          </w:rPr>
          <w:t>Were the requirements to present a complaint difficult, i.e. do they require legal or technical support in order to be accepted for processing?</w:t>
        </w:r>
      </w:ins>
    </w:p>
    <w:p w14:paraId="01F2067F" w14:textId="77777777" w:rsidR="009814CB" w:rsidRPr="009814CB" w:rsidRDefault="009814CB" w:rsidP="009814CB">
      <w:pPr>
        <w:numPr>
          <w:ilvl w:val="1"/>
          <w:numId w:val="14"/>
        </w:numPr>
        <w:spacing w:after="200" w:line="240" w:lineRule="auto"/>
        <w:rPr>
          <w:ins w:id="1260" w:author="Aidan Boyd" w:date="2015-01-13T14:27:00Z"/>
          <w:rFonts w:ascii="Cambria" w:eastAsia="Cambria" w:hAnsi="Cambria" w:cs="Times New Roman"/>
        </w:rPr>
      </w:pPr>
      <w:ins w:id="1261" w:author="Aidan Boyd" w:date="2015-01-13T14:27:00Z">
        <w:r w:rsidRPr="009814CB">
          <w:rPr>
            <w:rFonts w:ascii="Cambria" w:eastAsia="Cambria" w:hAnsi="Cambria" w:cs="Times New Roman"/>
          </w:rPr>
          <w:t>Does the grievance mechanism incorporate/take into consideration communities’ customary decision-making processes? Has there been any conflict between formal regulations and customary rules? How has this conflict been solved?</w:t>
        </w:r>
      </w:ins>
    </w:p>
    <w:p w14:paraId="3CEFF54D" w14:textId="77777777" w:rsidR="009814CB" w:rsidRPr="009814CB" w:rsidRDefault="009814CB" w:rsidP="009814CB">
      <w:pPr>
        <w:numPr>
          <w:ilvl w:val="1"/>
          <w:numId w:val="14"/>
        </w:numPr>
        <w:spacing w:after="200" w:line="240" w:lineRule="auto"/>
        <w:rPr>
          <w:ins w:id="1262" w:author="Aidan Boyd" w:date="2015-01-13T14:27:00Z"/>
          <w:rFonts w:ascii="Cambria" w:eastAsia="Cambria" w:hAnsi="Cambria" w:cs="Times New Roman"/>
        </w:rPr>
      </w:pPr>
      <w:ins w:id="1263" w:author="Aidan Boyd" w:date="2015-01-13T14:27:00Z">
        <w:r w:rsidRPr="009814CB">
          <w:rPr>
            <w:rFonts w:ascii="Cambria" w:eastAsia="Cambria" w:hAnsi="Cambria" w:cs="Times New Roman"/>
          </w:rPr>
          <w:t>Do you believe that the decisions of the grievance mechanism were fair?</w:t>
        </w:r>
      </w:ins>
    </w:p>
    <w:p w14:paraId="5CA26988" w14:textId="77777777" w:rsidR="009814CB" w:rsidRPr="009814CB" w:rsidRDefault="009814CB" w:rsidP="009814CB">
      <w:pPr>
        <w:numPr>
          <w:ilvl w:val="1"/>
          <w:numId w:val="14"/>
        </w:numPr>
        <w:spacing w:after="200" w:line="240" w:lineRule="auto"/>
        <w:rPr>
          <w:ins w:id="1264" w:author="Aidan Boyd" w:date="2015-01-13T14:27:00Z"/>
          <w:rFonts w:ascii="Cambria" w:eastAsia="Cambria" w:hAnsi="Cambria" w:cs="Times New Roman"/>
        </w:rPr>
      </w:pPr>
      <w:ins w:id="1265" w:author="Aidan Boyd" w:date="2015-01-13T14:27:00Z">
        <w:r w:rsidRPr="009814CB">
          <w:rPr>
            <w:rFonts w:ascii="Cambria" w:eastAsia="Cambria" w:hAnsi="Cambria" w:cs="Times New Roman"/>
          </w:rPr>
          <w:t>Were the decisions of the grievance mechanism executed?</w:t>
        </w:r>
      </w:ins>
    </w:p>
    <w:p w14:paraId="5DB78017" w14:textId="77777777" w:rsidR="009814CB" w:rsidRPr="009814CB" w:rsidRDefault="009814CB" w:rsidP="009814CB">
      <w:pPr>
        <w:numPr>
          <w:ilvl w:val="1"/>
          <w:numId w:val="14"/>
        </w:numPr>
        <w:spacing w:after="200" w:line="240" w:lineRule="auto"/>
        <w:rPr>
          <w:ins w:id="1266" w:author="Aidan Boyd" w:date="2015-01-13T14:27:00Z"/>
          <w:rFonts w:ascii="Cambria" w:eastAsia="Cambria" w:hAnsi="Cambria" w:cs="Times New Roman"/>
        </w:rPr>
      </w:pPr>
      <w:ins w:id="1267" w:author="Aidan Boyd" w:date="2015-01-13T14:27:00Z">
        <w:r w:rsidRPr="009814CB">
          <w:rPr>
            <w:rFonts w:ascii="Cambria" w:eastAsia="Cambria" w:hAnsi="Cambria" w:cs="Times New Roman"/>
          </w:rPr>
          <w:t>Was there a verification of the grievance sanction and related compensation?</w:t>
        </w:r>
      </w:ins>
    </w:p>
    <w:p w14:paraId="3497227D" w14:textId="77777777" w:rsidR="009814CB" w:rsidRDefault="009814CB">
      <w:pPr>
        <w:rPr>
          <w:ins w:id="1268" w:author="Aidan Boyd" w:date="2015-01-13T14:27:00Z"/>
        </w:rPr>
        <w:pPrChange w:id="1269" w:author="Aidan Boyd" w:date="2015-01-13T14:27:00Z">
          <w:pPr>
            <w:pStyle w:val="Heading3"/>
            <w:spacing w:line="240" w:lineRule="auto"/>
          </w:pPr>
        </w:pPrChange>
      </w:pPr>
    </w:p>
    <w:p w14:paraId="2512DA6C" w14:textId="77777777" w:rsidR="009814CB" w:rsidRDefault="009814CB">
      <w:pPr>
        <w:pPrChange w:id="1270" w:author="Aidan Boyd" w:date="2015-01-13T14:27:00Z">
          <w:pPr>
            <w:pStyle w:val="Heading3"/>
            <w:spacing w:line="240" w:lineRule="auto"/>
          </w:pPr>
        </w:pPrChange>
      </w:pPr>
    </w:p>
    <w:tbl>
      <w:tblPr>
        <w:tblStyle w:val="TableGrid1"/>
        <w:tblW w:w="10800" w:type="dxa"/>
        <w:tblInd w:w="-725" w:type="dxa"/>
        <w:tblCellMar>
          <w:left w:w="72" w:type="dxa"/>
          <w:right w:w="72" w:type="dxa"/>
        </w:tblCellMar>
        <w:tblLook w:val="04A0" w:firstRow="1" w:lastRow="0" w:firstColumn="1" w:lastColumn="0" w:noHBand="0" w:noVBand="1"/>
      </w:tblPr>
      <w:tblGrid>
        <w:gridCol w:w="354"/>
        <w:gridCol w:w="5046"/>
        <w:gridCol w:w="77"/>
        <w:gridCol w:w="2083"/>
        <w:gridCol w:w="2160"/>
        <w:gridCol w:w="1080"/>
      </w:tblGrid>
      <w:tr w:rsidR="00A40F81" w:rsidRPr="008231A9" w14:paraId="16B1174E" w14:textId="77777777">
        <w:tc>
          <w:tcPr>
            <w:tcW w:w="354" w:type="dxa"/>
          </w:tcPr>
          <w:p w14:paraId="228A96C8" w14:textId="77777777" w:rsidR="00A40F81" w:rsidRPr="008231A9" w:rsidRDefault="00A40F81" w:rsidP="001A62FC">
            <w:pPr>
              <w:pStyle w:val="NoSpacing"/>
              <w:spacing w:line="240" w:lineRule="auto"/>
            </w:pPr>
          </w:p>
        </w:tc>
        <w:tc>
          <w:tcPr>
            <w:tcW w:w="5046" w:type="dxa"/>
            <w:tcBorders>
              <w:right w:val="nil"/>
            </w:tcBorders>
          </w:tcPr>
          <w:p w14:paraId="39C7470E" w14:textId="4BB3E237" w:rsidR="00A40F81" w:rsidRDefault="003529CC" w:rsidP="001A62FC">
            <w:pPr>
              <w:pStyle w:val="NoSpacing"/>
              <w:spacing w:line="240" w:lineRule="auto"/>
            </w:pPr>
            <w:r>
              <w:t xml:space="preserve">J1. </w:t>
            </w:r>
            <w:r w:rsidR="00A40F81">
              <w:t xml:space="preserve">In general, what are the most common kinds of forest land and resource related </w:t>
            </w:r>
            <w:r w:rsidR="00BC41C3">
              <w:t xml:space="preserve">disagreements </w:t>
            </w:r>
            <w:r w:rsidR="00A40F81">
              <w:t xml:space="preserve">WITHIN (between members of the community) your community? </w:t>
            </w:r>
          </w:p>
          <w:p w14:paraId="2CFDBA1B" w14:textId="77777777" w:rsidR="00A40F81" w:rsidRDefault="00A40F81" w:rsidP="001A62FC">
            <w:pPr>
              <w:pStyle w:val="NoSpacing"/>
              <w:spacing w:line="240" w:lineRule="auto"/>
              <w:rPr>
                <w:color w:val="000000"/>
              </w:rPr>
            </w:pPr>
            <w:r>
              <w:t>PROBE AND CODE</w:t>
            </w:r>
          </w:p>
        </w:tc>
        <w:tc>
          <w:tcPr>
            <w:tcW w:w="4320" w:type="dxa"/>
            <w:gridSpan w:val="3"/>
            <w:tcBorders>
              <w:left w:val="nil"/>
              <w:right w:val="single" w:sz="18" w:space="0" w:color="auto"/>
            </w:tcBorders>
          </w:tcPr>
          <w:p w14:paraId="1CD9655E" w14:textId="5EDD2FA5" w:rsidR="00A40F81" w:rsidRPr="00D66C57" w:rsidRDefault="00A40F81" w:rsidP="001A62FC">
            <w:pPr>
              <w:pStyle w:val="NoSpacing"/>
              <w:spacing w:line="240" w:lineRule="auto"/>
              <w:rPr>
                <w:rFonts w:cs="Times New Roman"/>
                <w:w w:val="105"/>
                <w:sz w:val="20"/>
              </w:rPr>
            </w:pPr>
            <w:r w:rsidRPr="00D66C57">
              <w:rPr>
                <w:rFonts w:cs="Times New Roman"/>
                <w:w w:val="105"/>
                <w:sz w:val="20"/>
              </w:rPr>
              <w:t xml:space="preserve">0=There are no </w:t>
            </w:r>
            <w:r w:rsidR="002943D0">
              <w:rPr>
                <w:rFonts w:cs="Times New Roman"/>
                <w:w w:val="105"/>
                <w:sz w:val="20"/>
              </w:rPr>
              <w:t>dispute</w:t>
            </w:r>
            <w:r w:rsidRPr="00D66C57">
              <w:rPr>
                <w:rFonts w:cs="Times New Roman"/>
                <w:w w:val="105"/>
                <w:sz w:val="20"/>
              </w:rPr>
              <w:t xml:space="preserve">s </w:t>
            </w:r>
          </w:p>
          <w:p w14:paraId="5B128C88" w14:textId="64593451" w:rsidR="00A40F81" w:rsidRPr="00D66C57" w:rsidRDefault="00A40F81" w:rsidP="001A62FC">
            <w:pPr>
              <w:pStyle w:val="NoSpacing"/>
              <w:spacing w:line="240" w:lineRule="auto"/>
              <w:rPr>
                <w:rFonts w:cs="Times New Roman"/>
                <w:w w:val="105"/>
                <w:sz w:val="20"/>
              </w:rPr>
            </w:pPr>
            <w:r w:rsidRPr="00D66C57">
              <w:rPr>
                <w:rFonts w:cs="Times New Roman"/>
                <w:w w:val="105"/>
                <w:sz w:val="20"/>
              </w:rPr>
              <w:t>1</w:t>
            </w:r>
            <w:r w:rsidR="00597904">
              <w:rPr>
                <w:rFonts w:cs="Times New Roman"/>
                <w:w w:val="105"/>
                <w:sz w:val="20"/>
              </w:rPr>
              <w:t>=</w:t>
            </w:r>
            <w:r w:rsidRPr="00D66C57">
              <w:rPr>
                <w:rFonts w:cs="Times New Roman"/>
                <w:w w:val="105"/>
                <w:sz w:val="20"/>
              </w:rPr>
              <w:t xml:space="preserve">Boundary </w:t>
            </w:r>
            <w:r w:rsidR="002943D0">
              <w:rPr>
                <w:rFonts w:cs="Times New Roman"/>
                <w:w w:val="105"/>
                <w:sz w:val="20"/>
              </w:rPr>
              <w:t>dispute</w:t>
            </w:r>
            <w:r w:rsidRPr="00D66C57">
              <w:rPr>
                <w:rFonts w:cs="Times New Roman"/>
                <w:w w:val="105"/>
                <w:sz w:val="20"/>
              </w:rPr>
              <w:t>s</w:t>
            </w:r>
          </w:p>
          <w:p w14:paraId="71A61EE3" w14:textId="77777777" w:rsidR="00A40F81" w:rsidRPr="00D66C57" w:rsidRDefault="00A40F81" w:rsidP="001A62FC">
            <w:pPr>
              <w:pStyle w:val="NoSpacing"/>
              <w:spacing w:line="240" w:lineRule="auto"/>
              <w:rPr>
                <w:rFonts w:cs="Times New Roman"/>
                <w:w w:val="105"/>
                <w:sz w:val="20"/>
              </w:rPr>
            </w:pPr>
            <w:r w:rsidRPr="00D66C57">
              <w:rPr>
                <w:rFonts w:cs="Times New Roman"/>
                <w:w w:val="105"/>
                <w:sz w:val="20"/>
              </w:rPr>
              <w:t>2</w:t>
            </w:r>
            <w:r w:rsidR="00597904">
              <w:rPr>
                <w:rFonts w:cs="Times New Roman"/>
                <w:w w:val="105"/>
                <w:sz w:val="20"/>
              </w:rPr>
              <w:t>=</w:t>
            </w:r>
            <w:r w:rsidRPr="00D66C57">
              <w:rPr>
                <w:rFonts w:cs="Times New Roman"/>
                <w:w w:val="105"/>
                <w:sz w:val="20"/>
              </w:rPr>
              <w:t>Which NTFPs can and cannot be harvested from forests</w:t>
            </w:r>
          </w:p>
          <w:p w14:paraId="0CFBD05F" w14:textId="77777777" w:rsidR="00A40F81" w:rsidRPr="00D66C57" w:rsidRDefault="00A40F81" w:rsidP="001A62FC">
            <w:pPr>
              <w:pStyle w:val="NoSpacing"/>
              <w:spacing w:line="240" w:lineRule="auto"/>
              <w:rPr>
                <w:rFonts w:cs="Times New Roman"/>
                <w:w w:val="105"/>
                <w:sz w:val="20"/>
              </w:rPr>
            </w:pPr>
            <w:r w:rsidRPr="00D66C57">
              <w:rPr>
                <w:rFonts w:cs="Times New Roman"/>
                <w:w w:val="105"/>
                <w:sz w:val="20"/>
              </w:rPr>
              <w:t>3</w:t>
            </w:r>
            <w:r w:rsidR="00597904">
              <w:rPr>
                <w:rFonts w:cs="Times New Roman"/>
                <w:w w:val="105"/>
                <w:sz w:val="20"/>
              </w:rPr>
              <w:t>=</w:t>
            </w:r>
            <w:r w:rsidRPr="00D66C57">
              <w:rPr>
                <w:rFonts w:cs="Times New Roman"/>
                <w:w w:val="105"/>
                <w:sz w:val="20"/>
              </w:rPr>
              <w:t>Grazing of livestock in forests</w:t>
            </w:r>
          </w:p>
          <w:p w14:paraId="33758130" w14:textId="77777777" w:rsidR="00A40F81" w:rsidRPr="00D66C57" w:rsidRDefault="00A40F81" w:rsidP="001A62FC">
            <w:pPr>
              <w:pStyle w:val="NoSpacing"/>
              <w:spacing w:line="240" w:lineRule="auto"/>
              <w:rPr>
                <w:rFonts w:cs="Times New Roman"/>
                <w:w w:val="105"/>
                <w:sz w:val="20"/>
              </w:rPr>
            </w:pPr>
            <w:r w:rsidRPr="00D66C57">
              <w:rPr>
                <w:rFonts w:cs="Times New Roman"/>
                <w:w w:val="105"/>
                <w:sz w:val="20"/>
              </w:rPr>
              <w:t>4</w:t>
            </w:r>
            <w:r w:rsidR="00597904">
              <w:rPr>
                <w:rFonts w:cs="Times New Roman"/>
                <w:w w:val="105"/>
                <w:sz w:val="20"/>
              </w:rPr>
              <w:t>=</w:t>
            </w:r>
            <w:r w:rsidRPr="00D66C57">
              <w:rPr>
                <w:rFonts w:cs="Times New Roman"/>
                <w:w w:val="105"/>
                <w:sz w:val="20"/>
              </w:rPr>
              <w:t>Cutting trees in forests</w:t>
            </w:r>
          </w:p>
          <w:p w14:paraId="3DE9DC83" w14:textId="77777777" w:rsidR="00A40F81" w:rsidRPr="00D66C57" w:rsidRDefault="00A40F81" w:rsidP="001A62FC">
            <w:pPr>
              <w:pStyle w:val="NoSpacing"/>
              <w:spacing w:line="240" w:lineRule="auto"/>
              <w:rPr>
                <w:rFonts w:cs="Times New Roman"/>
                <w:w w:val="105"/>
                <w:sz w:val="20"/>
              </w:rPr>
            </w:pPr>
            <w:r w:rsidRPr="00D66C57">
              <w:rPr>
                <w:rFonts w:cs="Times New Roman"/>
                <w:w w:val="105"/>
                <w:sz w:val="20"/>
              </w:rPr>
              <w:lastRenderedPageBreak/>
              <w:t>5=Ownership over trees in forests</w:t>
            </w:r>
          </w:p>
          <w:p w14:paraId="4FBD71C5" w14:textId="77777777" w:rsidR="00A40F81" w:rsidRPr="00D66C57" w:rsidRDefault="00A40F81" w:rsidP="001A62FC">
            <w:pPr>
              <w:pStyle w:val="NoSpacing"/>
              <w:spacing w:line="240" w:lineRule="auto"/>
              <w:rPr>
                <w:rFonts w:cs="Times New Roman"/>
                <w:w w:val="105"/>
                <w:sz w:val="20"/>
              </w:rPr>
            </w:pPr>
            <w:r w:rsidRPr="00D66C57">
              <w:rPr>
                <w:rFonts w:cs="Times New Roman"/>
                <w:w w:val="105"/>
                <w:sz w:val="20"/>
              </w:rPr>
              <w:t>6</w:t>
            </w:r>
            <w:r w:rsidR="00597904">
              <w:rPr>
                <w:rFonts w:cs="Times New Roman"/>
                <w:w w:val="105"/>
                <w:sz w:val="20"/>
              </w:rPr>
              <w:t>=</w:t>
            </w:r>
            <w:r w:rsidRPr="00D66C57">
              <w:rPr>
                <w:rFonts w:cs="Times New Roman"/>
                <w:w w:val="105"/>
                <w:sz w:val="20"/>
              </w:rPr>
              <w:t>Fires or burning in the forest</w:t>
            </w:r>
          </w:p>
          <w:p w14:paraId="31C266C9" w14:textId="77777777" w:rsidR="00A40F81" w:rsidRPr="00D66C57" w:rsidRDefault="00A40F81" w:rsidP="001A62FC">
            <w:pPr>
              <w:pStyle w:val="NoSpacing"/>
              <w:spacing w:line="240" w:lineRule="auto"/>
              <w:rPr>
                <w:rFonts w:cs="Times New Roman"/>
                <w:w w:val="105"/>
                <w:sz w:val="20"/>
              </w:rPr>
            </w:pPr>
            <w:r w:rsidRPr="00D66C57">
              <w:rPr>
                <w:rFonts w:cs="Times New Roman"/>
                <w:w w:val="105"/>
                <w:sz w:val="20"/>
              </w:rPr>
              <w:t>7</w:t>
            </w:r>
            <w:r w:rsidR="00597904">
              <w:rPr>
                <w:rFonts w:cs="Times New Roman"/>
                <w:w w:val="105"/>
                <w:sz w:val="20"/>
              </w:rPr>
              <w:t>=</w:t>
            </w:r>
            <w:r w:rsidRPr="00D66C57">
              <w:rPr>
                <w:rFonts w:cs="Times New Roman"/>
                <w:w w:val="105"/>
                <w:sz w:val="20"/>
              </w:rPr>
              <w:t>Hunting or fishing</w:t>
            </w:r>
          </w:p>
          <w:p w14:paraId="09EE0D28" w14:textId="77777777" w:rsidR="00A40F81" w:rsidRPr="00D66C57" w:rsidRDefault="00A40F81" w:rsidP="001A62FC">
            <w:pPr>
              <w:pStyle w:val="NoSpacing"/>
              <w:spacing w:line="240" w:lineRule="auto"/>
              <w:rPr>
                <w:sz w:val="20"/>
              </w:rPr>
            </w:pPr>
            <w:r w:rsidRPr="00D66C57">
              <w:rPr>
                <w:sz w:val="20"/>
              </w:rPr>
              <w:t>97=Other, please specify</w:t>
            </w:r>
          </w:p>
          <w:p w14:paraId="0C7B6CBC" w14:textId="77777777" w:rsidR="00A40F81" w:rsidRPr="00D66C57" w:rsidRDefault="00A40F81" w:rsidP="001A62FC">
            <w:pPr>
              <w:pStyle w:val="NoSpacing"/>
              <w:spacing w:line="240" w:lineRule="auto"/>
              <w:rPr>
                <w:sz w:val="20"/>
              </w:rPr>
            </w:pPr>
            <w:r w:rsidRPr="00D66C57">
              <w:rPr>
                <w:sz w:val="20"/>
              </w:rPr>
              <w:t>888=Don’t know</w:t>
            </w:r>
          </w:p>
          <w:p w14:paraId="76071A6C" w14:textId="77777777" w:rsidR="00A40F81" w:rsidRPr="00D66C57" w:rsidRDefault="003F6A74" w:rsidP="001A62FC">
            <w:pPr>
              <w:pStyle w:val="NoSpacing"/>
              <w:spacing w:line="240" w:lineRule="auto"/>
              <w:rPr>
                <w:sz w:val="20"/>
              </w:rPr>
            </w:pPr>
            <w:r>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098D8EEF" w14:textId="77777777" w:rsidR="00A40F81" w:rsidRPr="008231A9" w:rsidRDefault="00A40F81" w:rsidP="001A62FC">
            <w:pPr>
              <w:pStyle w:val="NoSpacing"/>
              <w:spacing w:line="240" w:lineRule="auto"/>
              <w:rPr>
                <w:i/>
              </w:rPr>
            </w:pPr>
            <w:r w:rsidRPr="008231A9">
              <w:rPr>
                <w:i/>
              </w:rPr>
              <w:lastRenderedPageBreak/>
              <w:t>(code)</w:t>
            </w:r>
          </w:p>
        </w:tc>
      </w:tr>
      <w:tr w:rsidR="00A40F81" w:rsidRPr="008231A9" w14:paraId="779C671F" w14:textId="77777777">
        <w:tc>
          <w:tcPr>
            <w:tcW w:w="354" w:type="dxa"/>
          </w:tcPr>
          <w:p w14:paraId="22D7D2D2" w14:textId="77777777" w:rsidR="00A40F81" w:rsidRPr="008231A9" w:rsidRDefault="00A40F81" w:rsidP="001A62FC">
            <w:pPr>
              <w:pStyle w:val="NoSpacing"/>
              <w:spacing w:line="240" w:lineRule="auto"/>
            </w:pPr>
          </w:p>
        </w:tc>
        <w:tc>
          <w:tcPr>
            <w:tcW w:w="5046" w:type="dxa"/>
            <w:tcBorders>
              <w:right w:val="nil"/>
            </w:tcBorders>
          </w:tcPr>
          <w:p w14:paraId="4CBF80B4" w14:textId="1DEF73CB" w:rsidR="00A40F81" w:rsidRDefault="003529CC" w:rsidP="001A62FC">
            <w:pPr>
              <w:pStyle w:val="NoSpacing"/>
              <w:spacing w:line="240" w:lineRule="auto"/>
            </w:pPr>
            <w:r>
              <w:t xml:space="preserve">J2. </w:t>
            </w:r>
            <w:r w:rsidR="00A40F81">
              <w:t xml:space="preserve">Compared to 3 years ago, do you think the number of forest land and resource related </w:t>
            </w:r>
            <w:r w:rsidR="002943D0">
              <w:t>dispute</w:t>
            </w:r>
            <w:r w:rsidR="00A40F81">
              <w:t>s WITHIN (between members of the community) in your community has increased, decreased, or stayed the same?</w:t>
            </w:r>
          </w:p>
        </w:tc>
        <w:tc>
          <w:tcPr>
            <w:tcW w:w="4320" w:type="dxa"/>
            <w:gridSpan w:val="3"/>
            <w:tcBorders>
              <w:left w:val="nil"/>
              <w:right w:val="single" w:sz="18" w:space="0" w:color="auto"/>
            </w:tcBorders>
          </w:tcPr>
          <w:p w14:paraId="69B95EFE" w14:textId="77777777" w:rsidR="00A40F81" w:rsidRDefault="00A40F81" w:rsidP="001A62FC">
            <w:pPr>
              <w:pStyle w:val="NoSpacing"/>
              <w:spacing w:line="240" w:lineRule="auto"/>
            </w:pPr>
            <w:r>
              <w:t>1=Increased a lot</w:t>
            </w:r>
          </w:p>
          <w:p w14:paraId="077E1BCE" w14:textId="77777777" w:rsidR="00A40F81" w:rsidRDefault="00A40F81" w:rsidP="001A62FC">
            <w:pPr>
              <w:pStyle w:val="NoSpacing"/>
              <w:spacing w:line="240" w:lineRule="auto"/>
            </w:pPr>
            <w:r>
              <w:t>2=Increased a little</w:t>
            </w:r>
          </w:p>
          <w:p w14:paraId="0BFD6609" w14:textId="77777777" w:rsidR="00A40F81" w:rsidRDefault="00A40F81" w:rsidP="001A62FC">
            <w:pPr>
              <w:pStyle w:val="NoSpacing"/>
              <w:spacing w:line="240" w:lineRule="auto"/>
            </w:pPr>
            <w:r>
              <w:t>3=Remained the same</w:t>
            </w:r>
          </w:p>
          <w:p w14:paraId="13402397" w14:textId="77777777" w:rsidR="00A40F81" w:rsidRDefault="00A40F81" w:rsidP="001A62FC">
            <w:pPr>
              <w:pStyle w:val="NoSpacing"/>
              <w:spacing w:line="240" w:lineRule="auto"/>
            </w:pPr>
            <w:r>
              <w:t>4=Decreased a little</w:t>
            </w:r>
          </w:p>
          <w:p w14:paraId="1EA213CD" w14:textId="77777777" w:rsidR="00A40F81" w:rsidRDefault="00A40F81" w:rsidP="001A62FC">
            <w:pPr>
              <w:pStyle w:val="NoSpacing"/>
              <w:spacing w:line="240" w:lineRule="auto"/>
            </w:pPr>
            <w:r>
              <w:t>5=Decreased a lot</w:t>
            </w:r>
          </w:p>
          <w:p w14:paraId="4ADE5EF0" w14:textId="77777777" w:rsidR="00A40F81" w:rsidRDefault="00A40F81" w:rsidP="001A62FC">
            <w:pPr>
              <w:pStyle w:val="NoSpacing"/>
              <w:spacing w:line="240" w:lineRule="auto"/>
            </w:pPr>
            <w:r>
              <w:t>97=Other, please specify</w:t>
            </w:r>
          </w:p>
          <w:p w14:paraId="4FECF142" w14:textId="77777777" w:rsidR="00A40F81" w:rsidRDefault="00A40F81" w:rsidP="001A62FC">
            <w:pPr>
              <w:pStyle w:val="NoSpacing"/>
              <w:spacing w:line="240" w:lineRule="auto"/>
            </w:pPr>
            <w:r>
              <w:t>888=Don’t know</w:t>
            </w:r>
          </w:p>
          <w:p w14:paraId="4FF0432C" w14:textId="77777777" w:rsidR="00A40F81" w:rsidRDefault="003F6A74" w:rsidP="001A62FC">
            <w:pPr>
              <w:pStyle w:val="NoSpacing"/>
              <w:spacing w:line="240" w:lineRule="auto"/>
              <w:rPr>
                <w:rFonts w:cs="Times New Roman"/>
                <w:w w:val="105"/>
              </w:rPr>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4F4DD2CA" w14:textId="77777777" w:rsidR="00A40F81" w:rsidRPr="008231A9" w:rsidRDefault="00A40F81" w:rsidP="001A62FC">
            <w:pPr>
              <w:pStyle w:val="NoSpacing"/>
              <w:spacing w:line="240" w:lineRule="auto"/>
              <w:rPr>
                <w:i/>
              </w:rPr>
            </w:pPr>
            <w:r w:rsidRPr="008231A9">
              <w:rPr>
                <w:i/>
              </w:rPr>
              <w:t>(code)</w:t>
            </w:r>
          </w:p>
        </w:tc>
      </w:tr>
      <w:tr w:rsidR="00A40F81" w:rsidRPr="008231A9" w14:paraId="73F16AAE" w14:textId="77777777" w:rsidTr="00A76CFB">
        <w:tc>
          <w:tcPr>
            <w:tcW w:w="354" w:type="dxa"/>
          </w:tcPr>
          <w:p w14:paraId="462D0500" w14:textId="77777777" w:rsidR="00A40F81" w:rsidRPr="008231A9" w:rsidRDefault="00A40F81" w:rsidP="001A62FC">
            <w:pPr>
              <w:pStyle w:val="NoSpacing"/>
              <w:spacing w:line="240" w:lineRule="auto"/>
            </w:pPr>
          </w:p>
        </w:tc>
        <w:tc>
          <w:tcPr>
            <w:tcW w:w="5123" w:type="dxa"/>
            <w:gridSpan w:val="2"/>
            <w:tcBorders>
              <w:right w:val="single" w:sz="18" w:space="0" w:color="auto"/>
            </w:tcBorders>
          </w:tcPr>
          <w:p w14:paraId="5F1C6256" w14:textId="7AC85642" w:rsidR="00A40F81" w:rsidRDefault="003529CC" w:rsidP="001A62FC">
            <w:pPr>
              <w:pStyle w:val="NoSpacing"/>
              <w:spacing w:line="240" w:lineRule="auto"/>
            </w:pPr>
            <w:r>
              <w:t xml:space="preserve">J3. </w:t>
            </w:r>
            <w:r w:rsidR="00D66C57" w:rsidRPr="00D66C57">
              <w:t xml:space="preserve">In the past 12 months, about how many total </w:t>
            </w:r>
            <w:r w:rsidR="002943D0">
              <w:t>dispute</w:t>
            </w:r>
            <w:r w:rsidR="00D66C57" w:rsidRPr="00D66C57">
              <w:t>s occurred WITHIN (between members of the community) your community?</w:t>
            </w:r>
          </w:p>
          <w:p w14:paraId="5EF560BF" w14:textId="77777777" w:rsidR="0029614F" w:rsidRDefault="0029614F" w:rsidP="001A62FC">
            <w:pPr>
              <w:pStyle w:val="NoSpacing"/>
              <w:spacing w:line="240" w:lineRule="auto"/>
            </w:pPr>
          </w:p>
          <w:p w14:paraId="4825AAD7" w14:textId="068D619F" w:rsidR="0029614F" w:rsidRPr="0029614F" w:rsidRDefault="0029614F" w:rsidP="001A62FC">
            <w:pPr>
              <w:pStyle w:val="NoSpacing"/>
              <w:spacing w:line="240" w:lineRule="auto"/>
              <w:rPr>
                <w:i/>
              </w:rPr>
            </w:pPr>
            <w:r>
              <w:rPr>
                <w:i/>
              </w:rPr>
              <w:t xml:space="preserve">Appropriate skips to be incorporated. </w:t>
            </w:r>
          </w:p>
        </w:tc>
        <w:tc>
          <w:tcPr>
            <w:tcW w:w="5323" w:type="dxa"/>
            <w:gridSpan w:val="3"/>
            <w:tcBorders>
              <w:top w:val="single" w:sz="18" w:space="0" w:color="auto"/>
              <w:left w:val="single" w:sz="18" w:space="0" w:color="auto"/>
              <w:bottom w:val="single" w:sz="18" w:space="0" w:color="auto"/>
              <w:right w:val="single" w:sz="18" w:space="0" w:color="auto"/>
            </w:tcBorders>
          </w:tcPr>
          <w:p w14:paraId="6817CBC6" w14:textId="77777777" w:rsidR="00A40F81" w:rsidRPr="008231A9" w:rsidRDefault="00A40F81" w:rsidP="001A62FC">
            <w:pPr>
              <w:pStyle w:val="NoSpacing"/>
              <w:spacing w:line="240" w:lineRule="auto"/>
              <w:rPr>
                <w:i/>
              </w:rPr>
            </w:pPr>
            <w:r w:rsidRPr="008231A9">
              <w:rPr>
                <w:i/>
              </w:rPr>
              <w:t>(integer)</w:t>
            </w:r>
          </w:p>
        </w:tc>
      </w:tr>
      <w:tr w:rsidR="00D66C57" w:rsidRPr="008231A9" w14:paraId="698BAD7E" w14:textId="77777777">
        <w:tc>
          <w:tcPr>
            <w:tcW w:w="354" w:type="dxa"/>
          </w:tcPr>
          <w:p w14:paraId="0F9689CD" w14:textId="77777777" w:rsidR="00D66C57" w:rsidRPr="008231A9" w:rsidRDefault="00D66C57" w:rsidP="001A62FC">
            <w:pPr>
              <w:pStyle w:val="NoSpacing"/>
              <w:spacing w:line="240" w:lineRule="auto"/>
            </w:pPr>
          </w:p>
        </w:tc>
        <w:tc>
          <w:tcPr>
            <w:tcW w:w="5046" w:type="dxa"/>
            <w:tcBorders>
              <w:right w:val="nil"/>
            </w:tcBorders>
          </w:tcPr>
          <w:p w14:paraId="1D31493A" w14:textId="77777777" w:rsidR="00D66C57" w:rsidRPr="00D66C57" w:rsidRDefault="003529CC" w:rsidP="001A62FC">
            <w:pPr>
              <w:pStyle w:val="NoSpacing"/>
              <w:spacing w:line="240" w:lineRule="auto"/>
              <w:rPr>
                <w:rFonts w:eastAsia="Times New Roman" w:cs="Times New Roman"/>
                <w:bCs/>
                <w:color w:val="000000"/>
              </w:rPr>
            </w:pPr>
            <w:r>
              <w:rPr>
                <w:rFonts w:eastAsia="Calibri" w:cs="Times New Roman"/>
              </w:rPr>
              <w:t xml:space="preserve">J4. </w:t>
            </w:r>
            <w:r w:rsidR="00D66C57">
              <w:rPr>
                <w:rFonts w:eastAsia="Calibri" w:cs="Times New Roman"/>
              </w:rPr>
              <w:t>Compared to 3 years ago, do you think the intensity of forest related disputes between members of your community has increased, decreased, or stayed the same?</w:t>
            </w:r>
          </w:p>
        </w:tc>
        <w:tc>
          <w:tcPr>
            <w:tcW w:w="4320" w:type="dxa"/>
            <w:gridSpan w:val="3"/>
            <w:tcBorders>
              <w:left w:val="nil"/>
              <w:right w:val="single" w:sz="18" w:space="0" w:color="auto"/>
            </w:tcBorders>
          </w:tcPr>
          <w:p w14:paraId="06D3020D" w14:textId="77777777" w:rsidR="00D66C57" w:rsidRDefault="00D66C57" w:rsidP="001A62FC">
            <w:pPr>
              <w:pStyle w:val="NoSpacing"/>
              <w:spacing w:line="240" w:lineRule="auto"/>
            </w:pPr>
            <w:r>
              <w:t>1=Increased a lot</w:t>
            </w:r>
          </w:p>
          <w:p w14:paraId="6802673D" w14:textId="77777777" w:rsidR="00D66C57" w:rsidRDefault="00D66C57" w:rsidP="001A62FC">
            <w:pPr>
              <w:pStyle w:val="NoSpacing"/>
              <w:spacing w:line="240" w:lineRule="auto"/>
            </w:pPr>
            <w:r>
              <w:t>2=Increased a little</w:t>
            </w:r>
          </w:p>
          <w:p w14:paraId="3F3F8A0B" w14:textId="77777777" w:rsidR="00D66C57" w:rsidRDefault="00D66C57" w:rsidP="001A62FC">
            <w:pPr>
              <w:pStyle w:val="NoSpacing"/>
              <w:spacing w:line="240" w:lineRule="auto"/>
            </w:pPr>
            <w:r>
              <w:t>3=Remained the same</w:t>
            </w:r>
          </w:p>
          <w:p w14:paraId="039F9DA5" w14:textId="77777777" w:rsidR="00D66C57" w:rsidRDefault="00D66C57" w:rsidP="001A62FC">
            <w:pPr>
              <w:pStyle w:val="NoSpacing"/>
              <w:spacing w:line="240" w:lineRule="auto"/>
            </w:pPr>
            <w:r>
              <w:t>4=Decreased a little</w:t>
            </w:r>
          </w:p>
          <w:p w14:paraId="1D6F67A9" w14:textId="77777777" w:rsidR="00D66C57" w:rsidRDefault="00D66C57" w:rsidP="001A62FC">
            <w:pPr>
              <w:pStyle w:val="NoSpacing"/>
              <w:spacing w:line="240" w:lineRule="auto"/>
            </w:pPr>
            <w:r>
              <w:t>5=Decreased a lot</w:t>
            </w:r>
          </w:p>
          <w:p w14:paraId="55E87205" w14:textId="77777777" w:rsidR="00D66C57" w:rsidRDefault="00D66C57" w:rsidP="001A62FC">
            <w:pPr>
              <w:pStyle w:val="NoSpacing"/>
              <w:spacing w:line="240" w:lineRule="auto"/>
            </w:pPr>
            <w:r>
              <w:t>97=Other, please specify</w:t>
            </w:r>
          </w:p>
          <w:p w14:paraId="516B096D" w14:textId="77777777" w:rsidR="00D66C57" w:rsidRDefault="00D66C57" w:rsidP="001A62FC">
            <w:pPr>
              <w:pStyle w:val="NoSpacing"/>
              <w:spacing w:line="240" w:lineRule="auto"/>
            </w:pPr>
            <w:r>
              <w:t>888=Don’t know</w:t>
            </w:r>
          </w:p>
          <w:p w14:paraId="12556BC0" w14:textId="77777777" w:rsidR="00D66C57" w:rsidRDefault="003F6A74" w:rsidP="001A62FC">
            <w:pPr>
              <w:pStyle w:val="NoSpacing"/>
              <w:spacing w:line="240" w:lineRule="auto"/>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2134D5C" w14:textId="77777777" w:rsidR="00D66C57" w:rsidRPr="008231A9" w:rsidRDefault="00D66C57" w:rsidP="001A62FC">
            <w:pPr>
              <w:pStyle w:val="NoSpacing"/>
              <w:spacing w:line="240" w:lineRule="auto"/>
              <w:rPr>
                <w:i/>
              </w:rPr>
            </w:pPr>
            <w:r w:rsidRPr="008231A9">
              <w:rPr>
                <w:i/>
              </w:rPr>
              <w:t>(code)</w:t>
            </w:r>
          </w:p>
        </w:tc>
      </w:tr>
      <w:tr w:rsidR="001F0595" w:rsidRPr="008231A9" w14:paraId="60DBA578" w14:textId="77777777" w:rsidTr="00A76CFB">
        <w:tc>
          <w:tcPr>
            <w:tcW w:w="354" w:type="dxa"/>
          </w:tcPr>
          <w:p w14:paraId="2E8BAA58" w14:textId="77777777" w:rsidR="001F0595" w:rsidRPr="008231A9" w:rsidRDefault="001F0595" w:rsidP="001A62FC">
            <w:pPr>
              <w:pStyle w:val="NoSpacing"/>
              <w:spacing w:line="240" w:lineRule="auto"/>
            </w:pPr>
          </w:p>
        </w:tc>
        <w:tc>
          <w:tcPr>
            <w:tcW w:w="5123" w:type="dxa"/>
            <w:gridSpan w:val="2"/>
            <w:tcBorders>
              <w:right w:val="single" w:sz="18" w:space="0" w:color="auto"/>
            </w:tcBorders>
          </w:tcPr>
          <w:p w14:paraId="3F12B734" w14:textId="4F48846D" w:rsidR="001F0595" w:rsidRPr="008231A9" w:rsidRDefault="001F0595" w:rsidP="00A76CFB">
            <w:pPr>
              <w:pStyle w:val="NoSpacing"/>
              <w:spacing w:line="240" w:lineRule="auto"/>
            </w:pPr>
            <w:r>
              <w:t xml:space="preserve">J5. </w:t>
            </w:r>
            <w:r w:rsidR="00A76CFB">
              <w:t>How many</w:t>
            </w:r>
            <w:r w:rsidRPr="00D66C57">
              <w:t xml:space="preserve"> of the </w:t>
            </w:r>
            <w:r w:rsidR="002943D0">
              <w:t>dispute</w:t>
            </w:r>
            <w:r w:rsidRPr="00D66C57">
              <w:t>s that occurred in the past 12 months WITHIN your community resulted in violence or the destruction of property?</w:t>
            </w:r>
          </w:p>
        </w:tc>
        <w:tc>
          <w:tcPr>
            <w:tcW w:w="4243" w:type="dxa"/>
            <w:gridSpan w:val="2"/>
            <w:tcBorders>
              <w:top w:val="single" w:sz="18" w:space="0" w:color="auto"/>
              <w:left w:val="single" w:sz="18" w:space="0" w:color="auto"/>
              <w:bottom w:val="single" w:sz="18" w:space="0" w:color="auto"/>
              <w:right w:val="single" w:sz="18" w:space="0" w:color="auto"/>
            </w:tcBorders>
          </w:tcPr>
          <w:p w14:paraId="6769A32F" w14:textId="77777777" w:rsidR="001F0595" w:rsidRDefault="001F0595" w:rsidP="001F0595">
            <w:pPr>
              <w:pStyle w:val="NoSpacing"/>
              <w:spacing w:line="240" w:lineRule="auto"/>
            </w:pPr>
            <w:r>
              <w:t>1=Yes</w:t>
            </w:r>
          </w:p>
          <w:p w14:paraId="339A99E3" w14:textId="77777777" w:rsidR="001F0595" w:rsidRDefault="001F0595" w:rsidP="001F0595">
            <w:pPr>
              <w:pStyle w:val="NoSpacing"/>
              <w:spacing w:line="240" w:lineRule="auto"/>
            </w:pPr>
            <w:r>
              <w:t>2=No</w:t>
            </w:r>
          </w:p>
          <w:p w14:paraId="4A2A23B3" w14:textId="77777777" w:rsidR="001F0595" w:rsidRDefault="001F0595" w:rsidP="001F0595">
            <w:pPr>
              <w:pStyle w:val="NoSpacing"/>
              <w:spacing w:line="240" w:lineRule="auto"/>
            </w:pPr>
            <w:r>
              <w:t>888=Don’t know</w:t>
            </w:r>
          </w:p>
          <w:p w14:paraId="74B1B0B4" w14:textId="443B389C" w:rsidR="001F0595" w:rsidRPr="008231A9" w:rsidRDefault="001F0595" w:rsidP="001F0595">
            <w:pPr>
              <w:pStyle w:val="NoSpacing"/>
              <w:spacing w:line="240" w:lineRule="auto"/>
              <w:rPr>
                <w:i/>
              </w:rPr>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4C0B196F" w14:textId="4EC02519" w:rsidR="001F0595" w:rsidRPr="008231A9" w:rsidRDefault="001F0595" w:rsidP="001F0595">
            <w:pPr>
              <w:pStyle w:val="NoSpacing"/>
              <w:spacing w:line="240" w:lineRule="auto"/>
              <w:rPr>
                <w:i/>
              </w:rPr>
            </w:pPr>
            <w:r w:rsidRPr="008231A9">
              <w:rPr>
                <w:i/>
              </w:rPr>
              <w:t>(</w:t>
            </w:r>
            <w:r>
              <w:rPr>
                <w:i/>
              </w:rPr>
              <w:t>code</w:t>
            </w:r>
            <w:r w:rsidRPr="008231A9">
              <w:rPr>
                <w:i/>
              </w:rPr>
              <w:t>)</w:t>
            </w:r>
          </w:p>
        </w:tc>
      </w:tr>
      <w:tr w:rsidR="00A05C33" w:rsidRPr="008231A9" w14:paraId="2AB47A09" w14:textId="77777777">
        <w:tc>
          <w:tcPr>
            <w:tcW w:w="354" w:type="dxa"/>
          </w:tcPr>
          <w:p w14:paraId="6567C6E1" w14:textId="4DA858C7" w:rsidR="00A05C33" w:rsidRPr="008231A9" w:rsidRDefault="00A05C33" w:rsidP="001A62FC">
            <w:pPr>
              <w:pStyle w:val="NoSpacing"/>
              <w:spacing w:line="240" w:lineRule="auto"/>
            </w:pPr>
          </w:p>
        </w:tc>
        <w:tc>
          <w:tcPr>
            <w:tcW w:w="5046" w:type="dxa"/>
            <w:tcBorders>
              <w:right w:val="nil"/>
            </w:tcBorders>
          </w:tcPr>
          <w:p w14:paraId="5945A138" w14:textId="12C426F2" w:rsidR="00A05C33" w:rsidRDefault="003529CC" w:rsidP="001A62FC">
            <w:pPr>
              <w:pStyle w:val="NoSpacing"/>
              <w:spacing w:line="240" w:lineRule="auto"/>
            </w:pPr>
            <w:r>
              <w:t xml:space="preserve">J6. </w:t>
            </w:r>
            <w:r w:rsidR="00A05C33">
              <w:t xml:space="preserve">In general, when </w:t>
            </w:r>
            <w:r w:rsidR="002943D0">
              <w:t>dispute</w:t>
            </w:r>
            <w:r w:rsidR="00A05C33">
              <w:t xml:space="preserve">s over forest land and resources arise in this village, what person or group of people play the most important role in resolving those disputes? </w:t>
            </w:r>
          </w:p>
        </w:tc>
        <w:tc>
          <w:tcPr>
            <w:tcW w:w="2160" w:type="dxa"/>
            <w:gridSpan w:val="2"/>
            <w:tcBorders>
              <w:left w:val="nil"/>
              <w:right w:val="nil"/>
            </w:tcBorders>
          </w:tcPr>
          <w:p w14:paraId="5F46C85E" w14:textId="77777777" w:rsidR="00A05C33" w:rsidRPr="00D66C57" w:rsidRDefault="00A05C33" w:rsidP="001A62FC">
            <w:pPr>
              <w:pStyle w:val="NoSpacing"/>
              <w:spacing w:line="240" w:lineRule="auto"/>
              <w:rPr>
                <w:rFonts w:cs="Times New Roman"/>
                <w:w w:val="105"/>
                <w:sz w:val="20"/>
              </w:rPr>
            </w:pPr>
            <w:r w:rsidRPr="00D66C57">
              <w:rPr>
                <w:rFonts w:cs="Times New Roman"/>
                <w:w w:val="105"/>
                <w:sz w:val="20"/>
              </w:rPr>
              <w:t>1</w:t>
            </w:r>
            <w:r w:rsidR="00597904">
              <w:rPr>
                <w:rFonts w:cs="Times New Roman"/>
                <w:w w:val="105"/>
                <w:sz w:val="20"/>
              </w:rPr>
              <w:t>=</w:t>
            </w:r>
            <w:r w:rsidRPr="00D66C57">
              <w:rPr>
                <w:rFonts w:cs="Times New Roman"/>
                <w:w w:val="105"/>
                <w:sz w:val="20"/>
              </w:rPr>
              <w:t>Headperson</w:t>
            </w:r>
          </w:p>
          <w:p w14:paraId="3981B4FC" w14:textId="77777777" w:rsidR="00A05C33" w:rsidRPr="00D66C57" w:rsidRDefault="00A05C33" w:rsidP="001A62FC">
            <w:pPr>
              <w:pStyle w:val="NoSpacing"/>
              <w:spacing w:line="240" w:lineRule="auto"/>
              <w:rPr>
                <w:rFonts w:cs="Times New Roman"/>
                <w:w w:val="105"/>
                <w:sz w:val="20"/>
              </w:rPr>
            </w:pPr>
            <w:r w:rsidRPr="00D66C57">
              <w:rPr>
                <w:rFonts w:cs="Times New Roman"/>
                <w:w w:val="105"/>
                <w:sz w:val="20"/>
              </w:rPr>
              <w:t>2</w:t>
            </w:r>
            <w:r w:rsidR="00597904">
              <w:rPr>
                <w:rFonts w:cs="Times New Roman"/>
                <w:w w:val="105"/>
                <w:sz w:val="20"/>
              </w:rPr>
              <w:t>=</w:t>
            </w:r>
            <w:r w:rsidRPr="00D66C57">
              <w:rPr>
                <w:rFonts w:cs="Times New Roman"/>
                <w:w w:val="105"/>
                <w:sz w:val="20"/>
              </w:rPr>
              <w:t>NGO</w:t>
            </w:r>
          </w:p>
          <w:p w14:paraId="40090489" w14:textId="77777777" w:rsidR="00A05C33" w:rsidRPr="00D66C57" w:rsidRDefault="00A05C33" w:rsidP="001A62FC">
            <w:pPr>
              <w:pStyle w:val="NoSpacing"/>
              <w:spacing w:line="240" w:lineRule="auto"/>
              <w:rPr>
                <w:rFonts w:cs="Times New Roman"/>
                <w:w w:val="105"/>
                <w:sz w:val="20"/>
              </w:rPr>
            </w:pPr>
            <w:r w:rsidRPr="00D66C57">
              <w:rPr>
                <w:rFonts w:cs="Times New Roman"/>
                <w:w w:val="105"/>
                <w:sz w:val="20"/>
              </w:rPr>
              <w:t>3</w:t>
            </w:r>
            <w:r w:rsidR="00597904">
              <w:rPr>
                <w:rFonts w:cs="Times New Roman"/>
                <w:w w:val="105"/>
                <w:sz w:val="20"/>
              </w:rPr>
              <w:t>=</w:t>
            </w:r>
            <w:r w:rsidRPr="00D66C57">
              <w:rPr>
                <w:rFonts w:cs="Times New Roman"/>
                <w:w w:val="105"/>
                <w:sz w:val="20"/>
              </w:rPr>
              <w:t>ZAWA</w:t>
            </w:r>
          </w:p>
          <w:p w14:paraId="34FFBF35" w14:textId="77777777" w:rsidR="00A05C33" w:rsidRPr="00D66C57" w:rsidRDefault="00A05C33" w:rsidP="001A62FC">
            <w:pPr>
              <w:pStyle w:val="NoSpacing"/>
              <w:spacing w:line="240" w:lineRule="auto"/>
              <w:rPr>
                <w:rFonts w:cs="Times New Roman"/>
                <w:w w:val="105"/>
                <w:sz w:val="20"/>
              </w:rPr>
            </w:pPr>
            <w:r w:rsidRPr="00D66C57">
              <w:rPr>
                <w:rFonts w:cs="Times New Roman"/>
                <w:w w:val="105"/>
                <w:sz w:val="20"/>
              </w:rPr>
              <w:t>4</w:t>
            </w:r>
            <w:r w:rsidR="00597904">
              <w:rPr>
                <w:rFonts w:cs="Times New Roman"/>
                <w:w w:val="105"/>
                <w:sz w:val="20"/>
              </w:rPr>
              <w:t>=</w:t>
            </w:r>
            <w:r w:rsidRPr="00D66C57">
              <w:rPr>
                <w:rFonts w:cs="Times New Roman"/>
                <w:w w:val="105"/>
                <w:sz w:val="20"/>
              </w:rPr>
              <w:t>Forest service (DFO)</w:t>
            </w:r>
          </w:p>
          <w:p w14:paraId="52571A03" w14:textId="77777777" w:rsidR="00A05C33" w:rsidRPr="00D66C57" w:rsidRDefault="00A05C33" w:rsidP="001A62FC">
            <w:pPr>
              <w:pStyle w:val="NoSpacing"/>
              <w:spacing w:line="240" w:lineRule="auto"/>
              <w:rPr>
                <w:rFonts w:cs="Times New Roman"/>
                <w:w w:val="105"/>
                <w:sz w:val="20"/>
              </w:rPr>
            </w:pPr>
            <w:r w:rsidRPr="00D66C57">
              <w:rPr>
                <w:rFonts w:cs="Times New Roman"/>
                <w:w w:val="105"/>
                <w:sz w:val="20"/>
              </w:rPr>
              <w:t>5</w:t>
            </w:r>
            <w:r w:rsidR="00597904">
              <w:rPr>
                <w:rFonts w:cs="Times New Roman"/>
                <w:w w:val="105"/>
                <w:sz w:val="20"/>
              </w:rPr>
              <w:t>=</w:t>
            </w:r>
            <w:r w:rsidRPr="00D66C57">
              <w:rPr>
                <w:rFonts w:cs="Times New Roman"/>
                <w:w w:val="105"/>
                <w:sz w:val="20"/>
              </w:rPr>
              <w:t>Village committee</w:t>
            </w:r>
          </w:p>
          <w:p w14:paraId="728DC30C" w14:textId="77777777" w:rsidR="00A05C33" w:rsidRPr="00D66C57" w:rsidRDefault="00A05C33" w:rsidP="001A62FC">
            <w:pPr>
              <w:pStyle w:val="NoSpacing"/>
              <w:spacing w:line="240" w:lineRule="auto"/>
              <w:rPr>
                <w:rFonts w:cs="Times New Roman"/>
                <w:w w:val="105"/>
                <w:sz w:val="20"/>
              </w:rPr>
            </w:pPr>
            <w:r w:rsidRPr="00D66C57">
              <w:rPr>
                <w:rFonts w:cs="Times New Roman"/>
                <w:w w:val="105"/>
                <w:sz w:val="20"/>
              </w:rPr>
              <w:t>6</w:t>
            </w:r>
            <w:r w:rsidR="00597904">
              <w:rPr>
                <w:rFonts w:cs="Times New Roman"/>
                <w:w w:val="105"/>
                <w:sz w:val="20"/>
              </w:rPr>
              <w:t>=</w:t>
            </w:r>
            <w:r w:rsidRPr="00D66C57">
              <w:rPr>
                <w:rFonts w:cs="Times New Roman"/>
                <w:w w:val="105"/>
                <w:sz w:val="20"/>
              </w:rPr>
              <w:t>YGL</w:t>
            </w:r>
          </w:p>
          <w:p w14:paraId="43809B05" w14:textId="77777777" w:rsidR="00A05C33" w:rsidRPr="00D66C57" w:rsidRDefault="00A05C33" w:rsidP="001A62FC">
            <w:pPr>
              <w:pStyle w:val="NoSpacing"/>
              <w:spacing w:line="240" w:lineRule="auto"/>
              <w:rPr>
                <w:rFonts w:cs="Times New Roman"/>
                <w:w w:val="105"/>
                <w:sz w:val="20"/>
              </w:rPr>
            </w:pPr>
            <w:r w:rsidRPr="00D66C57">
              <w:rPr>
                <w:rFonts w:cs="Times New Roman"/>
                <w:w w:val="105"/>
                <w:sz w:val="20"/>
              </w:rPr>
              <w:t>7</w:t>
            </w:r>
            <w:r w:rsidR="00597904">
              <w:rPr>
                <w:rFonts w:cs="Times New Roman"/>
                <w:w w:val="105"/>
                <w:sz w:val="20"/>
              </w:rPr>
              <w:t>=</w:t>
            </w:r>
            <w:r w:rsidRPr="00D66C57">
              <w:rPr>
                <w:rFonts w:cs="Times New Roman"/>
                <w:w w:val="105"/>
                <w:sz w:val="20"/>
              </w:rPr>
              <w:t>Chief</w:t>
            </w:r>
          </w:p>
        </w:tc>
        <w:tc>
          <w:tcPr>
            <w:tcW w:w="2160" w:type="dxa"/>
            <w:tcBorders>
              <w:left w:val="nil"/>
              <w:right w:val="single" w:sz="18" w:space="0" w:color="auto"/>
            </w:tcBorders>
          </w:tcPr>
          <w:p w14:paraId="37C7EBCE" w14:textId="77777777" w:rsidR="00A05C33" w:rsidRPr="00D66C57" w:rsidRDefault="00A05C33" w:rsidP="001A62FC">
            <w:pPr>
              <w:pStyle w:val="NoSpacing"/>
              <w:spacing w:line="240" w:lineRule="auto"/>
              <w:rPr>
                <w:rFonts w:cs="Times New Roman"/>
                <w:w w:val="105"/>
                <w:sz w:val="20"/>
              </w:rPr>
            </w:pPr>
            <w:r w:rsidRPr="00D66C57">
              <w:rPr>
                <w:rFonts w:cs="Times New Roman"/>
                <w:w w:val="105"/>
                <w:sz w:val="20"/>
              </w:rPr>
              <w:t>8=Induna</w:t>
            </w:r>
          </w:p>
          <w:p w14:paraId="0BAE0146" w14:textId="77777777" w:rsidR="00A05C33" w:rsidRPr="00D66C57" w:rsidRDefault="00752845" w:rsidP="001A62FC">
            <w:pPr>
              <w:pStyle w:val="NoSpacing"/>
              <w:spacing w:line="240" w:lineRule="auto"/>
              <w:rPr>
                <w:rFonts w:cs="Times New Roman"/>
                <w:w w:val="105"/>
                <w:sz w:val="20"/>
              </w:rPr>
            </w:pPr>
            <w:r>
              <w:rPr>
                <w:rFonts w:cs="Times New Roman"/>
                <w:w w:val="105"/>
                <w:sz w:val="20"/>
              </w:rPr>
              <w:t>9=</w:t>
            </w:r>
            <w:r w:rsidR="00A05C33" w:rsidRPr="00D66C57">
              <w:rPr>
                <w:rFonts w:cs="Times New Roman"/>
                <w:w w:val="105"/>
                <w:sz w:val="20"/>
              </w:rPr>
              <w:t>CRB</w:t>
            </w:r>
          </w:p>
          <w:p w14:paraId="2D73A030" w14:textId="6EDC97A0" w:rsidR="00A05C33" w:rsidRPr="00D66C57" w:rsidRDefault="00A05C33" w:rsidP="001A62FC">
            <w:pPr>
              <w:pStyle w:val="NoSpacing"/>
              <w:spacing w:line="240" w:lineRule="auto"/>
              <w:rPr>
                <w:rFonts w:cs="Times New Roman"/>
                <w:w w:val="105"/>
                <w:sz w:val="20"/>
              </w:rPr>
            </w:pPr>
            <w:r w:rsidRPr="00D66C57">
              <w:rPr>
                <w:rFonts w:cs="Times New Roman"/>
                <w:w w:val="105"/>
                <w:sz w:val="20"/>
              </w:rPr>
              <w:t>10=</w:t>
            </w:r>
            <w:r w:rsidR="00D5776A">
              <w:rPr>
                <w:rFonts w:cs="Times New Roman"/>
                <w:w w:val="105"/>
                <w:sz w:val="20"/>
              </w:rPr>
              <w:t>El</w:t>
            </w:r>
            <w:r w:rsidR="00D160C9">
              <w:rPr>
                <w:rFonts w:cs="Times New Roman"/>
                <w:w w:val="105"/>
                <w:sz w:val="20"/>
              </w:rPr>
              <w:t>ected officials</w:t>
            </w:r>
          </w:p>
          <w:p w14:paraId="47D52F66" w14:textId="77777777" w:rsidR="00A05C33" w:rsidRPr="00D66C57" w:rsidRDefault="00752845" w:rsidP="001A62FC">
            <w:pPr>
              <w:pStyle w:val="NoSpacing"/>
              <w:spacing w:line="240" w:lineRule="auto"/>
              <w:rPr>
                <w:rFonts w:cs="Times New Roman"/>
                <w:w w:val="105"/>
                <w:sz w:val="20"/>
              </w:rPr>
            </w:pPr>
            <w:r>
              <w:rPr>
                <w:rFonts w:cs="Times New Roman"/>
                <w:w w:val="105"/>
                <w:sz w:val="20"/>
              </w:rPr>
              <w:t>97=</w:t>
            </w:r>
            <w:r w:rsidR="00A05C33" w:rsidRPr="00D66C57">
              <w:rPr>
                <w:rFonts w:cs="Times New Roman"/>
                <w:w w:val="105"/>
                <w:sz w:val="20"/>
              </w:rPr>
              <w:t>Other, specify</w:t>
            </w:r>
          </w:p>
          <w:p w14:paraId="58882D5A" w14:textId="77777777" w:rsidR="00A05C33" w:rsidRPr="00D66C57" w:rsidRDefault="00A05C33" w:rsidP="001A62FC">
            <w:pPr>
              <w:pStyle w:val="NoSpacing"/>
              <w:spacing w:line="240" w:lineRule="auto"/>
              <w:rPr>
                <w:rFonts w:cs="Times New Roman"/>
                <w:w w:val="105"/>
                <w:sz w:val="20"/>
              </w:rPr>
            </w:pPr>
            <w:r w:rsidRPr="00D66C57">
              <w:rPr>
                <w:rFonts w:cs="Times New Roman"/>
                <w:w w:val="105"/>
                <w:sz w:val="20"/>
              </w:rPr>
              <w:t>888=Don’t know</w:t>
            </w:r>
          </w:p>
          <w:p w14:paraId="7B40B29A" w14:textId="77777777" w:rsidR="00A05C33" w:rsidRPr="00D66C57" w:rsidRDefault="003F6A74" w:rsidP="001A62FC">
            <w:pPr>
              <w:pStyle w:val="NoSpacing"/>
              <w:spacing w:line="240" w:lineRule="auto"/>
              <w:rPr>
                <w:sz w:val="20"/>
              </w:rPr>
            </w:pPr>
            <w:r>
              <w:rPr>
                <w:rFonts w:cs="Times New Roman"/>
                <w:w w:val="105"/>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C10C723" w14:textId="77777777" w:rsidR="00A05C33" w:rsidRPr="008231A9" w:rsidRDefault="00A05C33" w:rsidP="001A62FC">
            <w:pPr>
              <w:pStyle w:val="NoSpacing"/>
              <w:spacing w:line="240" w:lineRule="auto"/>
              <w:rPr>
                <w:i/>
              </w:rPr>
            </w:pPr>
            <w:r w:rsidRPr="008231A9">
              <w:rPr>
                <w:i/>
              </w:rPr>
              <w:t>(code)</w:t>
            </w:r>
          </w:p>
        </w:tc>
      </w:tr>
      <w:tr w:rsidR="00D66C57" w:rsidRPr="008231A9" w14:paraId="337151E4" w14:textId="77777777">
        <w:tc>
          <w:tcPr>
            <w:tcW w:w="354" w:type="dxa"/>
          </w:tcPr>
          <w:p w14:paraId="68BA6988" w14:textId="77777777" w:rsidR="00D66C57" w:rsidRPr="008231A9" w:rsidRDefault="00D66C57" w:rsidP="001A62FC">
            <w:pPr>
              <w:pStyle w:val="NoSpacing"/>
              <w:spacing w:line="240" w:lineRule="auto"/>
            </w:pPr>
          </w:p>
        </w:tc>
        <w:tc>
          <w:tcPr>
            <w:tcW w:w="5046" w:type="dxa"/>
            <w:tcBorders>
              <w:right w:val="nil"/>
            </w:tcBorders>
          </w:tcPr>
          <w:p w14:paraId="526F846F" w14:textId="25352F4C" w:rsidR="00D66C57" w:rsidRDefault="003529CC" w:rsidP="001A62FC">
            <w:pPr>
              <w:pStyle w:val="NoSpacing"/>
              <w:spacing w:line="240" w:lineRule="auto"/>
            </w:pPr>
            <w:r>
              <w:t xml:space="preserve">J7. </w:t>
            </w:r>
            <w:r w:rsidR="00D66C57">
              <w:t xml:space="preserve">In general, what are the most common kinds of EXTERNAL forest land and resource related </w:t>
            </w:r>
            <w:r w:rsidR="002943D0">
              <w:t>dispute</w:t>
            </w:r>
            <w:r w:rsidR="00D66C57">
              <w:t xml:space="preserve">s that your community faces with other communities? </w:t>
            </w:r>
          </w:p>
          <w:p w14:paraId="1B388419" w14:textId="77777777" w:rsidR="00D66C57" w:rsidRDefault="00D66C57" w:rsidP="001A62FC">
            <w:pPr>
              <w:pStyle w:val="NoSpacing"/>
              <w:spacing w:line="240" w:lineRule="auto"/>
              <w:rPr>
                <w:color w:val="000000"/>
              </w:rPr>
            </w:pPr>
            <w:r>
              <w:t>PROBE AND CODE</w:t>
            </w:r>
          </w:p>
        </w:tc>
        <w:tc>
          <w:tcPr>
            <w:tcW w:w="4320" w:type="dxa"/>
            <w:gridSpan w:val="3"/>
            <w:tcBorders>
              <w:left w:val="nil"/>
              <w:right w:val="single" w:sz="18" w:space="0" w:color="auto"/>
            </w:tcBorders>
          </w:tcPr>
          <w:p w14:paraId="62306A87" w14:textId="14B1BD02" w:rsidR="00D66C57" w:rsidRPr="00D66C57" w:rsidRDefault="00D66C57" w:rsidP="001A62FC">
            <w:pPr>
              <w:pStyle w:val="NoSpacing"/>
              <w:spacing w:line="240" w:lineRule="auto"/>
              <w:rPr>
                <w:rFonts w:cs="Times New Roman"/>
                <w:w w:val="105"/>
                <w:sz w:val="20"/>
              </w:rPr>
            </w:pPr>
            <w:r w:rsidRPr="00D66C57">
              <w:rPr>
                <w:rFonts w:cs="Times New Roman"/>
                <w:w w:val="105"/>
                <w:sz w:val="20"/>
              </w:rPr>
              <w:t>0</w:t>
            </w:r>
            <w:r w:rsidR="00597904">
              <w:rPr>
                <w:rFonts w:cs="Times New Roman"/>
                <w:w w:val="105"/>
                <w:sz w:val="20"/>
              </w:rPr>
              <w:t>=</w:t>
            </w:r>
            <w:r w:rsidRPr="00D66C57">
              <w:rPr>
                <w:rFonts w:cs="Times New Roman"/>
                <w:w w:val="105"/>
                <w:sz w:val="20"/>
              </w:rPr>
              <w:t xml:space="preserve">There are no </w:t>
            </w:r>
            <w:r w:rsidR="002943D0">
              <w:rPr>
                <w:rFonts w:cs="Times New Roman"/>
                <w:w w:val="105"/>
                <w:sz w:val="20"/>
              </w:rPr>
              <w:t>dispute</w:t>
            </w:r>
            <w:r w:rsidRPr="00D66C57">
              <w:rPr>
                <w:rFonts w:cs="Times New Roman"/>
                <w:w w:val="105"/>
                <w:sz w:val="20"/>
              </w:rPr>
              <w:t>s between this village and other villages</w:t>
            </w:r>
          </w:p>
          <w:p w14:paraId="7673A6C4" w14:textId="5909345F" w:rsidR="00D66C57" w:rsidRPr="00D66C57" w:rsidRDefault="00D66C57" w:rsidP="001A62FC">
            <w:pPr>
              <w:pStyle w:val="NoSpacing"/>
              <w:spacing w:line="240" w:lineRule="auto"/>
              <w:rPr>
                <w:rFonts w:cs="Times New Roman"/>
                <w:w w:val="105"/>
                <w:sz w:val="20"/>
              </w:rPr>
            </w:pPr>
            <w:r w:rsidRPr="00D66C57">
              <w:rPr>
                <w:rFonts w:cs="Times New Roman"/>
                <w:w w:val="105"/>
                <w:sz w:val="20"/>
              </w:rPr>
              <w:t>1</w:t>
            </w:r>
            <w:r w:rsidR="00597904">
              <w:rPr>
                <w:rFonts w:cs="Times New Roman"/>
                <w:w w:val="105"/>
                <w:sz w:val="20"/>
              </w:rPr>
              <w:t>=</w:t>
            </w:r>
            <w:r w:rsidRPr="00D66C57">
              <w:rPr>
                <w:rFonts w:cs="Times New Roman"/>
                <w:w w:val="105"/>
                <w:sz w:val="20"/>
              </w:rPr>
              <w:t xml:space="preserve">Boundary </w:t>
            </w:r>
            <w:r w:rsidR="002943D0">
              <w:rPr>
                <w:rFonts w:cs="Times New Roman"/>
                <w:w w:val="105"/>
                <w:sz w:val="20"/>
              </w:rPr>
              <w:t>dispute</w:t>
            </w:r>
            <w:r w:rsidRPr="00D66C57">
              <w:rPr>
                <w:rFonts w:cs="Times New Roman"/>
                <w:w w:val="105"/>
                <w:sz w:val="20"/>
              </w:rPr>
              <w:t>s</w:t>
            </w:r>
          </w:p>
          <w:p w14:paraId="4DD1925B" w14:textId="77777777" w:rsidR="00D66C57" w:rsidRPr="00D66C57" w:rsidRDefault="00D66C57" w:rsidP="001A62FC">
            <w:pPr>
              <w:pStyle w:val="NoSpacing"/>
              <w:spacing w:line="240" w:lineRule="auto"/>
              <w:rPr>
                <w:rFonts w:cs="Times New Roman"/>
                <w:w w:val="105"/>
                <w:sz w:val="20"/>
              </w:rPr>
            </w:pPr>
            <w:r w:rsidRPr="00D66C57">
              <w:rPr>
                <w:rFonts w:cs="Times New Roman"/>
                <w:w w:val="105"/>
                <w:sz w:val="20"/>
              </w:rPr>
              <w:t>2</w:t>
            </w:r>
            <w:r w:rsidR="00597904">
              <w:rPr>
                <w:rFonts w:cs="Times New Roman"/>
                <w:w w:val="105"/>
                <w:sz w:val="20"/>
              </w:rPr>
              <w:t>=</w:t>
            </w:r>
            <w:r w:rsidRPr="00D66C57">
              <w:rPr>
                <w:rFonts w:cs="Times New Roman"/>
                <w:w w:val="105"/>
                <w:sz w:val="20"/>
              </w:rPr>
              <w:t>Which NTFPs can and cannot be harvested from forests</w:t>
            </w:r>
          </w:p>
          <w:p w14:paraId="7BE88F49" w14:textId="77777777" w:rsidR="00D66C57" w:rsidRPr="00D66C57" w:rsidRDefault="00D66C57" w:rsidP="001A62FC">
            <w:pPr>
              <w:pStyle w:val="NoSpacing"/>
              <w:spacing w:line="240" w:lineRule="auto"/>
              <w:rPr>
                <w:rFonts w:cs="Times New Roman"/>
                <w:w w:val="105"/>
                <w:sz w:val="20"/>
              </w:rPr>
            </w:pPr>
            <w:r w:rsidRPr="00D66C57">
              <w:rPr>
                <w:rFonts w:cs="Times New Roman"/>
                <w:w w:val="105"/>
                <w:sz w:val="20"/>
              </w:rPr>
              <w:t>3</w:t>
            </w:r>
            <w:r w:rsidR="00597904">
              <w:rPr>
                <w:rFonts w:cs="Times New Roman"/>
                <w:w w:val="105"/>
                <w:sz w:val="20"/>
              </w:rPr>
              <w:t>=</w:t>
            </w:r>
            <w:r w:rsidRPr="00D66C57">
              <w:rPr>
                <w:rFonts w:cs="Times New Roman"/>
                <w:w w:val="105"/>
                <w:sz w:val="20"/>
              </w:rPr>
              <w:t>Grazing of livestock in forests</w:t>
            </w:r>
          </w:p>
          <w:p w14:paraId="23CDE8BE" w14:textId="77777777" w:rsidR="00D66C57" w:rsidRPr="00D66C57" w:rsidRDefault="00D66C57" w:rsidP="001A62FC">
            <w:pPr>
              <w:pStyle w:val="NoSpacing"/>
              <w:spacing w:line="240" w:lineRule="auto"/>
              <w:rPr>
                <w:rFonts w:cs="Times New Roman"/>
                <w:w w:val="105"/>
                <w:sz w:val="20"/>
              </w:rPr>
            </w:pPr>
            <w:r w:rsidRPr="00D66C57">
              <w:rPr>
                <w:rFonts w:cs="Times New Roman"/>
                <w:w w:val="105"/>
                <w:sz w:val="20"/>
              </w:rPr>
              <w:t>4</w:t>
            </w:r>
            <w:r w:rsidR="00597904">
              <w:rPr>
                <w:rFonts w:cs="Times New Roman"/>
                <w:w w:val="105"/>
                <w:sz w:val="20"/>
              </w:rPr>
              <w:t>=</w:t>
            </w:r>
            <w:r w:rsidRPr="00D66C57">
              <w:rPr>
                <w:rFonts w:cs="Times New Roman"/>
                <w:w w:val="105"/>
                <w:sz w:val="20"/>
              </w:rPr>
              <w:t>Cutting trees in forests</w:t>
            </w:r>
          </w:p>
          <w:p w14:paraId="2D66995E" w14:textId="77777777" w:rsidR="00D66C57" w:rsidRPr="00D66C57" w:rsidRDefault="00D66C57" w:rsidP="001A62FC">
            <w:pPr>
              <w:pStyle w:val="NoSpacing"/>
              <w:spacing w:line="240" w:lineRule="auto"/>
              <w:rPr>
                <w:rFonts w:cs="Times New Roman"/>
                <w:w w:val="105"/>
                <w:sz w:val="20"/>
              </w:rPr>
            </w:pPr>
            <w:r w:rsidRPr="00D66C57">
              <w:rPr>
                <w:rFonts w:cs="Times New Roman"/>
                <w:w w:val="105"/>
                <w:sz w:val="20"/>
              </w:rPr>
              <w:t>5=Ownership over trees in forests</w:t>
            </w:r>
          </w:p>
          <w:p w14:paraId="5416648B" w14:textId="77777777" w:rsidR="00D66C57" w:rsidRPr="00D66C57" w:rsidRDefault="00D66C57" w:rsidP="001A62FC">
            <w:pPr>
              <w:pStyle w:val="NoSpacing"/>
              <w:spacing w:line="240" w:lineRule="auto"/>
              <w:rPr>
                <w:rFonts w:cs="Times New Roman"/>
                <w:w w:val="105"/>
                <w:sz w:val="20"/>
              </w:rPr>
            </w:pPr>
            <w:r w:rsidRPr="00D66C57">
              <w:rPr>
                <w:rFonts w:cs="Times New Roman"/>
                <w:w w:val="105"/>
                <w:sz w:val="20"/>
              </w:rPr>
              <w:t>6</w:t>
            </w:r>
            <w:r w:rsidR="00597904">
              <w:rPr>
                <w:rFonts w:cs="Times New Roman"/>
                <w:w w:val="105"/>
                <w:sz w:val="20"/>
              </w:rPr>
              <w:t>=</w:t>
            </w:r>
            <w:r w:rsidRPr="00D66C57">
              <w:rPr>
                <w:rFonts w:cs="Times New Roman"/>
                <w:w w:val="105"/>
                <w:sz w:val="20"/>
              </w:rPr>
              <w:t>Fires or burning in the forest</w:t>
            </w:r>
          </w:p>
          <w:p w14:paraId="7A1C0794" w14:textId="77777777" w:rsidR="00D66C57" w:rsidRPr="00D66C57" w:rsidRDefault="00D66C57" w:rsidP="001A62FC">
            <w:pPr>
              <w:pStyle w:val="NoSpacing"/>
              <w:spacing w:line="240" w:lineRule="auto"/>
              <w:rPr>
                <w:rFonts w:cs="Times New Roman"/>
                <w:w w:val="105"/>
                <w:sz w:val="20"/>
              </w:rPr>
            </w:pPr>
            <w:r w:rsidRPr="00D66C57">
              <w:rPr>
                <w:rFonts w:cs="Times New Roman"/>
                <w:w w:val="105"/>
                <w:sz w:val="20"/>
              </w:rPr>
              <w:t>7</w:t>
            </w:r>
            <w:r w:rsidR="00597904">
              <w:rPr>
                <w:rFonts w:cs="Times New Roman"/>
                <w:w w:val="105"/>
                <w:sz w:val="20"/>
              </w:rPr>
              <w:t>=</w:t>
            </w:r>
            <w:r w:rsidRPr="00D66C57">
              <w:rPr>
                <w:rFonts w:cs="Times New Roman"/>
                <w:w w:val="105"/>
                <w:sz w:val="20"/>
              </w:rPr>
              <w:t>Hunting or fishing</w:t>
            </w:r>
          </w:p>
          <w:p w14:paraId="205BA5DD" w14:textId="77777777" w:rsidR="00D66C57" w:rsidRPr="00D66C57" w:rsidRDefault="00D66C57" w:rsidP="001A62FC">
            <w:pPr>
              <w:pStyle w:val="NoSpacing"/>
              <w:spacing w:line="240" w:lineRule="auto"/>
              <w:rPr>
                <w:sz w:val="20"/>
              </w:rPr>
            </w:pPr>
            <w:r w:rsidRPr="00D66C57">
              <w:rPr>
                <w:sz w:val="20"/>
              </w:rPr>
              <w:t>97=Other, please specify</w:t>
            </w:r>
          </w:p>
          <w:p w14:paraId="76F6D4BE" w14:textId="77777777" w:rsidR="00D66C57" w:rsidRPr="00D66C57" w:rsidRDefault="00D66C57" w:rsidP="001A62FC">
            <w:pPr>
              <w:pStyle w:val="NoSpacing"/>
              <w:spacing w:line="240" w:lineRule="auto"/>
              <w:rPr>
                <w:sz w:val="20"/>
              </w:rPr>
            </w:pPr>
            <w:r w:rsidRPr="00D66C57">
              <w:rPr>
                <w:sz w:val="20"/>
              </w:rPr>
              <w:t>888=Don’t know</w:t>
            </w:r>
          </w:p>
          <w:p w14:paraId="764C6578" w14:textId="77777777" w:rsidR="00D66C57" w:rsidRPr="00D66C57" w:rsidRDefault="003F6A74" w:rsidP="001A62FC">
            <w:pPr>
              <w:pStyle w:val="NoSpacing"/>
              <w:spacing w:line="240" w:lineRule="auto"/>
              <w:rPr>
                <w:sz w:val="20"/>
              </w:rPr>
            </w:pPr>
            <w:r>
              <w:rPr>
                <w:sz w:val="20"/>
              </w:rPr>
              <w:lastRenderedPageBreak/>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6BDDB4E3" w14:textId="77777777" w:rsidR="00D66C57" w:rsidRPr="008231A9" w:rsidRDefault="00D66C57" w:rsidP="001A62FC">
            <w:pPr>
              <w:pStyle w:val="NoSpacing"/>
              <w:spacing w:line="240" w:lineRule="auto"/>
              <w:rPr>
                <w:i/>
              </w:rPr>
            </w:pPr>
          </w:p>
        </w:tc>
      </w:tr>
      <w:tr w:rsidR="00D66C57" w:rsidRPr="008231A9" w14:paraId="51755191" w14:textId="77777777">
        <w:tc>
          <w:tcPr>
            <w:tcW w:w="354" w:type="dxa"/>
          </w:tcPr>
          <w:p w14:paraId="1D5F612F" w14:textId="77777777" w:rsidR="00D66C57" w:rsidRPr="008231A9" w:rsidRDefault="00D66C57" w:rsidP="001A62FC">
            <w:pPr>
              <w:pStyle w:val="NoSpacing"/>
              <w:spacing w:line="240" w:lineRule="auto"/>
            </w:pPr>
          </w:p>
        </w:tc>
        <w:tc>
          <w:tcPr>
            <w:tcW w:w="5046" w:type="dxa"/>
            <w:tcBorders>
              <w:right w:val="nil"/>
            </w:tcBorders>
          </w:tcPr>
          <w:p w14:paraId="6F201B3E" w14:textId="7901354C" w:rsidR="00D66C57" w:rsidRDefault="004574CB" w:rsidP="001A62FC">
            <w:pPr>
              <w:pStyle w:val="NoSpacing"/>
              <w:spacing w:line="240" w:lineRule="auto"/>
            </w:pPr>
            <w:r>
              <w:t xml:space="preserve">J8. </w:t>
            </w:r>
            <w:r w:rsidR="00D66C57">
              <w:t xml:space="preserve">Compared to 3 years ago, do you think the number of EXTERNAL forest land and resource related </w:t>
            </w:r>
            <w:r w:rsidR="002943D0">
              <w:t>dispute</w:t>
            </w:r>
            <w:r w:rsidR="00D66C57">
              <w:t xml:space="preserve">s that your community faces with other communities? </w:t>
            </w:r>
            <w:proofErr w:type="gramStart"/>
            <w:r w:rsidR="00D66C57">
              <w:t>has</w:t>
            </w:r>
            <w:proofErr w:type="gramEnd"/>
            <w:r w:rsidR="00D66C57">
              <w:t xml:space="preserve"> increased, decreased, or stayed the same?</w:t>
            </w:r>
          </w:p>
        </w:tc>
        <w:tc>
          <w:tcPr>
            <w:tcW w:w="4320" w:type="dxa"/>
            <w:gridSpan w:val="3"/>
            <w:tcBorders>
              <w:left w:val="nil"/>
              <w:right w:val="single" w:sz="18" w:space="0" w:color="auto"/>
            </w:tcBorders>
          </w:tcPr>
          <w:p w14:paraId="3DC20B31" w14:textId="77777777" w:rsidR="00D66C57" w:rsidRDefault="00D66C57" w:rsidP="001A62FC">
            <w:pPr>
              <w:pStyle w:val="NoSpacing"/>
              <w:spacing w:line="240" w:lineRule="auto"/>
            </w:pPr>
            <w:r>
              <w:t>1=Increased a lot</w:t>
            </w:r>
          </w:p>
          <w:p w14:paraId="58341F68" w14:textId="77777777" w:rsidR="00D66C57" w:rsidRDefault="00D66C57" w:rsidP="001A62FC">
            <w:pPr>
              <w:pStyle w:val="NoSpacing"/>
              <w:spacing w:line="240" w:lineRule="auto"/>
            </w:pPr>
            <w:r>
              <w:t>2=Increased a little</w:t>
            </w:r>
          </w:p>
          <w:p w14:paraId="62A5B2FE" w14:textId="77777777" w:rsidR="00D66C57" w:rsidRDefault="00D66C57" w:rsidP="001A62FC">
            <w:pPr>
              <w:pStyle w:val="NoSpacing"/>
              <w:spacing w:line="240" w:lineRule="auto"/>
            </w:pPr>
            <w:r>
              <w:t>3=Remained the same</w:t>
            </w:r>
          </w:p>
          <w:p w14:paraId="09D0AECA" w14:textId="77777777" w:rsidR="00D66C57" w:rsidRDefault="00D66C57" w:rsidP="001A62FC">
            <w:pPr>
              <w:pStyle w:val="NoSpacing"/>
              <w:spacing w:line="240" w:lineRule="auto"/>
            </w:pPr>
            <w:r>
              <w:t>4=Decreased a little</w:t>
            </w:r>
          </w:p>
          <w:p w14:paraId="25CE402B" w14:textId="77777777" w:rsidR="00D66C57" w:rsidRDefault="00D66C57" w:rsidP="001A62FC">
            <w:pPr>
              <w:pStyle w:val="NoSpacing"/>
              <w:spacing w:line="240" w:lineRule="auto"/>
            </w:pPr>
            <w:r>
              <w:t>5=Decreased a lot</w:t>
            </w:r>
          </w:p>
          <w:p w14:paraId="748081B7" w14:textId="77777777" w:rsidR="00D66C57" w:rsidRDefault="00D66C57" w:rsidP="001A62FC">
            <w:pPr>
              <w:pStyle w:val="NoSpacing"/>
              <w:spacing w:line="240" w:lineRule="auto"/>
            </w:pPr>
            <w:r>
              <w:t>97=Other, please specify</w:t>
            </w:r>
          </w:p>
          <w:p w14:paraId="00FD505B" w14:textId="77777777" w:rsidR="00D66C57" w:rsidRDefault="00D66C57" w:rsidP="001A62FC">
            <w:pPr>
              <w:pStyle w:val="NoSpacing"/>
              <w:spacing w:line="240" w:lineRule="auto"/>
            </w:pPr>
            <w:r>
              <w:t>888=Don’t know</w:t>
            </w:r>
          </w:p>
          <w:p w14:paraId="110064BD" w14:textId="77777777" w:rsidR="00D66C57" w:rsidRDefault="003F6A74" w:rsidP="001A62FC">
            <w:pPr>
              <w:pStyle w:val="NoSpacing"/>
              <w:spacing w:line="240" w:lineRule="auto"/>
              <w:rPr>
                <w:rFonts w:cs="Times New Roman"/>
                <w:w w:val="105"/>
              </w:rPr>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7256A8C" w14:textId="77777777" w:rsidR="00D66C57" w:rsidRPr="008231A9" w:rsidRDefault="00D66C57" w:rsidP="001A62FC">
            <w:pPr>
              <w:pStyle w:val="NoSpacing"/>
              <w:spacing w:line="240" w:lineRule="auto"/>
              <w:rPr>
                <w:i/>
              </w:rPr>
            </w:pPr>
          </w:p>
        </w:tc>
      </w:tr>
      <w:tr w:rsidR="00A05C33" w:rsidRPr="008231A9" w14:paraId="4A7EA329" w14:textId="77777777" w:rsidTr="00A76CFB">
        <w:tc>
          <w:tcPr>
            <w:tcW w:w="354" w:type="dxa"/>
          </w:tcPr>
          <w:p w14:paraId="1CC6FB99" w14:textId="77777777" w:rsidR="00A05C33" w:rsidRPr="008231A9" w:rsidRDefault="00A05C33" w:rsidP="001A62FC">
            <w:pPr>
              <w:pStyle w:val="NoSpacing"/>
              <w:spacing w:line="240" w:lineRule="auto"/>
            </w:pPr>
          </w:p>
        </w:tc>
        <w:tc>
          <w:tcPr>
            <w:tcW w:w="5123" w:type="dxa"/>
            <w:gridSpan w:val="2"/>
            <w:tcBorders>
              <w:right w:val="single" w:sz="18" w:space="0" w:color="auto"/>
            </w:tcBorders>
          </w:tcPr>
          <w:p w14:paraId="18AEE0D8" w14:textId="02FE6F0A" w:rsidR="00A05C33" w:rsidRDefault="004574CB" w:rsidP="001A62FC">
            <w:pPr>
              <w:pStyle w:val="NoSpacing"/>
              <w:spacing w:line="240" w:lineRule="auto"/>
            </w:pPr>
            <w:r>
              <w:t xml:space="preserve">J9. </w:t>
            </w:r>
            <w:r w:rsidR="00A05C33">
              <w:t xml:space="preserve">In the past 12 months, about how many total </w:t>
            </w:r>
            <w:r w:rsidR="002943D0">
              <w:t>dispute</w:t>
            </w:r>
            <w:r w:rsidR="00A05C33">
              <w:t xml:space="preserve">s occurred between your community and other communities?  </w:t>
            </w:r>
          </w:p>
        </w:tc>
        <w:tc>
          <w:tcPr>
            <w:tcW w:w="5323" w:type="dxa"/>
            <w:gridSpan w:val="3"/>
            <w:tcBorders>
              <w:top w:val="single" w:sz="18" w:space="0" w:color="auto"/>
              <w:left w:val="single" w:sz="18" w:space="0" w:color="auto"/>
              <w:bottom w:val="single" w:sz="18" w:space="0" w:color="auto"/>
              <w:right w:val="single" w:sz="18" w:space="0" w:color="auto"/>
            </w:tcBorders>
          </w:tcPr>
          <w:p w14:paraId="07F48428" w14:textId="77777777" w:rsidR="00A05C33" w:rsidRPr="008231A9" w:rsidRDefault="00A05C33" w:rsidP="001A62FC">
            <w:pPr>
              <w:pStyle w:val="NoSpacing"/>
              <w:spacing w:line="240" w:lineRule="auto"/>
              <w:rPr>
                <w:i/>
              </w:rPr>
            </w:pPr>
            <w:r w:rsidRPr="008231A9">
              <w:rPr>
                <w:i/>
              </w:rPr>
              <w:t>(integer)</w:t>
            </w:r>
          </w:p>
        </w:tc>
      </w:tr>
      <w:tr w:rsidR="00A05C33" w:rsidRPr="008231A9" w14:paraId="2B3AADF7" w14:textId="77777777">
        <w:tc>
          <w:tcPr>
            <w:tcW w:w="354" w:type="dxa"/>
          </w:tcPr>
          <w:p w14:paraId="7746314F" w14:textId="77777777" w:rsidR="00A05C33" w:rsidRPr="008231A9" w:rsidRDefault="00A05C33" w:rsidP="001A62FC">
            <w:pPr>
              <w:pStyle w:val="NoSpacing"/>
              <w:spacing w:line="240" w:lineRule="auto"/>
            </w:pPr>
          </w:p>
        </w:tc>
        <w:tc>
          <w:tcPr>
            <w:tcW w:w="5046" w:type="dxa"/>
            <w:tcBorders>
              <w:right w:val="nil"/>
            </w:tcBorders>
          </w:tcPr>
          <w:p w14:paraId="5ADEA699" w14:textId="77777777" w:rsidR="00A05C33" w:rsidRPr="00A05C33" w:rsidRDefault="004574CB" w:rsidP="001A62FC">
            <w:pPr>
              <w:pStyle w:val="NoSpacing"/>
              <w:spacing w:line="240" w:lineRule="auto"/>
            </w:pPr>
            <w:r>
              <w:t xml:space="preserve">J10. </w:t>
            </w:r>
            <w:r w:rsidR="00A05C33" w:rsidRPr="00A05C33">
              <w:t>Compared to 3 years ago, do you think the intensity of forest related disputes between your community and other communities has increased, decreased, or stayed the same?</w:t>
            </w:r>
          </w:p>
          <w:p w14:paraId="2AAA2203" w14:textId="77777777" w:rsidR="00A05C33" w:rsidRPr="00A05C33" w:rsidRDefault="00A05C33" w:rsidP="001A62FC">
            <w:pPr>
              <w:pStyle w:val="NoSpacing"/>
              <w:spacing w:line="240" w:lineRule="auto"/>
            </w:pPr>
          </w:p>
        </w:tc>
        <w:tc>
          <w:tcPr>
            <w:tcW w:w="4320" w:type="dxa"/>
            <w:gridSpan w:val="3"/>
            <w:tcBorders>
              <w:left w:val="nil"/>
              <w:right w:val="single" w:sz="18" w:space="0" w:color="auto"/>
            </w:tcBorders>
          </w:tcPr>
          <w:p w14:paraId="5BE78C2E" w14:textId="77777777" w:rsidR="00A05C33" w:rsidRDefault="00A05C33" w:rsidP="001A62FC">
            <w:pPr>
              <w:pStyle w:val="NoSpacing"/>
              <w:spacing w:line="240" w:lineRule="auto"/>
            </w:pPr>
            <w:r>
              <w:t>1=Increased a lot</w:t>
            </w:r>
          </w:p>
          <w:p w14:paraId="5CF9984D" w14:textId="77777777" w:rsidR="00A05C33" w:rsidRDefault="00A05C33" w:rsidP="001A62FC">
            <w:pPr>
              <w:pStyle w:val="NoSpacing"/>
              <w:spacing w:line="240" w:lineRule="auto"/>
            </w:pPr>
            <w:r>
              <w:t>2=Increased a little</w:t>
            </w:r>
          </w:p>
          <w:p w14:paraId="6E54A8C6" w14:textId="77777777" w:rsidR="00A05C33" w:rsidRDefault="00A05C33" w:rsidP="001A62FC">
            <w:pPr>
              <w:pStyle w:val="NoSpacing"/>
              <w:spacing w:line="240" w:lineRule="auto"/>
            </w:pPr>
            <w:r>
              <w:t>3=Remained the same</w:t>
            </w:r>
          </w:p>
          <w:p w14:paraId="40DB95DC" w14:textId="77777777" w:rsidR="00A05C33" w:rsidRDefault="00A05C33" w:rsidP="001A62FC">
            <w:pPr>
              <w:pStyle w:val="NoSpacing"/>
              <w:spacing w:line="240" w:lineRule="auto"/>
            </w:pPr>
            <w:r>
              <w:t>4=Decreased a little</w:t>
            </w:r>
          </w:p>
          <w:p w14:paraId="43110259" w14:textId="77777777" w:rsidR="00A05C33" w:rsidRDefault="00A05C33" w:rsidP="001A62FC">
            <w:pPr>
              <w:pStyle w:val="NoSpacing"/>
              <w:spacing w:line="240" w:lineRule="auto"/>
            </w:pPr>
            <w:r>
              <w:t>5=Decreased a lot</w:t>
            </w:r>
          </w:p>
          <w:p w14:paraId="7E93D99C" w14:textId="77777777" w:rsidR="00A05C33" w:rsidRDefault="00A05C33" w:rsidP="001A62FC">
            <w:pPr>
              <w:pStyle w:val="NoSpacing"/>
              <w:spacing w:line="240" w:lineRule="auto"/>
            </w:pPr>
            <w:r>
              <w:t>97=Other, please specify</w:t>
            </w:r>
          </w:p>
          <w:p w14:paraId="0910283E" w14:textId="77777777" w:rsidR="00A05C33" w:rsidRDefault="00A05C33" w:rsidP="001A62FC">
            <w:pPr>
              <w:pStyle w:val="NoSpacing"/>
              <w:spacing w:line="240" w:lineRule="auto"/>
            </w:pPr>
            <w:r>
              <w:t>888=Don’t know</w:t>
            </w:r>
          </w:p>
          <w:p w14:paraId="4BE47BA9" w14:textId="77777777" w:rsidR="00A05C33" w:rsidRDefault="003F6A74" w:rsidP="001A62FC">
            <w:pPr>
              <w:pStyle w:val="NoSpacing"/>
              <w:spacing w:line="240" w:lineRule="auto"/>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1768D186" w14:textId="77777777" w:rsidR="00A05C33" w:rsidRPr="008231A9" w:rsidRDefault="00A05C33" w:rsidP="001A62FC">
            <w:pPr>
              <w:pStyle w:val="NoSpacing"/>
              <w:spacing w:line="240" w:lineRule="auto"/>
              <w:rPr>
                <w:i/>
              </w:rPr>
            </w:pPr>
            <w:r w:rsidRPr="008231A9">
              <w:rPr>
                <w:i/>
              </w:rPr>
              <w:t>(code)</w:t>
            </w:r>
          </w:p>
        </w:tc>
      </w:tr>
      <w:tr w:rsidR="00D66C57" w:rsidRPr="008231A9" w14:paraId="06D488EF" w14:textId="77777777" w:rsidTr="00A76CFB">
        <w:tc>
          <w:tcPr>
            <w:tcW w:w="354" w:type="dxa"/>
          </w:tcPr>
          <w:p w14:paraId="05309D9F" w14:textId="77777777" w:rsidR="00D66C57" w:rsidRPr="008231A9" w:rsidRDefault="00D66C57" w:rsidP="001A62FC">
            <w:pPr>
              <w:pStyle w:val="NoSpacing"/>
              <w:spacing w:line="240" w:lineRule="auto"/>
            </w:pPr>
          </w:p>
        </w:tc>
        <w:tc>
          <w:tcPr>
            <w:tcW w:w="5123" w:type="dxa"/>
            <w:gridSpan w:val="2"/>
            <w:tcBorders>
              <w:right w:val="single" w:sz="18" w:space="0" w:color="auto"/>
            </w:tcBorders>
          </w:tcPr>
          <w:p w14:paraId="351B9BC7" w14:textId="0E72471E" w:rsidR="00D66C57" w:rsidRPr="00A05C33" w:rsidRDefault="00113B00" w:rsidP="001A62FC">
            <w:pPr>
              <w:pStyle w:val="NoSpacing"/>
              <w:spacing w:line="240" w:lineRule="auto"/>
            </w:pPr>
            <w:r>
              <w:t xml:space="preserve">J11. </w:t>
            </w:r>
            <w:r w:rsidR="00A05C33" w:rsidRPr="00A05C33">
              <w:t xml:space="preserve">How many of the </w:t>
            </w:r>
            <w:r w:rsidR="002943D0">
              <w:t>dispute</w:t>
            </w:r>
            <w:r w:rsidR="00A05C33" w:rsidRPr="00A05C33">
              <w:t>s that occurred in the past 12 months between your community and other communities resulted in violence or the destruction of property?</w:t>
            </w:r>
          </w:p>
        </w:tc>
        <w:tc>
          <w:tcPr>
            <w:tcW w:w="5323" w:type="dxa"/>
            <w:gridSpan w:val="3"/>
            <w:tcBorders>
              <w:top w:val="single" w:sz="18" w:space="0" w:color="auto"/>
              <w:left w:val="single" w:sz="18" w:space="0" w:color="auto"/>
              <w:bottom w:val="single" w:sz="18" w:space="0" w:color="auto"/>
              <w:right w:val="single" w:sz="18" w:space="0" w:color="auto"/>
            </w:tcBorders>
          </w:tcPr>
          <w:p w14:paraId="7F33F1EA" w14:textId="77777777" w:rsidR="00D66C57" w:rsidRPr="008231A9" w:rsidRDefault="00D66C57" w:rsidP="001A62FC">
            <w:pPr>
              <w:pStyle w:val="NoSpacing"/>
              <w:spacing w:line="240" w:lineRule="auto"/>
              <w:rPr>
                <w:i/>
              </w:rPr>
            </w:pPr>
            <w:r w:rsidRPr="008231A9">
              <w:rPr>
                <w:i/>
              </w:rPr>
              <w:t>(integer)</w:t>
            </w:r>
          </w:p>
        </w:tc>
      </w:tr>
      <w:tr w:rsidR="00A05C33" w:rsidRPr="008231A9" w14:paraId="4011640D" w14:textId="77777777">
        <w:tc>
          <w:tcPr>
            <w:tcW w:w="354" w:type="dxa"/>
          </w:tcPr>
          <w:p w14:paraId="2295F418" w14:textId="77777777" w:rsidR="00A05C33" w:rsidRPr="008231A9" w:rsidRDefault="00A05C33" w:rsidP="001A62FC">
            <w:pPr>
              <w:pStyle w:val="NoSpacing"/>
              <w:spacing w:line="240" w:lineRule="auto"/>
            </w:pPr>
          </w:p>
        </w:tc>
        <w:tc>
          <w:tcPr>
            <w:tcW w:w="5046" w:type="dxa"/>
            <w:tcBorders>
              <w:right w:val="nil"/>
            </w:tcBorders>
          </w:tcPr>
          <w:p w14:paraId="6DC20A31" w14:textId="2B083346" w:rsidR="00A05C33" w:rsidRPr="00A05C33" w:rsidRDefault="00113B00" w:rsidP="001A62FC">
            <w:pPr>
              <w:pStyle w:val="NoSpacing"/>
              <w:spacing w:line="240" w:lineRule="auto"/>
            </w:pPr>
            <w:r>
              <w:t xml:space="preserve">J12. </w:t>
            </w:r>
            <w:r w:rsidR="00A05C33" w:rsidRPr="00A05C33">
              <w:t xml:space="preserve">In general, when </w:t>
            </w:r>
            <w:r w:rsidR="002943D0">
              <w:t>dispute</w:t>
            </w:r>
            <w:r w:rsidR="00A05C33" w:rsidRPr="00A05C33">
              <w:t xml:space="preserve">s over forest land and resources arise between this village and other villages, what person or group of people play the most important role in resolving those disputes? </w:t>
            </w:r>
          </w:p>
        </w:tc>
        <w:tc>
          <w:tcPr>
            <w:tcW w:w="2160" w:type="dxa"/>
            <w:gridSpan w:val="2"/>
            <w:tcBorders>
              <w:left w:val="nil"/>
              <w:right w:val="nil"/>
            </w:tcBorders>
          </w:tcPr>
          <w:p w14:paraId="480DF2F6" w14:textId="77777777" w:rsidR="00A05C33" w:rsidRPr="00D66C57" w:rsidRDefault="00A05C33" w:rsidP="001A62FC">
            <w:pPr>
              <w:pStyle w:val="NoSpacing"/>
              <w:spacing w:line="240" w:lineRule="auto"/>
              <w:rPr>
                <w:rFonts w:cs="Times New Roman"/>
                <w:w w:val="105"/>
                <w:sz w:val="20"/>
              </w:rPr>
            </w:pPr>
            <w:r w:rsidRPr="00D66C57">
              <w:rPr>
                <w:rFonts w:cs="Times New Roman"/>
                <w:w w:val="105"/>
                <w:sz w:val="20"/>
              </w:rPr>
              <w:t>1</w:t>
            </w:r>
            <w:r w:rsidR="00597904">
              <w:rPr>
                <w:rFonts w:cs="Times New Roman"/>
                <w:w w:val="105"/>
                <w:sz w:val="20"/>
              </w:rPr>
              <w:t>=</w:t>
            </w:r>
            <w:r w:rsidRPr="00D66C57">
              <w:rPr>
                <w:rFonts w:cs="Times New Roman"/>
                <w:w w:val="105"/>
                <w:sz w:val="20"/>
              </w:rPr>
              <w:t>Headperson</w:t>
            </w:r>
          </w:p>
          <w:p w14:paraId="5A2E9644" w14:textId="77777777" w:rsidR="00A05C33" w:rsidRPr="00D66C57" w:rsidRDefault="00A05C33" w:rsidP="001A62FC">
            <w:pPr>
              <w:pStyle w:val="NoSpacing"/>
              <w:spacing w:line="240" w:lineRule="auto"/>
              <w:rPr>
                <w:rFonts w:cs="Times New Roman"/>
                <w:w w:val="105"/>
                <w:sz w:val="20"/>
              </w:rPr>
            </w:pPr>
            <w:r w:rsidRPr="00D66C57">
              <w:rPr>
                <w:rFonts w:cs="Times New Roman"/>
                <w:w w:val="105"/>
                <w:sz w:val="20"/>
              </w:rPr>
              <w:t>2</w:t>
            </w:r>
            <w:r w:rsidR="00597904">
              <w:rPr>
                <w:rFonts w:cs="Times New Roman"/>
                <w:w w:val="105"/>
                <w:sz w:val="20"/>
              </w:rPr>
              <w:t>=</w:t>
            </w:r>
            <w:r w:rsidRPr="00D66C57">
              <w:rPr>
                <w:rFonts w:cs="Times New Roman"/>
                <w:w w:val="105"/>
                <w:sz w:val="20"/>
              </w:rPr>
              <w:t>NGO</w:t>
            </w:r>
          </w:p>
          <w:p w14:paraId="484792CF" w14:textId="77777777" w:rsidR="00A05C33" w:rsidRPr="00D66C57" w:rsidRDefault="00A05C33" w:rsidP="001A62FC">
            <w:pPr>
              <w:pStyle w:val="NoSpacing"/>
              <w:spacing w:line="240" w:lineRule="auto"/>
              <w:rPr>
                <w:rFonts w:cs="Times New Roman"/>
                <w:w w:val="105"/>
                <w:sz w:val="20"/>
              </w:rPr>
            </w:pPr>
            <w:r w:rsidRPr="00D66C57">
              <w:rPr>
                <w:rFonts w:cs="Times New Roman"/>
                <w:w w:val="105"/>
                <w:sz w:val="20"/>
              </w:rPr>
              <w:t>3</w:t>
            </w:r>
            <w:r w:rsidR="00597904">
              <w:rPr>
                <w:rFonts w:cs="Times New Roman"/>
                <w:w w:val="105"/>
                <w:sz w:val="20"/>
              </w:rPr>
              <w:t>=</w:t>
            </w:r>
            <w:r w:rsidRPr="00D66C57">
              <w:rPr>
                <w:rFonts w:cs="Times New Roman"/>
                <w:w w:val="105"/>
                <w:sz w:val="20"/>
              </w:rPr>
              <w:t>ZAWA</w:t>
            </w:r>
          </w:p>
          <w:p w14:paraId="7CD7DC72" w14:textId="77777777" w:rsidR="00A05C33" w:rsidRPr="00D66C57" w:rsidRDefault="00A05C33" w:rsidP="001A62FC">
            <w:pPr>
              <w:pStyle w:val="NoSpacing"/>
              <w:spacing w:line="240" w:lineRule="auto"/>
              <w:rPr>
                <w:rFonts w:cs="Times New Roman"/>
                <w:w w:val="105"/>
                <w:sz w:val="20"/>
              </w:rPr>
            </w:pPr>
            <w:r w:rsidRPr="00D66C57">
              <w:rPr>
                <w:rFonts w:cs="Times New Roman"/>
                <w:w w:val="105"/>
                <w:sz w:val="20"/>
              </w:rPr>
              <w:t>4</w:t>
            </w:r>
            <w:r w:rsidR="00597904">
              <w:rPr>
                <w:rFonts w:cs="Times New Roman"/>
                <w:w w:val="105"/>
                <w:sz w:val="20"/>
              </w:rPr>
              <w:t>=</w:t>
            </w:r>
            <w:r w:rsidRPr="00D66C57">
              <w:rPr>
                <w:rFonts w:cs="Times New Roman"/>
                <w:w w:val="105"/>
                <w:sz w:val="20"/>
              </w:rPr>
              <w:t>Forest service (DFO)</w:t>
            </w:r>
          </w:p>
          <w:p w14:paraId="00310C09" w14:textId="77777777" w:rsidR="00A05C33" w:rsidRPr="00D66C57" w:rsidRDefault="00A05C33" w:rsidP="001A62FC">
            <w:pPr>
              <w:pStyle w:val="NoSpacing"/>
              <w:spacing w:line="240" w:lineRule="auto"/>
              <w:rPr>
                <w:rFonts w:cs="Times New Roman"/>
                <w:w w:val="105"/>
                <w:sz w:val="20"/>
              </w:rPr>
            </w:pPr>
            <w:r w:rsidRPr="00D66C57">
              <w:rPr>
                <w:rFonts w:cs="Times New Roman"/>
                <w:w w:val="105"/>
                <w:sz w:val="20"/>
              </w:rPr>
              <w:t>5</w:t>
            </w:r>
            <w:r w:rsidR="00597904">
              <w:rPr>
                <w:rFonts w:cs="Times New Roman"/>
                <w:w w:val="105"/>
                <w:sz w:val="20"/>
              </w:rPr>
              <w:t>=</w:t>
            </w:r>
            <w:r w:rsidRPr="00D66C57">
              <w:rPr>
                <w:rFonts w:cs="Times New Roman"/>
                <w:w w:val="105"/>
                <w:sz w:val="20"/>
              </w:rPr>
              <w:t>Village committee</w:t>
            </w:r>
          </w:p>
          <w:p w14:paraId="74A76A3E" w14:textId="77777777" w:rsidR="00A05C33" w:rsidRPr="00D66C57" w:rsidRDefault="00A05C33" w:rsidP="001A62FC">
            <w:pPr>
              <w:pStyle w:val="NoSpacing"/>
              <w:spacing w:line="240" w:lineRule="auto"/>
              <w:rPr>
                <w:rFonts w:cs="Times New Roman"/>
                <w:w w:val="105"/>
                <w:sz w:val="20"/>
              </w:rPr>
            </w:pPr>
            <w:r w:rsidRPr="00D66C57">
              <w:rPr>
                <w:rFonts w:cs="Times New Roman"/>
                <w:w w:val="105"/>
                <w:sz w:val="20"/>
              </w:rPr>
              <w:t>6</w:t>
            </w:r>
            <w:r w:rsidR="00597904">
              <w:rPr>
                <w:rFonts w:cs="Times New Roman"/>
                <w:w w:val="105"/>
                <w:sz w:val="20"/>
              </w:rPr>
              <w:t>=</w:t>
            </w:r>
            <w:r w:rsidRPr="00D66C57">
              <w:rPr>
                <w:rFonts w:cs="Times New Roman"/>
                <w:w w:val="105"/>
                <w:sz w:val="20"/>
              </w:rPr>
              <w:t>YGL</w:t>
            </w:r>
          </w:p>
          <w:p w14:paraId="55A3B679" w14:textId="77777777" w:rsidR="00A05C33" w:rsidRPr="00D66C57" w:rsidRDefault="00A05C33" w:rsidP="001A62FC">
            <w:pPr>
              <w:pStyle w:val="NoSpacing"/>
              <w:spacing w:line="240" w:lineRule="auto"/>
              <w:rPr>
                <w:rFonts w:cs="Times New Roman"/>
                <w:w w:val="105"/>
                <w:sz w:val="20"/>
              </w:rPr>
            </w:pPr>
            <w:r w:rsidRPr="00D66C57">
              <w:rPr>
                <w:rFonts w:cs="Times New Roman"/>
                <w:w w:val="105"/>
                <w:sz w:val="20"/>
              </w:rPr>
              <w:t>7</w:t>
            </w:r>
            <w:r w:rsidR="00597904">
              <w:rPr>
                <w:rFonts w:cs="Times New Roman"/>
                <w:w w:val="105"/>
                <w:sz w:val="20"/>
              </w:rPr>
              <w:t>=</w:t>
            </w:r>
            <w:r w:rsidRPr="00D66C57">
              <w:rPr>
                <w:rFonts w:cs="Times New Roman"/>
                <w:w w:val="105"/>
                <w:sz w:val="20"/>
              </w:rPr>
              <w:t>Chief</w:t>
            </w:r>
          </w:p>
        </w:tc>
        <w:tc>
          <w:tcPr>
            <w:tcW w:w="2160" w:type="dxa"/>
            <w:tcBorders>
              <w:left w:val="nil"/>
              <w:right w:val="single" w:sz="18" w:space="0" w:color="auto"/>
            </w:tcBorders>
          </w:tcPr>
          <w:p w14:paraId="049C220B" w14:textId="77777777" w:rsidR="00A05C33" w:rsidRPr="00D66C57" w:rsidRDefault="00A05C33" w:rsidP="001A62FC">
            <w:pPr>
              <w:pStyle w:val="NoSpacing"/>
              <w:spacing w:line="240" w:lineRule="auto"/>
              <w:rPr>
                <w:rFonts w:cs="Times New Roman"/>
                <w:w w:val="105"/>
                <w:sz w:val="20"/>
              </w:rPr>
            </w:pPr>
            <w:r w:rsidRPr="00D66C57">
              <w:rPr>
                <w:rFonts w:cs="Times New Roman"/>
                <w:w w:val="105"/>
                <w:sz w:val="20"/>
              </w:rPr>
              <w:t>8</w:t>
            </w:r>
            <w:r w:rsidR="00597904">
              <w:rPr>
                <w:rFonts w:cs="Times New Roman"/>
                <w:w w:val="105"/>
                <w:sz w:val="20"/>
              </w:rPr>
              <w:t>=</w:t>
            </w:r>
            <w:r w:rsidRPr="00D66C57">
              <w:rPr>
                <w:rFonts w:cs="Times New Roman"/>
                <w:w w:val="105"/>
                <w:sz w:val="20"/>
              </w:rPr>
              <w:t>Induna</w:t>
            </w:r>
          </w:p>
          <w:p w14:paraId="74D2AA8D" w14:textId="77777777" w:rsidR="00A05C33" w:rsidRPr="00D66C57" w:rsidRDefault="00A05C33" w:rsidP="001A62FC">
            <w:pPr>
              <w:pStyle w:val="NoSpacing"/>
              <w:spacing w:line="240" w:lineRule="auto"/>
              <w:rPr>
                <w:rFonts w:cs="Times New Roman"/>
                <w:w w:val="105"/>
                <w:sz w:val="20"/>
              </w:rPr>
            </w:pPr>
            <w:r w:rsidRPr="00D66C57">
              <w:rPr>
                <w:rFonts w:cs="Times New Roman"/>
                <w:w w:val="105"/>
                <w:sz w:val="20"/>
              </w:rPr>
              <w:t>9</w:t>
            </w:r>
            <w:r w:rsidR="00597904">
              <w:rPr>
                <w:rFonts w:cs="Times New Roman"/>
                <w:w w:val="105"/>
                <w:sz w:val="20"/>
              </w:rPr>
              <w:t>=</w:t>
            </w:r>
            <w:r w:rsidRPr="00D66C57">
              <w:rPr>
                <w:rFonts w:cs="Times New Roman"/>
                <w:w w:val="105"/>
                <w:sz w:val="20"/>
              </w:rPr>
              <w:t>CRB</w:t>
            </w:r>
          </w:p>
          <w:p w14:paraId="50E5EA05" w14:textId="77777777" w:rsidR="00A05C33" w:rsidRPr="00D66C57" w:rsidRDefault="00A05C33" w:rsidP="001A62FC">
            <w:pPr>
              <w:pStyle w:val="NoSpacing"/>
              <w:spacing w:line="240" w:lineRule="auto"/>
              <w:rPr>
                <w:rFonts w:cs="Times New Roman"/>
                <w:w w:val="105"/>
                <w:sz w:val="20"/>
              </w:rPr>
            </w:pPr>
            <w:r w:rsidRPr="00D66C57">
              <w:rPr>
                <w:rFonts w:cs="Times New Roman"/>
                <w:w w:val="105"/>
                <w:sz w:val="20"/>
              </w:rPr>
              <w:t>10</w:t>
            </w:r>
            <w:r w:rsidR="00597904">
              <w:rPr>
                <w:rFonts w:cs="Times New Roman"/>
                <w:w w:val="105"/>
                <w:sz w:val="20"/>
              </w:rPr>
              <w:t>=</w:t>
            </w:r>
            <w:r w:rsidRPr="00D66C57">
              <w:rPr>
                <w:rFonts w:cs="Times New Roman"/>
                <w:w w:val="105"/>
                <w:sz w:val="20"/>
              </w:rPr>
              <w:t>Local government officials</w:t>
            </w:r>
          </w:p>
          <w:p w14:paraId="1F4F92F7" w14:textId="77777777" w:rsidR="00A05C33" w:rsidRPr="00D66C57" w:rsidRDefault="00752845" w:rsidP="001A62FC">
            <w:pPr>
              <w:pStyle w:val="NoSpacing"/>
              <w:spacing w:line="240" w:lineRule="auto"/>
              <w:rPr>
                <w:rFonts w:cs="Times New Roman"/>
                <w:w w:val="105"/>
                <w:sz w:val="20"/>
              </w:rPr>
            </w:pPr>
            <w:r>
              <w:rPr>
                <w:rFonts w:cs="Times New Roman"/>
                <w:w w:val="105"/>
                <w:sz w:val="20"/>
              </w:rPr>
              <w:t>97=</w:t>
            </w:r>
            <w:r w:rsidR="00A05C33" w:rsidRPr="00D66C57">
              <w:rPr>
                <w:rFonts w:cs="Times New Roman"/>
                <w:w w:val="105"/>
                <w:sz w:val="20"/>
              </w:rPr>
              <w:t>Other, specify</w:t>
            </w:r>
          </w:p>
          <w:p w14:paraId="4AC5DCB4" w14:textId="77777777" w:rsidR="00A05C33" w:rsidRPr="00D66C57" w:rsidRDefault="00A05C33" w:rsidP="001A62FC">
            <w:pPr>
              <w:pStyle w:val="NoSpacing"/>
              <w:spacing w:line="240" w:lineRule="auto"/>
              <w:rPr>
                <w:rFonts w:cs="Times New Roman"/>
                <w:w w:val="105"/>
                <w:sz w:val="20"/>
              </w:rPr>
            </w:pPr>
            <w:r w:rsidRPr="00D66C57">
              <w:rPr>
                <w:rFonts w:cs="Times New Roman"/>
                <w:w w:val="105"/>
                <w:sz w:val="20"/>
              </w:rPr>
              <w:t>888=Don’t know</w:t>
            </w:r>
          </w:p>
          <w:p w14:paraId="23B0D077" w14:textId="77777777" w:rsidR="00A05C33" w:rsidRPr="00D66C57" w:rsidRDefault="003F6A74" w:rsidP="001A62FC">
            <w:pPr>
              <w:pStyle w:val="NoSpacing"/>
              <w:spacing w:line="240" w:lineRule="auto"/>
              <w:rPr>
                <w:sz w:val="20"/>
              </w:rPr>
            </w:pPr>
            <w:r>
              <w:rPr>
                <w:rFonts w:cs="Times New Roman"/>
                <w:w w:val="105"/>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13A2E5C" w14:textId="77777777" w:rsidR="00A05C33" w:rsidRPr="008231A9" w:rsidRDefault="00A05C33" w:rsidP="001A62FC">
            <w:pPr>
              <w:pStyle w:val="NoSpacing"/>
              <w:spacing w:line="240" w:lineRule="auto"/>
              <w:rPr>
                <w:i/>
              </w:rPr>
            </w:pPr>
            <w:r w:rsidRPr="008231A9">
              <w:rPr>
                <w:i/>
              </w:rPr>
              <w:t>(code)</w:t>
            </w:r>
          </w:p>
        </w:tc>
      </w:tr>
      <w:tr w:rsidR="00A05C33" w:rsidRPr="008231A9" w14:paraId="7E36F55A" w14:textId="77777777" w:rsidTr="00A76CFB">
        <w:trPr>
          <w:trHeight w:val="1014"/>
        </w:trPr>
        <w:tc>
          <w:tcPr>
            <w:tcW w:w="354" w:type="dxa"/>
            <w:tcBorders>
              <w:bottom w:val="single" w:sz="4" w:space="0" w:color="auto"/>
            </w:tcBorders>
          </w:tcPr>
          <w:p w14:paraId="76381E63" w14:textId="77777777" w:rsidR="00A05C33" w:rsidRPr="008231A9" w:rsidRDefault="00A05C33" w:rsidP="001A62FC">
            <w:pPr>
              <w:pStyle w:val="NoSpacing"/>
              <w:spacing w:line="240" w:lineRule="auto"/>
            </w:pPr>
          </w:p>
        </w:tc>
        <w:tc>
          <w:tcPr>
            <w:tcW w:w="5046" w:type="dxa"/>
            <w:tcBorders>
              <w:bottom w:val="single" w:sz="4" w:space="0" w:color="auto"/>
              <w:right w:val="nil"/>
            </w:tcBorders>
          </w:tcPr>
          <w:p w14:paraId="61F2A9BC" w14:textId="4DC68C69" w:rsidR="00A05C33" w:rsidRPr="00A05C33" w:rsidRDefault="00113B00" w:rsidP="00965BC8">
            <w:pPr>
              <w:pStyle w:val="NoSpacing"/>
              <w:spacing w:line="240" w:lineRule="auto"/>
            </w:pPr>
            <w:r>
              <w:t xml:space="preserve">J13. </w:t>
            </w:r>
            <w:r w:rsidR="00A05C33" w:rsidRPr="00A05C33">
              <w:t xml:space="preserve">In your opinion, is this process of resolving </w:t>
            </w:r>
            <w:r w:rsidR="002943D0">
              <w:t>dispute</w:t>
            </w:r>
            <w:r w:rsidR="00A05C33" w:rsidRPr="00A05C33">
              <w:t>s fair</w:t>
            </w:r>
            <w:r w:rsidR="00965BC8">
              <w:t xml:space="preserve"> to all parties involved</w:t>
            </w:r>
            <w:r w:rsidR="00A05C33" w:rsidRPr="00A05C33">
              <w:t xml:space="preserve">? </w:t>
            </w:r>
          </w:p>
        </w:tc>
        <w:tc>
          <w:tcPr>
            <w:tcW w:w="4320" w:type="dxa"/>
            <w:gridSpan w:val="3"/>
            <w:tcBorders>
              <w:left w:val="nil"/>
              <w:bottom w:val="single" w:sz="4" w:space="0" w:color="auto"/>
              <w:right w:val="single" w:sz="18" w:space="0" w:color="auto"/>
            </w:tcBorders>
          </w:tcPr>
          <w:p w14:paraId="35666F2F" w14:textId="77777777" w:rsidR="00A05C33" w:rsidRPr="008231A9" w:rsidRDefault="00A05C33" w:rsidP="001A62FC">
            <w:pPr>
              <w:pStyle w:val="NoSpacing"/>
              <w:spacing w:line="240" w:lineRule="auto"/>
            </w:pPr>
            <w:r w:rsidRPr="008231A9">
              <w:t>0=No</w:t>
            </w:r>
          </w:p>
          <w:p w14:paraId="35C42867" w14:textId="77777777" w:rsidR="00A05C33" w:rsidRPr="008231A9" w:rsidRDefault="00A05C33" w:rsidP="001A62FC">
            <w:pPr>
              <w:pStyle w:val="NoSpacing"/>
              <w:spacing w:line="240" w:lineRule="auto"/>
            </w:pPr>
            <w:r w:rsidRPr="008231A9">
              <w:t>1=Yes</w:t>
            </w:r>
          </w:p>
          <w:p w14:paraId="414ED873" w14:textId="77777777" w:rsidR="00A05C33" w:rsidRPr="008231A9" w:rsidRDefault="00A05C33" w:rsidP="001A62FC">
            <w:pPr>
              <w:pStyle w:val="NoSpacing"/>
              <w:spacing w:line="240" w:lineRule="auto"/>
            </w:pPr>
            <w:r w:rsidRPr="008231A9">
              <w:t>888=Don’t know</w:t>
            </w:r>
          </w:p>
          <w:p w14:paraId="08D2963D" w14:textId="5358AB9C" w:rsidR="00A76CFB" w:rsidRPr="008231A9" w:rsidRDefault="003F6A74" w:rsidP="001A62FC">
            <w:pPr>
              <w:pStyle w:val="NoSpacing"/>
              <w:spacing w:line="240" w:lineRule="auto"/>
            </w:pPr>
            <w:r>
              <w:t>999=Prefer not to respond</w:t>
            </w:r>
          </w:p>
        </w:tc>
        <w:tc>
          <w:tcPr>
            <w:tcW w:w="1080" w:type="dxa"/>
            <w:tcBorders>
              <w:top w:val="single" w:sz="18" w:space="0" w:color="auto"/>
              <w:left w:val="single" w:sz="18" w:space="0" w:color="auto"/>
              <w:bottom w:val="single" w:sz="4" w:space="0" w:color="auto"/>
              <w:right w:val="single" w:sz="18" w:space="0" w:color="auto"/>
            </w:tcBorders>
          </w:tcPr>
          <w:p w14:paraId="11DA4933" w14:textId="77777777" w:rsidR="00A05C33" w:rsidRPr="008231A9" w:rsidRDefault="00A05C33" w:rsidP="001A62FC">
            <w:pPr>
              <w:pStyle w:val="NoSpacing"/>
              <w:spacing w:line="240" w:lineRule="auto"/>
              <w:rPr>
                <w:i/>
              </w:rPr>
            </w:pPr>
            <w:r w:rsidRPr="008231A9">
              <w:rPr>
                <w:i/>
              </w:rPr>
              <w:t>(code)</w:t>
            </w:r>
          </w:p>
        </w:tc>
      </w:tr>
      <w:tr w:rsidR="00A76CFB" w:rsidRPr="008231A9" w14:paraId="2AA2E9AA" w14:textId="77777777" w:rsidTr="00A76CFB">
        <w:trPr>
          <w:trHeight w:val="773"/>
        </w:trPr>
        <w:tc>
          <w:tcPr>
            <w:tcW w:w="354" w:type="dxa"/>
            <w:tcBorders>
              <w:top w:val="single" w:sz="4" w:space="0" w:color="auto"/>
            </w:tcBorders>
          </w:tcPr>
          <w:p w14:paraId="38EC84DA" w14:textId="77777777" w:rsidR="00A76CFB" w:rsidRPr="008231A9" w:rsidRDefault="00A76CFB" w:rsidP="001A62FC">
            <w:pPr>
              <w:pStyle w:val="NoSpacing"/>
              <w:spacing w:line="240" w:lineRule="auto"/>
            </w:pPr>
          </w:p>
        </w:tc>
        <w:tc>
          <w:tcPr>
            <w:tcW w:w="5046" w:type="dxa"/>
            <w:tcBorders>
              <w:top w:val="single" w:sz="4" w:space="0" w:color="auto"/>
              <w:right w:val="nil"/>
            </w:tcBorders>
          </w:tcPr>
          <w:p w14:paraId="64B1707E" w14:textId="0BBC56E4" w:rsidR="00A76CFB" w:rsidRDefault="00A76CFB" w:rsidP="00965BC8">
            <w:pPr>
              <w:pStyle w:val="NoSpacing"/>
              <w:spacing w:line="240" w:lineRule="auto"/>
            </w:pPr>
            <w:r>
              <w:t xml:space="preserve">If not, why not? </w:t>
            </w:r>
          </w:p>
        </w:tc>
        <w:tc>
          <w:tcPr>
            <w:tcW w:w="4320" w:type="dxa"/>
            <w:gridSpan w:val="3"/>
            <w:tcBorders>
              <w:top w:val="single" w:sz="4" w:space="0" w:color="auto"/>
              <w:left w:val="nil"/>
              <w:right w:val="single" w:sz="18" w:space="0" w:color="auto"/>
            </w:tcBorders>
          </w:tcPr>
          <w:p w14:paraId="518A2648" w14:textId="77777777" w:rsidR="00A76CFB" w:rsidRDefault="00A76CFB" w:rsidP="001A62FC">
            <w:pPr>
              <w:pStyle w:val="NoSpacing"/>
              <w:spacing w:line="240" w:lineRule="auto"/>
            </w:pPr>
          </w:p>
          <w:p w14:paraId="3BEB779E" w14:textId="77777777" w:rsidR="00A76CFB" w:rsidRDefault="00A76CFB" w:rsidP="001A62FC">
            <w:pPr>
              <w:pStyle w:val="NoSpacing"/>
              <w:spacing w:line="240" w:lineRule="auto"/>
            </w:pPr>
          </w:p>
          <w:p w14:paraId="06356EB0" w14:textId="77777777" w:rsidR="00A76CFB" w:rsidRPr="008231A9" w:rsidRDefault="00A76CFB" w:rsidP="001A62FC">
            <w:pPr>
              <w:pStyle w:val="NoSpacing"/>
              <w:spacing w:line="240" w:lineRule="auto"/>
            </w:pPr>
          </w:p>
        </w:tc>
        <w:tc>
          <w:tcPr>
            <w:tcW w:w="1080" w:type="dxa"/>
            <w:tcBorders>
              <w:top w:val="single" w:sz="4" w:space="0" w:color="auto"/>
              <w:left w:val="single" w:sz="18" w:space="0" w:color="auto"/>
              <w:bottom w:val="single" w:sz="18" w:space="0" w:color="auto"/>
              <w:right w:val="single" w:sz="18" w:space="0" w:color="auto"/>
            </w:tcBorders>
          </w:tcPr>
          <w:p w14:paraId="4AE41267" w14:textId="77777777" w:rsidR="00A76CFB" w:rsidRPr="008231A9" w:rsidRDefault="00A76CFB" w:rsidP="001A62FC">
            <w:pPr>
              <w:pStyle w:val="NoSpacing"/>
              <w:spacing w:line="240" w:lineRule="auto"/>
              <w:rPr>
                <w:i/>
              </w:rPr>
            </w:pPr>
          </w:p>
        </w:tc>
      </w:tr>
      <w:tr w:rsidR="00A05C33" w:rsidRPr="008231A9" w14:paraId="766216A6" w14:textId="77777777">
        <w:tc>
          <w:tcPr>
            <w:tcW w:w="354" w:type="dxa"/>
          </w:tcPr>
          <w:p w14:paraId="1D6F7702" w14:textId="77777777" w:rsidR="00A05C33" w:rsidRPr="008231A9" w:rsidRDefault="00A05C33" w:rsidP="001A62FC">
            <w:pPr>
              <w:pStyle w:val="NoSpacing"/>
              <w:spacing w:line="240" w:lineRule="auto"/>
            </w:pPr>
          </w:p>
        </w:tc>
        <w:tc>
          <w:tcPr>
            <w:tcW w:w="5046" w:type="dxa"/>
            <w:tcBorders>
              <w:right w:val="nil"/>
            </w:tcBorders>
          </w:tcPr>
          <w:p w14:paraId="58353E33" w14:textId="4D431E99" w:rsidR="00A05C33" w:rsidRPr="00A05C33" w:rsidRDefault="00113B00" w:rsidP="001A62FC">
            <w:pPr>
              <w:pStyle w:val="NoSpacing"/>
              <w:spacing w:line="240" w:lineRule="auto"/>
            </w:pPr>
            <w:r>
              <w:t xml:space="preserve">J14. </w:t>
            </w:r>
            <w:r w:rsidR="00A05C33" w:rsidRPr="00A05C33">
              <w:t xml:space="preserve">In your opinion, has this process of resolving </w:t>
            </w:r>
            <w:r w:rsidR="002943D0">
              <w:t>dispute</w:t>
            </w:r>
            <w:r w:rsidR="00A05C33" w:rsidRPr="00A05C33">
              <w:t xml:space="preserve">s brought about a lasting peace? </w:t>
            </w:r>
          </w:p>
        </w:tc>
        <w:tc>
          <w:tcPr>
            <w:tcW w:w="4320" w:type="dxa"/>
            <w:gridSpan w:val="3"/>
            <w:tcBorders>
              <w:left w:val="nil"/>
              <w:right w:val="single" w:sz="18" w:space="0" w:color="auto"/>
            </w:tcBorders>
          </w:tcPr>
          <w:p w14:paraId="0DA00665" w14:textId="77777777" w:rsidR="00A05C33" w:rsidRPr="008231A9" w:rsidRDefault="00A05C33" w:rsidP="001A62FC">
            <w:pPr>
              <w:pStyle w:val="NoSpacing"/>
              <w:spacing w:line="240" w:lineRule="auto"/>
            </w:pPr>
            <w:r w:rsidRPr="008231A9">
              <w:t>0=No</w:t>
            </w:r>
          </w:p>
          <w:p w14:paraId="4F21F854" w14:textId="77777777" w:rsidR="00A05C33" w:rsidRPr="008231A9" w:rsidRDefault="00A05C33" w:rsidP="001A62FC">
            <w:pPr>
              <w:pStyle w:val="NoSpacing"/>
              <w:spacing w:line="240" w:lineRule="auto"/>
            </w:pPr>
            <w:r w:rsidRPr="008231A9">
              <w:t>1=Yes</w:t>
            </w:r>
          </w:p>
          <w:p w14:paraId="65408BB9" w14:textId="77777777" w:rsidR="00A05C33" w:rsidRPr="008231A9" w:rsidRDefault="00A05C33" w:rsidP="001A62FC">
            <w:pPr>
              <w:pStyle w:val="NoSpacing"/>
              <w:spacing w:line="240" w:lineRule="auto"/>
            </w:pPr>
            <w:r w:rsidRPr="008231A9">
              <w:t>888=Don’t know</w:t>
            </w:r>
          </w:p>
          <w:p w14:paraId="783D36E8" w14:textId="77777777" w:rsidR="00A05C33" w:rsidRPr="008231A9" w:rsidRDefault="003F6A74" w:rsidP="001A62FC">
            <w:pPr>
              <w:pStyle w:val="NoSpacing"/>
              <w:spacing w:line="240" w:lineRule="auto"/>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F706867" w14:textId="77777777" w:rsidR="00A05C33" w:rsidRPr="008231A9" w:rsidRDefault="00A05C33" w:rsidP="001A62FC">
            <w:pPr>
              <w:pStyle w:val="NoSpacing"/>
              <w:spacing w:line="240" w:lineRule="auto"/>
              <w:rPr>
                <w:i/>
              </w:rPr>
            </w:pPr>
            <w:r w:rsidRPr="008231A9">
              <w:rPr>
                <w:i/>
              </w:rPr>
              <w:t>(code)</w:t>
            </w:r>
          </w:p>
        </w:tc>
      </w:tr>
      <w:tr w:rsidR="00A05C33" w:rsidRPr="008231A9" w14:paraId="2AB55628" w14:textId="77777777">
        <w:tc>
          <w:tcPr>
            <w:tcW w:w="354" w:type="dxa"/>
          </w:tcPr>
          <w:p w14:paraId="2C0BD957" w14:textId="77777777" w:rsidR="00A05C33" w:rsidRPr="008231A9" w:rsidRDefault="00A05C33" w:rsidP="001A62FC">
            <w:pPr>
              <w:pStyle w:val="NoSpacing"/>
              <w:spacing w:line="240" w:lineRule="auto"/>
            </w:pPr>
          </w:p>
        </w:tc>
        <w:tc>
          <w:tcPr>
            <w:tcW w:w="5046" w:type="dxa"/>
            <w:tcBorders>
              <w:right w:val="nil"/>
            </w:tcBorders>
          </w:tcPr>
          <w:p w14:paraId="5D9D9BF8" w14:textId="5F621B33" w:rsidR="00A05C33" w:rsidRPr="00A05C33" w:rsidRDefault="00113B00" w:rsidP="001A62FC">
            <w:pPr>
              <w:pStyle w:val="NoSpacing"/>
              <w:spacing w:line="240" w:lineRule="auto"/>
            </w:pPr>
            <w:r>
              <w:t xml:space="preserve">J15. </w:t>
            </w:r>
            <w:r w:rsidR="00A05C33" w:rsidRPr="00A05C33">
              <w:t xml:space="preserve">In general, what are the most common kinds of forest land and resource related </w:t>
            </w:r>
            <w:r w:rsidR="002943D0">
              <w:t>dispute</w:t>
            </w:r>
            <w:r w:rsidR="00A05C33" w:rsidRPr="00A05C33">
              <w:t xml:space="preserve">s that your community experiences with other EXTERNAL actors (with government officials, miners, investors, etc.)? </w:t>
            </w:r>
          </w:p>
          <w:p w14:paraId="0275703C" w14:textId="77777777" w:rsidR="00A05C33" w:rsidRPr="00A05C33" w:rsidRDefault="00A05C33" w:rsidP="001A62FC">
            <w:pPr>
              <w:pStyle w:val="NoSpacing"/>
              <w:spacing w:line="240" w:lineRule="auto"/>
            </w:pPr>
            <w:r w:rsidRPr="00A05C33">
              <w:t>PROBE AND CODE</w:t>
            </w:r>
          </w:p>
        </w:tc>
        <w:tc>
          <w:tcPr>
            <w:tcW w:w="4320" w:type="dxa"/>
            <w:gridSpan w:val="3"/>
            <w:tcBorders>
              <w:left w:val="nil"/>
              <w:right w:val="single" w:sz="18" w:space="0" w:color="auto"/>
            </w:tcBorders>
          </w:tcPr>
          <w:p w14:paraId="6E5F59ED" w14:textId="7392DCAE" w:rsidR="00A05C33" w:rsidRPr="00A05C33" w:rsidRDefault="00A05C33" w:rsidP="001A62FC">
            <w:pPr>
              <w:pStyle w:val="NoSpacing"/>
              <w:spacing w:line="240" w:lineRule="auto"/>
              <w:rPr>
                <w:rFonts w:cs="Times New Roman"/>
                <w:w w:val="105"/>
                <w:sz w:val="20"/>
              </w:rPr>
            </w:pPr>
            <w:r w:rsidRPr="00A05C33">
              <w:rPr>
                <w:rFonts w:cs="Times New Roman"/>
                <w:w w:val="105"/>
                <w:sz w:val="20"/>
              </w:rPr>
              <w:t>0</w:t>
            </w:r>
            <w:r w:rsidR="00597904">
              <w:rPr>
                <w:rFonts w:cs="Times New Roman"/>
                <w:w w:val="105"/>
                <w:sz w:val="20"/>
              </w:rPr>
              <w:t>=</w:t>
            </w:r>
            <w:r w:rsidRPr="00A05C33">
              <w:rPr>
                <w:rFonts w:cs="Times New Roman"/>
                <w:w w:val="105"/>
                <w:sz w:val="20"/>
              </w:rPr>
              <w:t xml:space="preserve">There are no </w:t>
            </w:r>
            <w:r w:rsidR="002943D0">
              <w:rPr>
                <w:rFonts w:cs="Times New Roman"/>
                <w:w w:val="105"/>
                <w:sz w:val="20"/>
              </w:rPr>
              <w:t>dispute</w:t>
            </w:r>
            <w:r w:rsidRPr="00A05C33">
              <w:rPr>
                <w:rFonts w:cs="Times New Roman"/>
                <w:w w:val="105"/>
                <w:sz w:val="20"/>
              </w:rPr>
              <w:t xml:space="preserve">s </w:t>
            </w:r>
          </w:p>
          <w:p w14:paraId="5B09D8C7" w14:textId="11463501" w:rsidR="00A05C33" w:rsidRPr="00A05C33" w:rsidRDefault="00A05C33" w:rsidP="001A62FC">
            <w:pPr>
              <w:pStyle w:val="NoSpacing"/>
              <w:spacing w:line="240" w:lineRule="auto"/>
              <w:rPr>
                <w:rFonts w:cs="Times New Roman"/>
                <w:w w:val="105"/>
                <w:sz w:val="20"/>
              </w:rPr>
            </w:pPr>
            <w:r w:rsidRPr="00A05C33">
              <w:rPr>
                <w:rFonts w:cs="Times New Roman"/>
                <w:w w:val="105"/>
                <w:sz w:val="20"/>
              </w:rPr>
              <w:t>1</w:t>
            </w:r>
            <w:r w:rsidR="00597904">
              <w:rPr>
                <w:rFonts w:cs="Times New Roman"/>
                <w:w w:val="105"/>
                <w:sz w:val="20"/>
              </w:rPr>
              <w:t>=</w:t>
            </w:r>
            <w:r w:rsidRPr="00A05C33">
              <w:rPr>
                <w:rFonts w:cs="Times New Roman"/>
                <w:w w:val="105"/>
                <w:sz w:val="20"/>
              </w:rPr>
              <w:t xml:space="preserve">Boundary </w:t>
            </w:r>
            <w:r w:rsidR="002943D0">
              <w:rPr>
                <w:rFonts w:cs="Times New Roman"/>
                <w:w w:val="105"/>
                <w:sz w:val="20"/>
              </w:rPr>
              <w:t>dispute</w:t>
            </w:r>
            <w:r w:rsidRPr="00A05C33">
              <w:rPr>
                <w:rFonts w:cs="Times New Roman"/>
                <w:w w:val="105"/>
                <w:sz w:val="20"/>
              </w:rPr>
              <w:t>s</w:t>
            </w:r>
          </w:p>
          <w:p w14:paraId="23CE28A1" w14:textId="77777777" w:rsidR="00A05C33" w:rsidRPr="00A05C33" w:rsidRDefault="00A05C33" w:rsidP="001A62FC">
            <w:pPr>
              <w:pStyle w:val="NoSpacing"/>
              <w:spacing w:line="240" w:lineRule="auto"/>
              <w:rPr>
                <w:rFonts w:cs="Times New Roman"/>
                <w:w w:val="105"/>
                <w:sz w:val="20"/>
              </w:rPr>
            </w:pPr>
            <w:r w:rsidRPr="00A05C33">
              <w:rPr>
                <w:rFonts w:cs="Times New Roman"/>
                <w:w w:val="105"/>
                <w:sz w:val="20"/>
              </w:rPr>
              <w:t>2</w:t>
            </w:r>
            <w:r w:rsidR="00597904">
              <w:rPr>
                <w:rFonts w:cs="Times New Roman"/>
                <w:w w:val="105"/>
                <w:sz w:val="20"/>
              </w:rPr>
              <w:t>=</w:t>
            </w:r>
            <w:r w:rsidRPr="00A05C33">
              <w:rPr>
                <w:rFonts w:cs="Times New Roman"/>
                <w:w w:val="105"/>
                <w:sz w:val="20"/>
              </w:rPr>
              <w:t>Which NTFPs can and cannot be harvested from forests</w:t>
            </w:r>
          </w:p>
          <w:p w14:paraId="36F97644" w14:textId="77777777" w:rsidR="00A05C33" w:rsidRPr="00A05C33" w:rsidRDefault="00A05C33" w:rsidP="001A62FC">
            <w:pPr>
              <w:pStyle w:val="NoSpacing"/>
              <w:spacing w:line="240" w:lineRule="auto"/>
              <w:rPr>
                <w:rFonts w:cs="Times New Roman"/>
                <w:w w:val="105"/>
                <w:sz w:val="20"/>
              </w:rPr>
            </w:pPr>
            <w:r w:rsidRPr="00A05C33">
              <w:rPr>
                <w:rFonts w:cs="Times New Roman"/>
                <w:w w:val="105"/>
                <w:sz w:val="20"/>
              </w:rPr>
              <w:t>3</w:t>
            </w:r>
            <w:r w:rsidR="00597904">
              <w:rPr>
                <w:rFonts w:cs="Times New Roman"/>
                <w:w w:val="105"/>
                <w:sz w:val="20"/>
              </w:rPr>
              <w:t>=</w:t>
            </w:r>
            <w:r w:rsidRPr="00A05C33">
              <w:rPr>
                <w:rFonts w:cs="Times New Roman"/>
                <w:w w:val="105"/>
                <w:sz w:val="20"/>
              </w:rPr>
              <w:t>Grazing of livestock in forests</w:t>
            </w:r>
          </w:p>
          <w:p w14:paraId="1B3AD703" w14:textId="77777777" w:rsidR="00A05C33" w:rsidRPr="00A05C33" w:rsidRDefault="00A05C33" w:rsidP="001A62FC">
            <w:pPr>
              <w:pStyle w:val="NoSpacing"/>
              <w:spacing w:line="240" w:lineRule="auto"/>
              <w:rPr>
                <w:rFonts w:cs="Times New Roman"/>
                <w:w w:val="105"/>
                <w:sz w:val="20"/>
              </w:rPr>
            </w:pPr>
            <w:r w:rsidRPr="00A05C33">
              <w:rPr>
                <w:rFonts w:cs="Times New Roman"/>
                <w:w w:val="105"/>
                <w:sz w:val="20"/>
              </w:rPr>
              <w:t>4</w:t>
            </w:r>
            <w:r w:rsidR="00597904">
              <w:rPr>
                <w:rFonts w:cs="Times New Roman"/>
                <w:w w:val="105"/>
                <w:sz w:val="20"/>
              </w:rPr>
              <w:t>=</w:t>
            </w:r>
            <w:r w:rsidRPr="00A05C33">
              <w:rPr>
                <w:rFonts w:cs="Times New Roman"/>
                <w:w w:val="105"/>
                <w:sz w:val="20"/>
              </w:rPr>
              <w:t>Cutting trees in forests</w:t>
            </w:r>
          </w:p>
          <w:p w14:paraId="3B574C6E" w14:textId="77777777" w:rsidR="00A05C33" w:rsidRPr="00A05C33" w:rsidRDefault="00A05C33" w:rsidP="001A62FC">
            <w:pPr>
              <w:pStyle w:val="NoSpacing"/>
              <w:spacing w:line="240" w:lineRule="auto"/>
              <w:rPr>
                <w:rFonts w:cs="Times New Roman"/>
                <w:w w:val="105"/>
                <w:sz w:val="20"/>
              </w:rPr>
            </w:pPr>
            <w:r w:rsidRPr="00A05C33">
              <w:rPr>
                <w:rFonts w:cs="Times New Roman"/>
                <w:w w:val="105"/>
                <w:sz w:val="20"/>
              </w:rPr>
              <w:t>5=Ownership over trees in forests</w:t>
            </w:r>
          </w:p>
          <w:p w14:paraId="1F1BF699" w14:textId="77777777" w:rsidR="00A05C33" w:rsidRPr="00A05C33" w:rsidRDefault="00A05C33" w:rsidP="001A62FC">
            <w:pPr>
              <w:pStyle w:val="NoSpacing"/>
              <w:spacing w:line="240" w:lineRule="auto"/>
              <w:rPr>
                <w:rFonts w:cs="Times New Roman"/>
                <w:w w:val="105"/>
                <w:sz w:val="20"/>
              </w:rPr>
            </w:pPr>
            <w:r w:rsidRPr="00A05C33">
              <w:rPr>
                <w:rFonts w:cs="Times New Roman"/>
                <w:w w:val="105"/>
                <w:sz w:val="20"/>
              </w:rPr>
              <w:lastRenderedPageBreak/>
              <w:t>6</w:t>
            </w:r>
            <w:r w:rsidR="00597904">
              <w:rPr>
                <w:rFonts w:cs="Times New Roman"/>
                <w:w w:val="105"/>
                <w:sz w:val="20"/>
              </w:rPr>
              <w:t>=</w:t>
            </w:r>
            <w:r w:rsidRPr="00A05C33">
              <w:rPr>
                <w:rFonts w:cs="Times New Roman"/>
                <w:w w:val="105"/>
                <w:sz w:val="20"/>
              </w:rPr>
              <w:t>Fires or burning in the forest</w:t>
            </w:r>
          </w:p>
          <w:p w14:paraId="0ED00EDF" w14:textId="77777777" w:rsidR="00A05C33" w:rsidRPr="00A05C33" w:rsidRDefault="00A05C33" w:rsidP="001A62FC">
            <w:pPr>
              <w:pStyle w:val="NoSpacing"/>
              <w:spacing w:line="240" w:lineRule="auto"/>
              <w:rPr>
                <w:rFonts w:cs="Times New Roman"/>
                <w:w w:val="105"/>
                <w:sz w:val="20"/>
              </w:rPr>
            </w:pPr>
            <w:r w:rsidRPr="00A05C33">
              <w:rPr>
                <w:rFonts w:cs="Times New Roman"/>
                <w:w w:val="105"/>
                <w:sz w:val="20"/>
              </w:rPr>
              <w:t>7</w:t>
            </w:r>
            <w:r w:rsidR="00597904">
              <w:rPr>
                <w:rFonts w:cs="Times New Roman"/>
                <w:w w:val="105"/>
                <w:sz w:val="20"/>
              </w:rPr>
              <w:t>=</w:t>
            </w:r>
            <w:r w:rsidRPr="00A05C33">
              <w:rPr>
                <w:rFonts w:cs="Times New Roman"/>
                <w:w w:val="105"/>
                <w:sz w:val="20"/>
              </w:rPr>
              <w:t>Hunting or fishing</w:t>
            </w:r>
          </w:p>
          <w:p w14:paraId="5ED738D5" w14:textId="77777777" w:rsidR="00A05C33" w:rsidRPr="00A05C33" w:rsidRDefault="00752845" w:rsidP="001A62FC">
            <w:pPr>
              <w:pStyle w:val="NoSpacing"/>
              <w:spacing w:line="240" w:lineRule="auto"/>
              <w:rPr>
                <w:sz w:val="20"/>
              </w:rPr>
            </w:pPr>
            <w:r>
              <w:rPr>
                <w:sz w:val="20"/>
              </w:rPr>
              <w:t>97=</w:t>
            </w:r>
            <w:r w:rsidR="00A05C33" w:rsidRPr="00A05C33">
              <w:rPr>
                <w:sz w:val="20"/>
              </w:rPr>
              <w:t>Other, please specify</w:t>
            </w:r>
          </w:p>
          <w:p w14:paraId="01AC2996" w14:textId="77777777" w:rsidR="00A05C33" w:rsidRPr="00A05C33" w:rsidRDefault="00A05C33" w:rsidP="001A62FC">
            <w:pPr>
              <w:pStyle w:val="NoSpacing"/>
              <w:spacing w:line="240" w:lineRule="auto"/>
              <w:rPr>
                <w:sz w:val="20"/>
              </w:rPr>
            </w:pPr>
            <w:r w:rsidRPr="00A05C33">
              <w:rPr>
                <w:sz w:val="20"/>
              </w:rPr>
              <w:t>888=Don’t know</w:t>
            </w:r>
          </w:p>
          <w:p w14:paraId="44C409AD" w14:textId="77777777" w:rsidR="00A05C33" w:rsidRPr="00A05C33" w:rsidRDefault="003F6A74" w:rsidP="001A62FC">
            <w:pPr>
              <w:pStyle w:val="NoSpacing"/>
              <w:spacing w:line="240" w:lineRule="auto"/>
              <w:rPr>
                <w:sz w:val="20"/>
              </w:rPr>
            </w:pPr>
            <w:r>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2FB415CE" w14:textId="77777777" w:rsidR="00A05C33" w:rsidRPr="008231A9" w:rsidRDefault="00A05C33" w:rsidP="001A62FC">
            <w:pPr>
              <w:pStyle w:val="NoSpacing"/>
              <w:spacing w:line="240" w:lineRule="auto"/>
              <w:rPr>
                <w:i/>
              </w:rPr>
            </w:pPr>
          </w:p>
        </w:tc>
      </w:tr>
      <w:tr w:rsidR="00A05C33" w:rsidRPr="008231A9" w14:paraId="571750B2" w14:textId="77777777">
        <w:tc>
          <w:tcPr>
            <w:tcW w:w="354" w:type="dxa"/>
          </w:tcPr>
          <w:p w14:paraId="09B6F99A" w14:textId="77777777" w:rsidR="00A05C33" w:rsidRPr="008231A9" w:rsidRDefault="00A05C33" w:rsidP="001A62FC">
            <w:pPr>
              <w:pStyle w:val="NoSpacing"/>
              <w:spacing w:line="240" w:lineRule="auto"/>
            </w:pPr>
          </w:p>
        </w:tc>
        <w:tc>
          <w:tcPr>
            <w:tcW w:w="5046" w:type="dxa"/>
            <w:tcBorders>
              <w:right w:val="nil"/>
            </w:tcBorders>
          </w:tcPr>
          <w:p w14:paraId="4B923DD8" w14:textId="469963ED" w:rsidR="00A05C33" w:rsidRPr="00A05C33" w:rsidRDefault="00113B00" w:rsidP="001A62FC">
            <w:pPr>
              <w:pStyle w:val="NoSpacing"/>
              <w:spacing w:line="240" w:lineRule="auto"/>
            </w:pPr>
            <w:r>
              <w:t xml:space="preserve">J16. </w:t>
            </w:r>
            <w:r w:rsidR="00A05C33" w:rsidRPr="00A05C33">
              <w:t xml:space="preserve">Compared to 3 years ago, do you think the number of forest land and resource related </w:t>
            </w:r>
            <w:r w:rsidR="002943D0">
              <w:t>dispute</w:t>
            </w:r>
            <w:r w:rsidR="00A05C33" w:rsidRPr="00A05C33">
              <w:t>s that your community has experienced with other EXTERNAL actors (with government officials, miners, investors, etc.) has increased, decreased, or stayed the same?</w:t>
            </w:r>
          </w:p>
        </w:tc>
        <w:tc>
          <w:tcPr>
            <w:tcW w:w="4320" w:type="dxa"/>
            <w:gridSpan w:val="3"/>
            <w:tcBorders>
              <w:left w:val="nil"/>
              <w:right w:val="single" w:sz="18" w:space="0" w:color="auto"/>
            </w:tcBorders>
          </w:tcPr>
          <w:p w14:paraId="445B6A73" w14:textId="77777777" w:rsidR="00A05C33" w:rsidRDefault="00A05C33" w:rsidP="001A62FC">
            <w:pPr>
              <w:pStyle w:val="NoSpacing"/>
              <w:spacing w:line="240" w:lineRule="auto"/>
            </w:pPr>
            <w:r>
              <w:t>1=Increased a lot</w:t>
            </w:r>
          </w:p>
          <w:p w14:paraId="020F9599" w14:textId="77777777" w:rsidR="00A05C33" w:rsidRDefault="00A05C33" w:rsidP="001A62FC">
            <w:pPr>
              <w:pStyle w:val="NoSpacing"/>
              <w:spacing w:line="240" w:lineRule="auto"/>
            </w:pPr>
            <w:r>
              <w:t>2=Increased a little</w:t>
            </w:r>
          </w:p>
          <w:p w14:paraId="2AEABD90" w14:textId="77777777" w:rsidR="00A05C33" w:rsidRDefault="00A05C33" w:rsidP="001A62FC">
            <w:pPr>
              <w:pStyle w:val="NoSpacing"/>
              <w:spacing w:line="240" w:lineRule="auto"/>
            </w:pPr>
            <w:r>
              <w:t>3=Remained the same</w:t>
            </w:r>
          </w:p>
          <w:p w14:paraId="0A7712E3" w14:textId="77777777" w:rsidR="00A05C33" w:rsidRDefault="00A05C33" w:rsidP="001A62FC">
            <w:pPr>
              <w:pStyle w:val="NoSpacing"/>
              <w:spacing w:line="240" w:lineRule="auto"/>
            </w:pPr>
            <w:r>
              <w:t>4=Decreased a little</w:t>
            </w:r>
          </w:p>
          <w:p w14:paraId="151C4338" w14:textId="77777777" w:rsidR="00A05C33" w:rsidRDefault="00A05C33" w:rsidP="001A62FC">
            <w:pPr>
              <w:pStyle w:val="NoSpacing"/>
              <w:spacing w:line="240" w:lineRule="auto"/>
            </w:pPr>
            <w:r>
              <w:t>5=Decreased a lot</w:t>
            </w:r>
          </w:p>
          <w:p w14:paraId="784B6A05" w14:textId="77777777" w:rsidR="00A05C33" w:rsidRDefault="00A05C33" w:rsidP="001A62FC">
            <w:pPr>
              <w:pStyle w:val="NoSpacing"/>
              <w:spacing w:line="240" w:lineRule="auto"/>
            </w:pPr>
            <w:r>
              <w:t>97=Other, please specify</w:t>
            </w:r>
          </w:p>
          <w:p w14:paraId="002F483E" w14:textId="77777777" w:rsidR="00A05C33" w:rsidRDefault="00A05C33" w:rsidP="001A62FC">
            <w:pPr>
              <w:pStyle w:val="NoSpacing"/>
              <w:spacing w:line="240" w:lineRule="auto"/>
            </w:pPr>
            <w:r>
              <w:t>888=Don’t know</w:t>
            </w:r>
          </w:p>
          <w:p w14:paraId="30F320E8" w14:textId="77777777" w:rsidR="00A05C33" w:rsidRDefault="003F6A74" w:rsidP="001A62FC">
            <w:pPr>
              <w:pStyle w:val="NoSpacing"/>
              <w:spacing w:line="240" w:lineRule="auto"/>
              <w:rPr>
                <w:rFonts w:cs="Times New Roman"/>
                <w:w w:val="105"/>
              </w:rPr>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A422877" w14:textId="77777777" w:rsidR="00A05C33" w:rsidRPr="008231A9" w:rsidRDefault="00A05C33" w:rsidP="001A62FC">
            <w:pPr>
              <w:pStyle w:val="NoSpacing"/>
              <w:spacing w:line="240" w:lineRule="auto"/>
              <w:rPr>
                <w:i/>
              </w:rPr>
            </w:pPr>
          </w:p>
        </w:tc>
      </w:tr>
      <w:tr w:rsidR="00A05C33" w:rsidRPr="008231A9" w14:paraId="0ADC8ACC" w14:textId="77777777" w:rsidTr="00A76CFB">
        <w:tc>
          <w:tcPr>
            <w:tcW w:w="354" w:type="dxa"/>
          </w:tcPr>
          <w:p w14:paraId="347F930F" w14:textId="77777777" w:rsidR="00A05C33" w:rsidRPr="008231A9" w:rsidRDefault="00A05C33" w:rsidP="001A62FC">
            <w:pPr>
              <w:pStyle w:val="NoSpacing"/>
              <w:spacing w:line="240" w:lineRule="auto"/>
            </w:pPr>
          </w:p>
        </w:tc>
        <w:tc>
          <w:tcPr>
            <w:tcW w:w="5123" w:type="dxa"/>
            <w:gridSpan w:val="2"/>
            <w:tcBorders>
              <w:right w:val="single" w:sz="18" w:space="0" w:color="auto"/>
            </w:tcBorders>
          </w:tcPr>
          <w:p w14:paraId="1D396A7D" w14:textId="31AEFD07" w:rsidR="00A05C33" w:rsidRPr="00A05C33" w:rsidRDefault="00113B00" w:rsidP="001A62FC">
            <w:pPr>
              <w:pStyle w:val="NoSpacing"/>
              <w:spacing w:line="240" w:lineRule="auto"/>
            </w:pPr>
            <w:r>
              <w:t xml:space="preserve">J17. </w:t>
            </w:r>
            <w:r w:rsidR="00A05C33" w:rsidRPr="00A05C33">
              <w:t xml:space="preserve">In the past 12 months, about how many total </w:t>
            </w:r>
            <w:r w:rsidR="002943D0">
              <w:t>dispute</w:t>
            </w:r>
            <w:r w:rsidR="00A05C33" w:rsidRPr="00A05C33">
              <w:t>s occurred between your community and EXTERNAL actors (with government officials, miners, investors, etc.)</w:t>
            </w:r>
          </w:p>
        </w:tc>
        <w:tc>
          <w:tcPr>
            <w:tcW w:w="5323" w:type="dxa"/>
            <w:gridSpan w:val="3"/>
            <w:tcBorders>
              <w:top w:val="single" w:sz="18" w:space="0" w:color="auto"/>
              <w:left w:val="single" w:sz="18" w:space="0" w:color="auto"/>
              <w:bottom w:val="single" w:sz="18" w:space="0" w:color="auto"/>
              <w:right w:val="single" w:sz="18" w:space="0" w:color="auto"/>
            </w:tcBorders>
          </w:tcPr>
          <w:p w14:paraId="3EB6EE30" w14:textId="77777777" w:rsidR="00A05C33" w:rsidRPr="008231A9" w:rsidRDefault="00A05C33" w:rsidP="001A62FC">
            <w:pPr>
              <w:pStyle w:val="NoSpacing"/>
              <w:spacing w:line="240" w:lineRule="auto"/>
              <w:rPr>
                <w:i/>
              </w:rPr>
            </w:pPr>
            <w:r w:rsidRPr="008231A9">
              <w:rPr>
                <w:i/>
              </w:rPr>
              <w:t>(integer)</w:t>
            </w:r>
          </w:p>
        </w:tc>
      </w:tr>
      <w:tr w:rsidR="00A05C33" w:rsidRPr="008231A9" w14:paraId="668E4CB4" w14:textId="77777777">
        <w:tc>
          <w:tcPr>
            <w:tcW w:w="354" w:type="dxa"/>
          </w:tcPr>
          <w:p w14:paraId="49C5620A" w14:textId="77777777" w:rsidR="00A05C33" w:rsidRPr="008231A9" w:rsidRDefault="00A05C33" w:rsidP="001A62FC">
            <w:pPr>
              <w:pStyle w:val="NoSpacing"/>
              <w:spacing w:line="240" w:lineRule="auto"/>
            </w:pPr>
          </w:p>
        </w:tc>
        <w:tc>
          <w:tcPr>
            <w:tcW w:w="5046" w:type="dxa"/>
            <w:tcBorders>
              <w:right w:val="nil"/>
            </w:tcBorders>
          </w:tcPr>
          <w:p w14:paraId="344F00BC" w14:textId="77777777" w:rsidR="00A05C33" w:rsidRPr="00A05C33" w:rsidRDefault="0086228F" w:rsidP="001A62FC">
            <w:pPr>
              <w:pStyle w:val="NoSpacing"/>
              <w:spacing w:line="240" w:lineRule="auto"/>
            </w:pPr>
            <w:r>
              <w:t xml:space="preserve">J18. </w:t>
            </w:r>
            <w:r w:rsidR="00A05C33" w:rsidRPr="00A05C33">
              <w:t>Compared to 3 years ago, do you think the intensity of forest related disputes between your community and EXTERNAL actors (with government officials, miners, investors, etc.) has increased, decreased, or stayed the same?</w:t>
            </w:r>
          </w:p>
        </w:tc>
        <w:tc>
          <w:tcPr>
            <w:tcW w:w="4320" w:type="dxa"/>
            <w:gridSpan w:val="3"/>
            <w:tcBorders>
              <w:left w:val="nil"/>
              <w:right w:val="single" w:sz="18" w:space="0" w:color="auto"/>
            </w:tcBorders>
          </w:tcPr>
          <w:p w14:paraId="55DC03BD" w14:textId="77777777" w:rsidR="00A05C33" w:rsidRDefault="00A05C33" w:rsidP="001A62FC">
            <w:pPr>
              <w:pStyle w:val="NoSpacing"/>
              <w:spacing w:line="240" w:lineRule="auto"/>
            </w:pPr>
            <w:r>
              <w:t>1=Increased a lot</w:t>
            </w:r>
          </w:p>
          <w:p w14:paraId="74884286" w14:textId="77777777" w:rsidR="00A05C33" w:rsidRDefault="00A05C33" w:rsidP="001A62FC">
            <w:pPr>
              <w:pStyle w:val="NoSpacing"/>
              <w:spacing w:line="240" w:lineRule="auto"/>
            </w:pPr>
            <w:r>
              <w:t>2=Increased a little</w:t>
            </w:r>
          </w:p>
          <w:p w14:paraId="2A6CF8DB" w14:textId="77777777" w:rsidR="00A05C33" w:rsidRDefault="00A05C33" w:rsidP="001A62FC">
            <w:pPr>
              <w:pStyle w:val="NoSpacing"/>
              <w:spacing w:line="240" w:lineRule="auto"/>
            </w:pPr>
            <w:r>
              <w:t>3=Remained the same</w:t>
            </w:r>
          </w:p>
          <w:p w14:paraId="3193ABDF" w14:textId="77777777" w:rsidR="00A05C33" w:rsidRDefault="00A05C33" w:rsidP="001A62FC">
            <w:pPr>
              <w:pStyle w:val="NoSpacing"/>
              <w:spacing w:line="240" w:lineRule="auto"/>
            </w:pPr>
            <w:r>
              <w:t>4=Decreased a little</w:t>
            </w:r>
          </w:p>
          <w:p w14:paraId="09355A57" w14:textId="77777777" w:rsidR="00A05C33" w:rsidRDefault="00A05C33" w:rsidP="001A62FC">
            <w:pPr>
              <w:pStyle w:val="NoSpacing"/>
              <w:spacing w:line="240" w:lineRule="auto"/>
            </w:pPr>
            <w:r>
              <w:t>5=Decreased a lot</w:t>
            </w:r>
          </w:p>
          <w:p w14:paraId="5ED7644A" w14:textId="77777777" w:rsidR="00A05C33" w:rsidRDefault="00A05C33" w:rsidP="001A62FC">
            <w:pPr>
              <w:pStyle w:val="NoSpacing"/>
              <w:spacing w:line="240" w:lineRule="auto"/>
            </w:pPr>
            <w:r>
              <w:t>97=Other, please specify</w:t>
            </w:r>
          </w:p>
          <w:p w14:paraId="082F5CED" w14:textId="77777777" w:rsidR="00A05C33" w:rsidRDefault="00A05C33" w:rsidP="001A62FC">
            <w:pPr>
              <w:pStyle w:val="NoSpacing"/>
              <w:spacing w:line="240" w:lineRule="auto"/>
            </w:pPr>
            <w:r>
              <w:t>888=Don’t know</w:t>
            </w:r>
          </w:p>
          <w:p w14:paraId="1C0CB51C" w14:textId="77777777" w:rsidR="00A05C33" w:rsidRDefault="003F6A74" w:rsidP="001A62FC">
            <w:pPr>
              <w:pStyle w:val="NoSpacing"/>
              <w:spacing w:line="240" w:lineRule="auto"/>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2E8CB1D0" w14:textId="77777777" w:rsidR="00A05C33" w:rsidRPr="008231A9" w:rsidRDefault="00A05C33" w:rsidP="001A62FC">
            <w:pPr>
              <w:pStyle w:val="NoSpacing"/>
              <w:spacing w:line="240" w:lineRule="auto"/>
              <w:rPr>
                <w:i/>
              </w:rPr>
            </w:pPr>
            <w:r w:rsidRPr="008231A9">
              <w:rPr>
                <w:i/>
              </w:rPr>
              <w:t>(code)</w:t>
            </w:r>
          </w:p>
        </w:tc>
      </w:tr>
      <w:tr w:rsidR="00A05C33" w:rsidRPr="008231A9" w14:paraId="4E4FF59D" w14:textId="77777777" w:rsidTr="00A76CFB">
        <w:tc>
          <w:tcPr>
            <w:tcW w:w="354" w:type="dxa"/>
          </w:tcPr>
          <w:p w14:paraId="7C2194EA" w14:textId="77777777" w:rsidR="00A05C33" w:rsidRPr="008231A9" w:rsidRDefault="00A05C33" w:rsidP="001A62FC">
            <w:pPr>
              <w:pStyle w:val="NoSpacing"/>
              <w:spacing w:line="240" w:lineRule="auto"/>
            </w:pPr>
          </w:p>
        </w:tc>
        <w:tc>
          <w:tcPr>
            <w:tcW w:w="5123" w:type="dxa"/>
            <w:gridSpan w:val="2"/>
            <w:tcBorders>
              <w:right w:val="single" w:sz="18" w:space="0" w:color="auto"/>
            </w:tcBorders>
          </w:tcPr>
          <w:p w14:paraId="2F5ADB0E" w14:textId="721E3AF0" w:rsidR="00A05C33" w:rsidRPr="00A05C33" w:rsidRDefault="0086228F" w:rsidP="001A62FC">
            <w:pPr>
              <w:pStyle w:val="NoSpacing"/>
              <w:spacing w:line="240" w:lineRule="auto"/>
            </w:pPr>
            <w:r>
              <w:t xml:space="preserve">J19. </w:t>
            </w:r>
            <w:r w:rsidR="00A05C33" w:rsidRPr="00A05C33">
              <w:t xml:space="preserve">How many of the </w:t>
            </w:r>
            <w:r w:rsidR="002943D0">
              <w:t>dispute</w:t>
            </w:r>
            <w:r w:rsidR="00A05C33" w:rsidRPr="00A05C33">
              <w:t>s that occurred in the past 12 months between your community and EXTERNAL actors (with government officials, miners, investors, etc.) resulted in violence or the destruction of property?</w:t>
            </w:r>
          </w:p>
        </w:tc>
        <w:tc>
          <w:tcPr>
            <w:tcW w:w="5323" w:type="dxa"/>
            <w:gridSpan w:val="3"/>
            <w:tcBorders>
              <w:top w:val="single" w:sz="18" w:space="0" w:color="auto"/>
              <w:left w:val="single" w:sz="18" w:space="0" w:color="auto"/>
              <w:bottom w:val="single" w:sz="18" w:space="0" w:color="auto"/>
              <w:right w:val="single" w:sz="18" w:space="0" w:color="auto"/>
            </w:tcBorders>
          </w:tcPr>
          <w:p w14:paraId="4B928047" w14:textId="77777777" w:rsidR="00A05C33" w:rsidRPr="008231A9" w:rsidRDefault="00A05C33" w:rsidP="001A62FC">
            <w:pPr>
              <w:pStyle w:val="NoSpacing"/>
              <w:spacing w:line="240" w:lineRule="auto"/>
              <w:rPr>
                <w:i/>
              </w:rPr>
            </w:pPr>
            <w:r w:rsidRPr="008231A9">
              <w:rPr>
                <w:i/>
              </w:rPr>
              <w:t>(integer)</w:t>
            </w:r>
          </w:p>
        </w:tc>
      </w:tr>
      <w:tr w:rsidR="00A05C33" w:rsidRPr="008231A9" w14:paraId="7C91DE9D" w14:textId="77777777">
        <w:tc>
          <w:tcPr>
            <w:tcW w:w="354" w:type="dxa"/>
          </w:tcPr>
          <w:p w14:paraId="6C8E6F5C" w14:textId="77777777" w:rsidR="00A05C33" w:rsidRPr="008231A9" w:rsidRDefault="00A05C33" w:rsidP="001A62FC">
            <w:pPr>
              <w:pStyle w:val="NoSpacing"/>
              <w:spacing w:line="240" w:lineRule="auto"/>
            </w:pPr>
          </w:p>
        </w:tc>
        <w:tc>
          <w:tcPr>
            <w:tcW w:w="5046" w:type="dxa"/>
            <w:tcBorders>
              <w:right w:val="nil"/>
            </w:tcBorders>
          </w:tcPr>
          <w:p w14:paraId="2F5308C5" w14:textId="71BB2C09" w:rsidR="00A05C33" w:rsidRDefault="0086228F" w:rsidP="001A62FC">
            <w:pPr>
              <w:pStyle w:val="NoSpacing"/>
              <w:spacing w:line="240" w:lineRule="auto"/>
            </w:pPr>
            <w:r>
              <w:t xml:space="preserve">J20. </w:t>
            </w:r>
            <w:r w:rsidR="00A05C33">
              <w:t xml:space="preserve">In general, when </w:t>
            </w:r>
            <w:r w:rsidR="002943D0">
              <w:t>dispute</w:t>
            </w:r>
            <w:r w:rsidR="00A05C33">
              <w:t xml:space="preserve">s over </w:t>
            </w:r>
            <w:proofErr w:type="gramStart"/>
            <w:r w:rsidR="00A05C33">
              <w:t>forest land</w:t>
            </w:r>
            <w:proofErr w:type="gramEnd"/>
            <w:r w:rsidR="00A05C33">
              <w:t xml:space="preserve"> and resources arise between your community and EXTERNAL actors (with government officials, miners, investors, etc.) what person or group of people play the most important role in resolving those disputes? </w:t>
            </w:r>
          </w:p>
        </w:tc>
        <w:tc>
          <w:tcPr>
            <w:tcW w:w="2160" w:type="dxa"/>
            <w:gridSpan w:val="2"/>
            <w:tcBorders>
              <w:left w:val="nil"/>
              <w:right w:val="nil"/>
            </w:tcBorders>
          </w:tcPr>
          <w:p w14:paraId="1F843A38" w14:textId="77777777" w:rsidR="00A05C33" w:rsidRPr="00A05C33" w:rsidRDefault="00A05C33" w:rsidP="001A62FC">
            <w:pPr>
              <w:pStyle w:val="NoSpacing"/>
              <w:spacing w:line="240" w:lineRule="auto"/>
              <w:rPr>
                <w:rFonts w:cs="Times New Roman"/>
                <w:w w:val="105"/>
                <w:sz w:val="20"/>
              </w:rPr>
            </w:pPr>
            <w:r w:rsidRPr="00A05C33">
              <w:rPr>
                <w:rFonts w:cs="Times New Roman"/>
                <w:w w:val="105"/>
                <w:sz w:val="20"/>
              </w:rPr>
              <w:t>1</w:t>
            </w:r>
            <w:r w:rsidR="00597904">
              <w:rPr>
                <w:rFonts w:cs="Times New Roman"/>
                <w:w w:val="105"/>
                <w:sz w:val="20"/>
              </w:rPr>
              <w:t>=</w:t>
            </w:r>
            <w:r w:rsidRPr="00A05C33">
              <w:rPr>
                <w:rFonts w:cs="Times New Roman"/>
                <w:w w:val="105"/>
                <w:sz w:val="20"/>
              </w:rPr>
              <w:t>Headperson</w:t>
            </w:r>
          </w:p>
          <w:p w14:paraId="2EBA4937" w14:textId="77777777" w:rsidR="00A05C33" w:rsidRPr="00A05C33" w:rsidRDefault="00A05C33" w:rsidP="001A62FC">
            <w:pPr>
              <w:pStyle w:val="NoSpacing"/>
              <w:spacing w:line="240" w:lineRule="auto"/>
              <w:rPr>
                <w:rFonts w:cs="Times New Roman"/>
                <w:w w:val="105"/>
                <w:sz w:val="20"/>
              </w:rPr>
            </w:pPr>
            <w:r w:rsidRPr="00A05C33">
              <w:rPr>
                <w:rFonts w:cs="Times New Roman"/>
                <w:w w:val="105"/>
                <w:sz w:val="20"/>
              </w:rPr>
              <w:t>2</w:t>
            </w:r>
            <w:r w:rsidR="00597904">
              <w:rPr>
                <w:rFonts w:cs="Times New Roman"/>
                <w:w w:val="105"/>
                <w:sz w:val="20"/>
              </w:rPr>
              <w:t>=</w:t>
            </w:r>
            <w:r w:rsidRPr="00A05C33">
              <w:rPr>
                <w:rFonts w:cs="Times New Roman"/>
                <w:w w:val="105"/>
                <w:sz w:val="20"/>
              </w:rPr>
              <w:t>NGO</w:t>
            </w:r>
          </w:p>
          <w:p w14:paraId="3B9798C6" w14:textId="77777777" w:rsidR="00A05C33" w:rsidRPr="00A05C33" w:rsidRDefault="00A05C33" w:rsidP="001A62FC">
            <w:pPr>
              <w:pStyle w:val="NoSpacing"/>
              <w:spacing w:line="240" w:lineRule="auto"/>
              <w:rPr>
                <w:rFonts w:cs="Times New Roman"/>
                <w:w w:val="105"/>
                <w:sz w:val="20"/>
              </w:rPr>
            </w:pPr>
            <w:r w:rsidRPr="00A05C33">
              <w:rPr>
                <w:rFonts w:cs="Times New Roman"/>
                <w:w w:val="105"/>
                <w:sz w:val="20"/>
              </w:rPr>
              <w:t>3</w:t>
            </w:r>
            <w:r w:rsidR="00597904">
              <w:rPr>
                <w:rFonts w:cs="Times New Roman"/>
                <w:w w:val="105"/>
                <w:sz w:val="20"/>
              </w:rPr>
              <w:t>=</w:t>
            </w:r>
            <w:r w:rsidRPr="00A05C33">
              <w:rPr>
                <w:rFonts w:cs="Times New Roman"/>
                <w:w w:val="105"/>
                <w:sz w:val="20"/>
              </w:rPr>
              <w:t>ZAWA</w:t>
            </w:r>
          </w:p>
          <w:p w14:paraId="41CCBCF2" w14:textId="77777777" w:rsidR="00A05C33" w:rsidRPr="00A05C33" w:rsidRDefault="00A05C33" w:rsidP="001A62FC">
            <w:pPr>
              <w:pStyle w:val="NoSpacing"/>
              <w:spacing w:line="240" w:lineRule="auto"/>
              <w:rPr>
                <w:rFonts w:cs="Times New Roman"/>
                <w:w w:val="105"/>
                <w:sz w:val="20"/>
              </w:rPr>
            </w:pPr>
            <w:r w:rsidRPr="00A05C33">
              <w:rPr>
                <w:rFonts w:cs="Times New Roman"/>
                <w:w w:val="105"/>
                <w:sz w:val="20"/>
              </w:rPr>
              <w:t>4</w:t>
            </w:r>
            <w:r w:rsidR="00597904">
              <w:rPr>
                <w:rFonts w:cs="Times New Roman"/>
                <w:w w:val="105"/>
                <w:sz w:val="20"/>
              </w:rPr>
              <w:t>=</w:t>
            </w:r>
            <w:r w:rsidRPr="00A05C33">
              <w:rPr>
                <w:rFonts w:cs="Times New Roman"/>
                <w:w w:val="105"/>
                <w:sz w:val="20"/>
              </w:rPr>
              <w:t>Forest service (DFO)</w:t>
            </w:r>
          </w:p>
          <w:p w14:paraId="667961A9" w14:textId="77777777" w:rsidR="00A05C33" w:rsidRPr="00A05C33" w:rsidRDefault="00A05C33" w:rsidP="001A62FC">
            <w:pPr>
              <w:pStyle w:val="NoSpacing"/>
              <w:spacing w:line="240" w:lineRule="auto"/>
              <w:rPr>
                <w:rFonts w:cs="Times New Roman"/>
                <w:w w:val="105"/>
                <w:sz w:val="20"/>
              </w:rPr>
            </w:pPr>
            <w:r w:rsidRPr="00A05C33">
              <w:rPr>
                <w:rFonts w:cs="Times New Roman"/>
                <w:w w:val="105"/>
                <w:sz w:val="20"/>
              </w:rPr>
              <w:t>5</w:t>
            </w:r>
            <w:r w:rsidR="00597904">
              <w:rPr>
                <w:rFonts w:cs="Times New Roman"/>
                <w:w w:val="105"/>
                <w:sz w:val="20"/>
              </w:rPr>
              <w:t>=</w:t>
            </w:r>
            <w:r w:rsidRPr="00A05C33">
              <w:rPr>
                <w:rFonts w:cs="Times New Roman"/>
                <w:w w:val="105"/>
                <w:sz w:val="20"/>
              </w:rPr>
              <w:t>Village committee</w:t>
            </w:r>
          </w:p>
          <w:p w14:paraId="59A470C0" w14:textId="77777777" w:rsidR="00A05C33" w:rsidRPr="00A05C33" w:rsidRDefault="00A05C33" w:rsidP="001A62FC">
            <w:pPr>
              <w:pStyle w:val="NoSpacing"/>
              <w:spacing w:line="240" w:lineRule="auto"/>
              <w:rPr>
                <w:rFonts w:cs="Times New Roman"/>
                <w:w w:val="105"/>
                <w:sz w:val="20"/>
              </w:rPr>
            </w:pPr>
            <w:r w:rsidRPr="00A05C33">
              <w:rPr>
                <w:rFonts w:cs="Times New Roman"/>
                <w:w w:val="105"/>
                <w:sz w:val="20"/>
              </w:rPr>
              <w:t>6</w:t>
            </w:r>
            <w:r w:rsidR="00597904">
              <w:rPr>
                <w:rFonts w:cs="Times New Roman"/>
                <w:w w:val="105"/>
                <w:sz w:val="20"/>
              </w:rPr>
              <w:t>=</w:t>
            </w:r>
            <w:r w:rsidRPr="00A05C33">
              <w:rPr>
                <w:rFonts w:cs="Times New Roman"/>
                <w:w w:val="105"/>
                <w:sz w:val="20"/>
              </w:rPr>
              <w:t>YGL</w:t>
            </w:r>
          </w:p>
          <w:p w14:paraId="14866638" w14:textId="77777777" w:rsidR="00A05C33" w:rsidRPr="00A05C33" w:rsidRDefault="00A05C33" w:rsidP="001A62FC">
            <w:pPr>
              <w:pStyle w:val="NoSpacing"/>
              <w:spacing w:line="240" w:lineRule="auto"/>
              <w:rPr>
                <w:rFonts w:cs="Times New Roman"/>
                <w:w w:val="105"/>
                <w:sz w:val="20"/>
              </w:rPr>
            </w:pPr>
            <w:r w:rsidRPr="00A05C33">
              <w:rPr>
                <w:rFonts w:cs="Times New Roman"/>
                <w:w w:val="105"/>
                <w:sz w:val="20"/>
              </w:rPr>
              <w:t>7</w:t>
            </w:r>
            <w:r w:rsidR="00597904">
              <w:rPr>
                <w:rFonts w:cs="Times New Roman"/>
                <w:w w:val="105"/>
                <w:sz w:val="20"/>
              </w:rPr>
              <w:t>=</w:t>
            </w:r>
            <w:r w:rsidRPr="00A05C33">
              <w:rPr>
                <w:rFonts w:cs="Times New Roman"/>
                <w:w w:val="105"/>
                <w:sz w:val="20"/>
              </w:rPr>
              <w:t>Chief</w:t>
            </w:r>
          </w:p>
        </w:tc>
        <w:tc>
          <w:tcPr>
            <w:tcW w:w="2160" w:type="dxa"/>
            <w:tcBorders>
              <w:left w:val="nil"/>
              <w:right w:val="single" w:sz="18" w:space="0" w:color="auto"/>
            </w:tcBorders>
          </w:tcPr>
          <w:p w14:paraId="030C3E7A" w14:textId="77777777" w:rsidR="00A05C33" w:rsidRPr="00A05C33" w:rsidRDefault="00A05C33" w:rsidP="001A62FC">
            <w:pPr>
              <w:pStyle w:val="NoSpacing"/>
              <w:spacing w:line="240" w:lineRule="auto"/>
              <w:rPr>
                <w:rFonts w:cs="Times New Roman"/>
                <w:w w:val="105"/>
                <w:sz w:val="20"/>
              </w:rPr>
            </w:pPr>
            <w:r w:rsidRPr="00A05C33">
              <w:rPr>
                <w:rFonts w:cs="Times New Roman"/>
                <w:w w:val="105"/>
                <w:sz w:val="20"/>
              </w:rPr>
              <w:t>8</w:t>
            </w:r>
            <w:r w:rsidR="00597904">
              <w:rPr>
                <w:rFonts w:cs="Times New Roman"/>
                <w:w w:val="105"/>
                <w:sz w:val="20"/>
              </w:rPr>
              <w:t>=</w:t>
            </w:r>
            <w:r w:rsidRPr="00A05C33">
              <w:rPr>
                <w:rFonts w:cs="Times New Roman"/>
                <w:w w:val="105"/>
                <w:sz w:val="20"/>
              </w:rPr>
              <w:t>Induna</w:t>
            </w:r>
          </w:p>
          <w:p w14:paraId="07C5706B" w14:textId="77777777" w:rsidR="00A05C33" w:rsidRPr="00A05C33" w:rsidRDefault="00A05C33" w:rsidP="001A62FC">
            <w:pPr>
              <w:pStyle w:val="NoSpacing"/>
              <w:spacing w:line="240" w:lineRule="auto"/>
              <w:rPr>
                <w:rFonts w:cs="Times New Roman"/>
                <w:w w:val="105"/>
                <w:sz w:val="20"/>
              </w:rPr>
            </w:pPr>
            <w:r w:rsidRPr="00A05C33">
              <w:rPr>
                <w:rFonts w:cs="Times New Roman"/>
                <w:w w:val="105"/>
                <w:sz w:val="20"/>
              </w:rPr>
              <w:t>9</w:t>
            </w:r>
            <w:r w:rsidR="00597904">
              <w:rPr>
                <w:rFonts w:cs="Times New Roman"/>
                <w:w w:val="105"/>
                <w:sz w:val="20"/>
              </w:rPr>
              <w:t>=</w:t>
            </w:r>
            <w:r w:rsidRPr="00A05C33">
              <w:rPr>
                <w:rFonts w:cs="Times New Roman"/>
                <w:w w:val="105"/>
                <w:sz w:val="20"/>
              </w:rPr>
              <w:t>CRB</w:t>
            </w:r>
          </w:p>
          <w:p w14:paraId="3C765ECA" w14:textId="26B84DDD" w:rsidR="00A05C33" w:rsidRPr="00A05C33" w:rsidRDefault="00A05C33" w:rsidP="001A62FC">
            <w:pPr>
              <w:pStyle w:val="NoSpacing"/>
              <w:spacing w:line="240" w:lineRule="auto"/>
              <w:rPr>
                <w:rFonts w:cs="Times New Roman"/>
                <w:w w:val="105"/>
                <w:sz w:val="20"/>
              </w:rPr>
            </w:pPr>
            <w:r w:rsidRPr="00A05C33">
              <w:rPr>
                <w:rFonts w:cs="Times New Roman"/>
                <w:w w:val="105"/>
                <w:sz w:val="20"/>
              </w:rPr>
              <w:t>10</w:t>
            </w:r>
            <w:r w:rsidR="00597904">
              <w:rPr>
                <w:rFonts w:cs="Times New Roman"/>
                <w:w w:val="105"/>
                <w:sz w:val="20"/>
              </w:rPr>
              <w:t>=</w:t>
            </w:r>
            <w:r w:rsidR="00D160C9">
              <w:rPr>
                <w:rFonts w:cs="Times New Roman"/>
                <w:w w:val="105"/>
                <w:sz w:val="20"/>
              </w:rPr>
              <w:t>Elected officials</w:t>
            </w:r>
          </w:p>
          <w:p w14:paraId="241F3268" w14:textId="77777777" w:rsidR="00A05C33" w:rsidRPr="00A05C33" w:rsidRDefault="00752845" w:rsidP="001A62FC">
            <w:pPr>
              <w:pStyle w:val="NoSpacing"/>
              <w:spacing w:line="240" w:lineRule="auto"/>
              <w:rPr>
                <w:rFonts w:cs="Times New Roman"/>
                <w:w w:val="105"/>
                <w:sz w:val="20"/>
              </w:rPr>
            </w:pPr>
            <w:r>
              <w:rPr>
                <w:rFonts w:cs="Times New Roman"/>
                <w:w w:val="105"/>
                <w:sz w:val="20"/>
              </w:rPr>
              <w:t>97=</w:t>
            </w:r>
            <w:r w:rsidR="00A05C33" w:rsidRPr="00A05C33">
              <w:rPr>
                <w:rFonts w:cs="Times New Roman"/>
                <w:w w:val="105"/>
                <w:sz w:val="20"/>
              </w:rPr>
              <w:t>Other, specify</w:t>
            </w:r>
          </w:p>
          <w:p w14:paraId="5BDD91D4" w14:textId="77777777" w:rsidR="00A05C33" w:rsidRPr="00A05C33" w:rsidRDefault="00A05C33" w:rsidP="001A62FC">
            <w:pPr>
              <w:pStyle w:val="NoSpacing"/>
              <w:spacing w:line="240" w:lineRule="auto"/>
              <w:rPr>
                <w:rFonts w:cs="Times New Roman"/>
                <w:w w:val="105"/>
                <w:sz w:val="20"/>
              </w:rPr>
            </w:pPr>
            <w:r w:rsidRPr="00A05C33">
              <w:rPr>
                <w:rFonts w:cs="Times New Roman"/>
                <w:w w:val="105"/>
                <w:sz w:val="20"/>
              </w:rPr>
              <w:t>888=Don’t know</w:t>
            </w:r>
          </w:p>
          <w:p w14:paraId="5E3047E2" w14:textId="77777777" w:rsidR="00A05C33" w:rsidRPr="00A05C33" w:rsidRDefault="003F6A74" w:rsidP="001A62FC">
            <w:pPr>
              <w:pStyle w:val="NoSpacing"/>
              <w:spacing w:line="240" w:lineRule="auto"/>
              <w:rPr>
                <w:sz w:val="20"/>
              </w:rPr>
            </w:pPr>
            <w:r>
              <w:rPr>
                <w:rFonts w:cs="Times New Roman"/>
                <w:w w:val="105"/>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D428915" w14:textId="77777777" w:rsidR="00A05C33" w:rsidRPr="008231A9" w:rsidRDefault="00A05C33" w:rsidP="001A62FC">
            <w:pPr>
              <w:pStyle w:val="NoSpacing"/>
              <w:spacing w:line="240" w:lineRule="auto"/>
              <w:rPr>
                <w:i/>
              </w:rPr>
            </w:pPr>
            <w:r w:rsidRPr="008231A9">
              <w:rPr>
                <w:i/>
              </w:rPr>
              <w:t>(code)</w:t>
            </w:r>
          </w:p>
        </w:tc>
      </w:tr>
      <w:tr w:rsidR="00A05C33" w:rsidRPr="008231A9" w14:paraId="7928F2CE" w14:textId="77777777" w:rsidTr="00A76CFB">
        <w:trPr>
          <w:trHeight w:val="1013"/>
        </w:trPr>
        <w:tc>
          <w:tcPr>
            <w:tcW w:w="354" w:type="dxa"/>
            <w:tcBorders>
              <w:bottom w:val="single" w:sz="4" w:space="0" w:color="auto"/>
            </w:tcBorders>
          </w:tcPr>
          <w:p w14:paraId="03163423" w14:textId="77777777" w:rsidR="00A05C33" w:rsidRPr="008231A9" w:rsidRDefault="00A05C33" w:rsidP="001A62FC">
            <w:pPr>
              <w:pStyle w:val="NoSpacing"/>
              <w:spacing w:line="240" w:lineRule="auto"/>
            </w:pPr>
          </w:p>
        </w:tc>
        <w:tc>
          <w:tcPr>
            <w:tcW w:w="5046" w:type="dxa"/>
            <w:tcBorders>
              <w:bottom w:val="single" w:sz="4" w:space="0" w:color="auto"/>
              <w:right w:val="nil"/>
            </w:tcBorders>
          </w:tcPr>
          <w:p w14:paraId="05DAC303" w14:textId="5CC999A3" w:rsidR="00A05C33" w:rsidRDefault="0086228F" w:rsidP="001A62FC">
            <w:pPr>
              <w:pStyle w:val="NoSpacing"/>
              <w:spacing w:line="240" w:lineRule="auto"/>
            </w:pPr>
            <w:r>
              <w:t xml:space="preserve">J21. </w:t>
            </w:r>
            <w:r w:rsidR="00A05C33" w:rsidRPr="00A05C33">
              <w:t xml:space="preserve">In your opinion, is this process of resolving </w:t>
            </w:r>
            <w:r w:rsidR="002943D0">
              <w:t>dispute</w:t>
            </w:r>
            <w:r w:rsidR="00A05C33" w:rsidRPr="00A05C33">
              <w:t>s fair</w:t>
            </w:r>
            <w:r w:rsidR="004F11F7">
              <w:t xml:space="preserve"> to all parties involved</w:t>
            </w:r>
            <w:r w:rsidR="00A05C33" w:rsidRPr="00A05C33">
              <w:t xml:space="preserve">? </w:t>
            </w:r>
          </w:p>
          <w:p w14:paraId="535E2CCA" w14:textId="77777777" w:rsidR="00A76CFB" w:rsidRDefault="00A76CFB" w:rsidP="001A62FC">
            <w:pPr>
              <w:pStyle w:val="NoSpacing"/>
              <w:spacing w:line="240" w:lineRule="auto"/>
            </w:pPr>
          </w:p>
          <w:p w14:paraId="34780895" w14:textId="77777777" w:rsidR="00A05C33" w:rsidRPr="00A05C33" w:rsidRDefault="00A05C33" w:rsidP="001A62FC">
            <w:pPr>
              <w:pStyle w:val="NoSpacing"/>
              <w:spacing w:line="240" w:lineRule="auto"/>
            </w:pPr>
          </w:p>
        </w:tc>
        <w:tc>
          <w:tcPr>
            <w:tcW w:w="4320" w:type="dxa"/>
            <w:gridSpan w:val="3"/>
            <w:tcBorders>
              <w:left w:val="nil"/>
              <w:bottom w:val="single" w:sz="4" w:space="0" w:color="auto"/>
              <w:right w:val="single" w:sz="18" w:space="0" w:color="auto"/>
            </w:tcBorders>
          </w:tcPr>
          <w:p w14:paraId="7BEE1954" w14:textId="77777777" w:rsidR="00A05C33" w:rsidRPr="008231A9" w:rsidRDefault="00A05C33" w:rsidP="001A62FC">
            <w:pPr>
              <w:pStyle w:val="NoSpacing"/>
              <w:spacing w:line="240" w:lineRule="auto"/>
            </w:pPr>
            <w:r w:rsidRPr="008231A9">
              <w:t>0=No</w:t>
            </w:r>
          </w:p>
          <w:p w14:paraId="784E9AF8" w14:textId="77777777" w:rsidR="00A05C33" w:rsidRPr="008231A9" w:rsidRDefault="00A05C33" w:rsidP="001A62FC">
            <w:pPr>
              <w:pStyle w:val="NoSpacing"/>
              <w:spacing w:line="240" w:lineRule="auto"/>
            </w:pPr>
            <w:r w:rsidRPr="008231A9">
              <w:t>1=Yes</w:t>
            </w:r>
          </w:p>
          <w:p w14:paraId="7A9C1074" w14:textId="77777777" w:rsidR="00A05C33" w:rsidRPr="008231A9" w:rsidRDefault="00A05C33" w:rsidP="001A62FC">
            <w:pPr>
              <w:pStyle w:val="NoSpacing"/>
              <w:spacing w:line="240" w:lineRule="auto"/>
            </w:pPr>
            <w:r w:rsidRPr="008231A9">
              <w:t>888=Don’t know</w:t>
            </w:r>
          </w:p>
          <w:p w14:paraId="503035CA" w14:textId="77777777" w:rsidR="00A05C33" w:rsidRPr="008231A9" w:rsidRDefault="003F6A74" w:rsidP="001A62FC">
            <w:pPr>
              <w:pStyle w:val="NoSpacing"/>
              <w:spacing w:line="240" w:lineRule="auto"/>
            </w:pPr>
            <w:r>
              <w:t>999=Prefer not to respond</w:t>
            </w:r>
          </w:p>
        </w:tc>
        <w:tc>
          <w:tcPr>
            <w:tcW w:w="1080" w:type="dxa"/>
            <w:tcBorders>
              <w:top w:val="single" w:sz="18" w:space="0" w:color="auto"/>
              <w:left w:val="single" w:sz="18" w:space="0" w:color="auto"/>
              <w:bottom w:val="single" w:sz="4" w:space="0" w:color="auto"/>
              <w:right w:val="single" w:sz="18" w:space="0" w:color="auto"/>
            </w:tcBorders>
          </w:tcPr>
          <w:p w14:paraId="648C65C4" w14:textId="77777777" w:rsidR="00A05C33" w:rsidRPr="008231A9" w:rsidRDefault="00A05C33" w:rsidP="001A62FC">
            <w:pPr>
              <w:pStyle w:val="NoSpacing"/>
              <w:spacing w:line="240" w:lineRule="auto"/>
              <w:rPr>
                <w:i/>
              </w:rPr>
            </w:pPr>
            <w:r w:rsidRPr="008231A9">
              <w:rPr>
                <w:i/>
              </w:rPr>
              <w:t>(code)</w:t>
            </w:r>
          </w:p>
        </w:tc>
      </w:tr>
      <w:tr w:rsidR="00A76CFB" w:rsidRPr="008231A9" w14:paraId="2520D035" w14:textId="77777777" w:rsidTr="00A76CFB">
        <w:trPr>
          <w:trHeight w:val="1040"/>
        </w:trPr>
        <w:tc>
          <w:tcPr>
            <w:tcW w:w="354" w:type="dxa"/>
            <w:tcBorders>
              <w:top w:val="single" w:sz="4" w:space="0" w:color="auto"/>
            </w:tcBorders>
          </w:tcPr>
          <w:p w14:paraId="52E4993E" w14:textId="77777777" w:rsidR="00A76CFB" w:rsidRPr="008231A9" w:rsidRDefault="00A76CFB" w:rsidP="001A62FC">
            <w:pPr>
              <w:pStyle w:val="NoSpacing"/>
              <w:spacing w:line="240" w:lineRule="auto"/>
            </w:pPr>
          </w:p>
        </w:tc>
        <w:tc>
          <w:tcPr>
            <w:tcW w:w="5046" w:type="dxa"/>
            <w:tcBorders>
              <w:top w:val="single" w:sz="4" w:space="0" w:color="auto"/>
              <w:right w:val="nil"/>
            </w:tcBorders>
          </w:tcPr>
          <w:p w14:paraId="2EBBAAA8" w14:textId="77777777" w:rsidR="00A76CFB" w:rsidRDefault="00A76CFB" w:rsidP="001A62FC">
            <w:pPr>
              <w:pStyle w:val="NoSpacing"/>
              <w:spacing w:line="240" w:lineRule="auto"/>
            </w:pPr>
          </w:p>
          <w:p w14:paraId="708EC75E" w14:textId="3C1DA14D" w:rsidR="00A76CFB" w:rsidRDefault="00A76CFB" w:rsidP="001A62FC">
            <w:pPr>
              <w:pStyle w:val="NoSpacing"/>
              <w:spacing w:line="240" w:lineRule="auto"/>
            </w:pPr>
            <w:r>
              <w:t xml:space="preserve">If not, why not? </w:t>
            </w:r>
          </w:p>
          <w:p w14:paraId="30836745" w14:textId="77777777" w:rsidR="00A76CFB" w:rsidRPr="00A05C33" w:rsidRDefault="00A76CFB" w:rsidP="001A62FC">
            <w:pPr>
              <w:pStyle w:val="NoSpacing"/>
              <w:spacing w:line="240" w:lineRule="auto"/>
            </w:pPr>
          </w:p>
          <w:p w14:paraId="26D7BE76" w14:textId="77777777" w:rsidR="00A76CFB" w:rsidRDefault="00A76CFB" w:rsidP="001A62FC">
            <w:pPr>
              <w:pStyle w:val="NoSpacing"/>
              <w:spacing w:line="240" w:lineRule="auto"/>
            </w:pPr>
          </w:p>
        </w:tc>
        <w:tc>
          <w:tcPr>
            <w:tcW w:w="4320" w:type="dxa"/>
            <w:gridSpan w:val="3"/>
            <w:tcBorders>
              <w:top w:val="single" w:sz="4" w:space="0" w:color="auto"/>
              <w:left w:val="nil"/>
              <w:right w:val="single" w:sz="18" w:space="0" w:color="auto"/>
            </w:tcBorders>
          </w:tcPr>
          <w:p w14:paraId="3DB26DAA" w14:textId="77777777" w:rsidR="00A76CFB" w:rsidRPr="008231A9" w:rsidRDefault="00A76CFB" w:rsidP="001A62FC">
            <w:pPr>
              <w:pStyle w:val="NoSpacing"/>
              <w:spacing w:line="240" w:lineRule="auto"/>
            </w:pPr>
          </w:p>
        </w:tc>
        <w:tc>
          <w:tcPr>
            <w:tcW w:w="1080" w:type="dxa"/>
            <w:tcBorders>
              <w:top w:val="single" w:sz="4" w:space="0" w:color="auto"/>
              <w:left w:val="single" w:sz="18" w:space="0" w:color="auto"/>
              <w:bottom w:val="single" w:sz="18" w:space="0" w:color="auto"/>
              <w:right w:val="single" w:sz="18" w:space="0" w:color="auto"/>
            </w:tcBorders>
          </w:tcPr>
          <w:p w14:paraId="0125E076" w14:textId="77777777" w:rsidR="00A76CFB" w:rsidRPr="008231A9" w:rsidRDefault="00A76CFB" w:rsidP="001A62FC">
            <w:pPr>
              <w:pStyle w:val="NoSpacing"/>
              <w:spacing w:line="240" w:lineRule="auto"/>
              <w:rPr>
                <w:i/>
              </w:rPr>
            </w:pPr>
          </w:p>
        </w:tc>
      </w:tr>
      <w:tr w:rsidR="00A05C33" w:rsidRPr="008231A9" w14:paraId="769C03D7" w14:textId="77777777">
        <w:tc>
          <w:tcPr>
            <w:tcW w:w="354" w:type="dxa"/>
          </w:tcPr>
          <w:p w14:paraId="32F7CA8A" w14:textId="77777777" w:rsidR="00A05C33" w:rsidRPr="00A05C33" w:rsidRDefault="00A05C33" w:rsidP="001A62FC">
            <w:pPr>
              <w:pStyle w:val="NoSpacing"/>
              <w:spacing w:line="240" w:lineRule="auto"/>
            </w:pPr>
          </w:p>
        </w:tc>
        <w:tc>
          <w:tcPr>
            <w:tcW w:w="5046" w:type="dxa"/>
            <w:tcBorders>
              <w:right w:val="nil"/>
            </w:tcBorders>
          </w:tcPr>
          <w:p w14:paraId="6721D3CA" w14:textId="5730F8F5" w:rsidR="00A05C33" w:rsidRPr="00A05C33" w:rsidRDefault="0086228F" w:rsidP="001A62FC">
            <w:pPr>
              <w:pStyle w:val="NoSpacing"/>
              <w:spacing w:line="240" w:lineRule="auto"/>
            </w:pPr>
            <w:r>
              <w:t xml:space="preserve">J22. </w:t>
            </w:r>
            <w:r w:rsidR="00A05C33" w:rsidRPr="00A05C33">
              <w:t xml:space="preserve">In your opinion, has this process of resolving </w:t>
            </w:r>
            <w:r w:rsidR="002943D0">
              <w:t>dispute</w:t>
            </w:r>
            <w:r w:rsidR="00A05C33" w:rsidRPr="00A05C33">
              <w:t xml:space="preserve">s brought about a lasting peace? </w:t>
            </w:r>
          </w:p>
        </w:tc>
        <w:tc>
          <w:tcPr>
            <w:tcW w:w="4320" w:type="dxa"/>
            <w:gridSpan w:val="3"/>
            <w:tcBorders>
              <w:left w:val="nil"/>
              <w:right w:val="single" w:sz="18" w:space="0" w:color="auto"/>
            </w:tcBorders>
          </w:tcPr>
          <w:p w14:paraId="17C6ED69" w14:textId="77777777" w:rsidR="00A05C33" w:rsidRPr="008231A9" w:rsidRDefault="00A05C33" w:rsidP="001A62FC">
            <w:pPr>
              <w:pStyle w:val="NoSpacing"/>
              <w:spacing w:line="240" w:lineRule="auto"/>
            </w:pPr>
            <w:r w:rsidRPr="008231A9">
              <w:t>0=No</w:t>
            </w:r>
          </w:p>
          <w:p w14:paraId="458EA6BE" w14:textId="77777777" w:rsidR="00A05C33" w:rsidRPr="008231A9" w:rsidRDefault="00A05C33" w:rsidP="001A62FC">
            <w:pPr>
              <w:pStyle w:val="NoSpacing"/>
              <w:spacing w:line="240" w:lineRule="auto"/>
            </w:pPr>
            <w:r w:rsidRPr="008231A9">
              <w:t>1=Yes</w:t>
            </w:r>
          </w:p>
          <w:p w14:paraId="0C9F9973" w14:textId="77777777" w:rsidR="00A05C33" w:rsidRPr="008231A9" w:rsidRDefault="00A05C33" w:rsidP="001A62FC">
            <w:pPr>
              <w:pStyle w:val="NoSpacing"/>
              <w:spacing w:line="240" w:lineRule="auto"/>
            </w:pPr>
            <w:r w:rsidRPr="008231A9">
              <w:t>888=Don’t know</w:t>
            </w:r>
          </w:p>
          <w:p w14:paraId="61CE7CC2" w14:textId="77777777" w:rsidR="00A05C33" w:rsidRPr="008231A9" w:rsidRDefault="003F6A74" w:rsidP="001A62FC">
            <w:pPr>
              <w:pStyle w:val="NoSpacing"/>
              <w:spacing w:line="240" w:lineRule="auto"/>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49951038" w14:textId="77777777" w:rsidR="00A05C33" w:rsidRPr="008231A9" w:rsidRDefault="00A05C33" w:rsidP="001A62FC">
            <w:pPr>
              <w:pStyle w:val="NoSpacing"/>
              <w:spacing w:line="240" w:lineRule="auto"/>
              <w:rPr>
                <w:i/>
              </w:rPr>
            </w:pPr>
            <w:r w:rsidRPr="008231A9">
              <w:rPr>
                <w:i/>
              </w:rPr>
              <w:t>(code)</w:t>
            </w:r>
          </w:p>
        </w:tc>
      </w:tr>
    </w:tbl>
    <w:p w14:paraId="006AB0EE" w14:textId="77777777" w:rsidR="00343B0E" w:rsidRDefault="00343B0E" w:rsidP="00F854C6">
      <w:pPr>
        <w:rPr>
          <w:ins w:id="1271" w:author="Aidan Boyd" w:date="2015-01-13T14:35:00Z"/>
        </w:rPr>
      </w:pPr>
    </w:p>
    <w:tbl>
      <w:tblPr>
        <w:tblW w:w="10990" w:type="dxa"/>
        <w:tblInd w:w="-715" w:type="dxa"/>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98"/>
        <w:gridCol w:w="9092"/>
        <w:gridCol w:w="43"/>
        <w:gridCol w:w="1757"/>
      </w:tblGrid>
      <w:tr w:rsidR="00343B0E" w:rsidRPr="00343B0E" w14:paraId="06985A3F" w14:textId="77777777" w:rsidTr="00F854C6">
        <w:trPr>
          <w:trHeight w:val="20"/>
          <w:ins w:id="1272" w:author="Aidan Boyd" w:date="2015-01-13T14:36:00Z"/>
        </w:trPr>
        <w:tc>
          <w:tcPr>
            <w:tcW w:w="98" w:type="dxa"/>
            <w:tcBorders>
              <w:right w:val="single" w:sz="4" w:space="0" w:color="auto"/>
            </w:tcBorders>
          </w:tcPr>
          <w:p w14:paraId="00D22391" w14:textId="77777777" w:rsidR="00343B0E" w:rsidRPr="00343B0E" w:rsidRDefault="00343B0E" w:rsidP="00343B0E">
            <w:pPr>
              <w:spacing w:after="0" w:line="240" w:lineRule="auto"/>
              <w:contextualSpacing/>
              <w:rPr>
                <w:ins w:id="1273" w:author="Aidan Boyd" w:date="2015-01-13T14:36:00Z"/>
                <w:rFonts w:eastAsia="MS Mincho" w:cs="Times New Roman"/>
              </w:rPr>
            </w:pPr>
          </w:p>
        </w:tc>
        <w:tc>
          <w:tcPr>
            <w:tcW w:w="9092" w:type="dxa"/>
            <w:tcBorders>
              <w:left w:val="single" w:sz="4" w:space="0" w:color="auto"/>
              <w:right w:val="single" w:sz="18" w:space="0" w:color="000000"/>
            </w:tcBorders>
          </w:tcPr>
          <w:p w14:paraId="18AB186B" w14:textId="77777777" w:rsidR="00343B0E" w:rsidRPr="00343B0E" w:rsidRDefault="00343B0E" w:rsidP="00343B0E">
            <w:pPr>
              <w:spacing w:after="0" w:line="240" w:lineRule="auto"/>
              <w:rPr>
                <w:ins w:id="1274" w:author="Aidan Boyd" w:date="2015-01-13T14:36:00Z"/>
                <w:rFonts w:eastAsia="MS Mincho" w:cs="Times New Roman"/>
              </w:rPr>
            </w:pPr>
            <w:ins w:id="1275" w:author="Aidan Boyd" w:date="2015-01-13T14:36:00Z">
              <w:r w:rsidRPr="00343B0E">
                <w:rPr>
                  <w:rFonts w:eastAsia="Calibri" w:cs="Times New Roman"/>
                  <w:w w:val="105"/>
                </w:rPr>
                <w:t xml:space="preserve">E1. </w:t>
              </w:r>
              <w:r w:rsidRPr="00343B0E">
                <w:rPr>
                  <w:rFonts w:eastAsia="MS Mincho" w:cs="Times New Roman"/>
                </w:rPr>
                <w:t xml:space="preserve">Is there a feedback and grievance mechanism locally available for communities for the granting of the forest concession/permit? </w:t>
              </w:r>
            </w:ins>
          </w:p>
          <w:p w14:paraId="76D470D3" w14:textId="77777777" w:rsidR="00343B0E" w:rsidRPr="00343B0E" w:rsidRDefault="00343B0E" w:rsidP="00343B0E">
            <w:pPr>
              <w:spacing w:after="0" w:line="240" w:lineRule="auto"/>
              <w:rPr>
                <w:ins w:id="1276" w:author="Aidan Boyd" w:date="2015-01-13T14:36:00Z"/>
                <w:rFonts w:eastAsia="MS Mincho" w:cs="Times New Roman"/>
              </w:rPr>
            </w:pPr>
          </w:p>
          <w:p w14:paraId="4EF93D95" w14:textId="77777777" w:rsidR="00343B0E" w:rsidRPr="00343B0E" w:rsidRDefault="00343B0E" w:rsidP="00343B0E">
            <w:pPr>
              <w:spacing w:after="0" w:line="240" w:lineRule="auto"/>
              <w:rPr>
                <w:ins w:id="1277" w:author="Aidan Boyd" w:date="2015-01-13T14:36:00Z"/>
                <w:rFonts w:eastAsia="MS Mincho" w:cs="Times New Roman"/>
              </w:rPr>
            </w:pPr>
            <w:ins w:id="1278" w:author="Aidan Boyd" w:date="2015-01-13T14:36:00Z">
              <w:r w:rsidRPr="00343B0E">
                <w:rPr>
                  <w:rFonts w:eastAsia="MS Mincho" w:cs="Times New Roman"/>
                </w:rPr>
                <w:t>0-No</w:t>
              </w:r>
            </w:ins>
          </w:p>
          <w:p w14:paraId="4ABC6727" w14:textId="77777777" w:rsidR="00343B0E" w:rsidRPr="00343B0E" w:rsidRDefault="00343B0E" w:rsidP="00343B0E">
            <w:pPr>
              <w:spacing w:after="0" w:line="240" w:lineRule="auto"/>
              <w:rPr>
                <w:ins w:id="1279" w:author="Aidan Boyd" w:date="2015-01-13T14:36:00Z"/>
                <w:rFonts w:eastAsia="MS Mincho" w:cs="Times New Roman"/>
              </w:rPr>
            </w:pPr>
            <w:ins w:id="1280" w:author="Aidan Boyd" w:date="2015-01-13T14:36:00Z">
              <w:r w:rsidRPr="00343B0E">
                <w:rPr>
                  <w:rFonts w:eastAsia="MS Mincho" w:cs="Times New Roman"/>
                </w:rPr>
                <w:t>1-Yes</w:t>
              </w:r>
            </w:ins>
          </w:p>
          <w:p w14:paraId="38CE1DD5" w14:textId="77777777" w:rsidR="00343B0E" w:rsidRPr="00343B0E" w:rsidRDefault="00343B0E" w:rsidP="00343B0E">
            <w:pPr>
              <w:spacing w:after="0" w:line="240" w:lineRule="auto"/>
              <w:rPr>
                <w:ins w:id="1281" w:author="Aidan Boyd" w:date="2015-01-13T14:36:00Z"/>
                <w:rFonts w:eastAsia="MS Mincho" w:cs="Times New Roman"/>
              </w:rPr>
            </w:pPr>
            <w:ins w:id="1282" w:author="Aidan Boyd" w:date="2015-01-13T14:36:00Z">
              <w:r w:rsidRPr="00343B0E">
                <w:rPr>
                  <w:rFonts w:eastAsia="MS Mincho" w:cs="Times New Roman"/>
                </w:rPr>
                <w:t>888-Don’t know</w:t>
              </w:r>
            </w:ins>
          </w:p>
        </w:tc>
        <w:tc>
          <w:tcPr>
            <w:tcW w:w="1800" w:type="dxa"/>
            <w:gridSpan w:val="2"/>
            <w:tcBorders>
              <w:top w:val="single" w:sz="18" w:space="0" w:color="000000"/>
              <w:left w:val="single" w:sz="18" w:space="0" w:color="000000"/>
              <w:bottom w:val="single" w:sz="18" w:space="0" w:color="000000"/>
              <w:right w:val="single" w:sz="18" w:space="0" w:color="000000"/>
            </w:tcBorders>
          </w:tcPr>
          <w:p w14:paraId="565B45FA" w14:textId="77777777" w:rsidR="00343B0E" w:rsidRPr="00343B0E" w:rsidRDefault="00343B0E" w:rsidP="00343B0E">
            <w:pPr>
              <w:spacing w:after="0" w:line="240" w:lineRule="auto"/>
              <w:contextualSpacing/>
              <w:rPr>
                <w:ins w:id="1283" w:author="Aidan Boyd" w:date="2015-01-13T14:36:00Z"/>
                <w:rFonts w:eastAsia="MS Mincho" w:cs="Times New Roman"/>
                <w:w w:val="105"/>
              </w:rPr>
            </w:pPr>
            <w:ins w:id="1284" w:author="Aidan Boyd" w:date="2015-01-13T14:36:00Z">
              <w:r w:rsidRPr="00343B0E">
                <w:rPr>
                  <w:rFonts w:eastAsia="MS Mincho" w:cs="Times New Roman"/>
                  <w:i/>
                  <w:color w:val="A6A6A6"/>
                </w:rPr>
                <w:t>(Code)</w:t>
              </w:r>
            </w:ins>
          </w:p>
        </w:tc>
      </w:tr>
      <w:tr w:rsidR="00343B0E" w:rsidRPr="00343B0E" w14:paraId="2A789ABA" w14:textId="77777777" w:rsidTr="00F854C6">
        <w:trPr>
          <w:trHeight w:val="20"/>
          <w:ins w:id="1285" w:author="Aidan Boyd" w:date="2015-01-13T14:36:00Z"/>
        </w:trPr>
        <w:tc>
          <w:tcPr>
            <w:tcW w:w="98" w:type="dxa"/>
            <w:tcBorders>
              <w:top w:val="single" w:sz="4" w:space="0" w:color="000000"/>
              <w:left w:val="single" w:sz="4" w:space="0" w:color="auto"/>
              <w:bottom w:val="single" w:sz="4" w:space="0" w:color="000000"/>
              <w:right w:val="single" w:sz="4" w:space="0" w:color="auto"/>
            </w:tcBorders>
          </w:tcPr>
          <w:p w14:paraId="1DCACEDF" w14:textId="77777777" w:rsidR="00343B0E" w:rsidRPr="00343B0E" w:rsidRDefault="00343B0E" w:rsidP="00343B0E">
            <w:pPr>
              <w:spacing w:after="0" w:line="240" w:lineRule="auto"/>
              <w:contextualSpacing/>
              <w:rPr>
                <w:ins w:id="1286" w:author="Aidan Boyd" w:date="2015-01-13T14:36:00Z"/>
                <w:rFonts w:eastAsia="MS Mincho" w:cs="Times New Roman"/>
              </w:rPr>
            </w:pPr>
          </w:p>
        </w:tc>
        <w:tc>
          <w:tcPr>
            <w:tcW w:w="9092" w:type="dxa"/>
            <w:tcBorders>
              <w:top w:val="single" w:sz="4" w:space="0" w:color="000000"/>
              <w:left w:val="single" w:sz="4" w:space="0" w:color="auto"/>
              <w:bottom w:val="single" w:sz="4" w:space="0" w:color="000000"/>
              <w:right w:val="single" w:sz="18" w:space="0" w:color="000000"/>
            </w:tcBorders>
          </w:tcPr>
          <w:p w14:paraId="086F0C65" w14:textId="77777777" w:rsidR="00343B0E" w:rsidRPr="00343B0E" w:rsidRDefault="00343B0E" w:rsidP="00343B0E">
            <w:pPr>
              <w:spacing w:after="0" w:line="240" w:lineRule="auto"/>
              <w:rPr>
                <w:ins w:id="1287" w:author="Aidan Boyd" w:date="2015-01-13T14:36:00Z"/>
                <w:rFonts w:eastAsia="MS Mincho" w:cs="Times New Roman"/>
              </w:rPr>
            </w:pPr>
            <w:ins w:id="1288" w:author="Aidan Boyd" w:date="2015-01-13T14:36:00Z">
              <w:r w:rsidRPr="00343B0E">
                <w:rPr>
                  <w:rFonts w:eastAsia="Calibri" w:cs="Times New Roman"/>
                  <w:w w:val="105"/>
                </w:rPr>
                <w:t xml:space="preserve">E2. </w:t>
              </w:r>
              <w:r w:rsidRPr="00343B0E">
                <w:rPr>
                  <w:rFonts w:eastAsia="MS Mincho" w:cs="Times New Roman"/>
                </w:rPr>
                <w:t xml:space="preserve">Can you describe the process for me? </w:t>
              </w:r>
            </w:ins>
          </w:p>
          <w:p w14:paraId="273B27D4" w14:textId="77777777" w:rsidR="00343B0E" w:rsidRPr="00343B0E" w:rsidRDefault="00343B0E" w:rsidP="00343B0E">
            <w:pPr>
              <w:spacing w:after="0" w:line="240" w:lineRule="auto"/>
              <w:contextualSpacing/>
              <w:rPr>
                <w:ins w:id="1289" w:author="Aidan Boyd" w:date="2015-01-13T14:36:00Z"/>
                <w:rFonts w:eastAsia="MS Mincho" w:cs="Times New Roman"/>
                <w:w w:val="105"/>
              </w:rPr>
            </w:pPr>
          </w:p>
        </w:tc>
        <w:tc>
          <w:tcPr>
            <w:tcW w:w="1800" w:type="dxa"/>
            <w:gridSpan w:val="2"/>
            <w:tcBorders>
              <w:top w:val="single" w:sz="18" w:space="0" w:color="000000"/>
              <w:left w:val="single" w:sz="18" w:space="0" w:color="000000"/>
              <w:bottom w:val="single" w:sz="18" w:space="0" w:color="000000"/>
              <w:right w:val="single" w:sz="18" w:space="0" w:color="000000"/>
            </w:tcBorders>
          </w:tcPr>
          <w:p w14:paraId="2373BF24" w14:textId="77777777" w:rsidR="00343B0E" w:rsidRPr="00343B0E" w:rsidRDefault="00343B0E" w:rsidP="00343B0E">
            <w:pPr>
              <w:spacing w:after="0" w:line="240" w:lineRule="auto"/>
              <w:contextualSpacing/>
              <w:rPr>
                <w:ins w:id="1290" w:author="Aidan Boyd" w:date="2015-01-13T14:36:00Z"/>
                <w:rFonts w:eastAsia="MS Mincho" w:cs="Times New Roman"/>
                <w:i/>
                <w:color w:val="A6A6A6"/>
              </w:rPr>
            </w:pPr>
            <w:ins w:id="1291" w:author="Aidan Boyd" w:date="2015-01-13T14:36:00Z">
              <w:r w:rsidRPr="00343B0E">
                <w:rPr>
                  <w:rFonts w:eastAsia="MS Mincho" w:cs="Times New Roman"/>
                  <w:i/>
                  <w:color w:val="A6A6A6"/>
                </w:rPr>
                <w:t>(Text)</w:t>
              </w:r>
            </w:ins>
          </w:p>
        </w:tc>
      </w:tr>
      <w:tr w:rsidR="00343B0E" w:rsidRPr="00343B0E" w14:paraId="14882901" w14:textId="77777777" w:rsidTr="00F854C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ins w:id="1292" w:author="Aidan Boyd" w:date="2015-01-13T14:36:00Z"/>
        </w:trPr>
        <w:tc>
          <w:tcPr>
            <w:tcW w:w="98" w:type="dxa"/>
            <w:tcBorders>
              <w:top w:val="single" w:sz="4" w:space="0" w:color="000000"/>
              <w:left w:val="single" w:sz="4" w:space="0" w:color="000000"/>
              <w:bottom w:val="single" w:sz="4" w:space="0" w:color="000000"/>
              <w:right w:val="single" w:sz="4" w:space="0" w:color="auto"/>
            </w:tcBorders>
          </w:tcPr>
          <w:p w14:paraId="6FD49275" w14:textId="77777777" w:rsidR="00343B0E" w:rsidRPr="00343B0E" w:rsidRDefault="00343B0E" w:rsidP="00343B0E">
            <w:pPr>
              <w:spacing w:after="0" w:line="240" w:lineRule="auto"/>
              <w:contextualSpacing/>
              <w:rPr>
                <w:ins w:id="1293" w:author="Aidan Boyd" w:date="2015-01-13T14:36:00Z"/>
                <w:rFonts w:eastAsia="MS Mincho" w:cs="Times New Roman"/>
                <w:w w:val="105"/>
              </w:rPr>
            </w:pPr>
          </w:p>
        </w:tc>
        <w:tc>
          <w:tcPr>
            <w:tcW w:w="9092" w:type="dxa"/>
            <w:tcBorders>
              <w:top w:val="single" w:sz="4" w:space="0" w:color="000000"/>
              <w:left w:val="single" w:sz="4" w:space="0" w:color="auto"/>
              <w:bottom w:val="single" w:sz="4" w:space="0" w:color="000000"/>
              <w:right w:val="single" w:sz="18" w:space="0" w:color="000000"/>
            </w:tcBorders>
          </w:tcPr>
          <w:p w14:paraId="490377E2" w14:textId="77777777" w:rsidR="00343B0E" w:rsidRPr="00343B0E" w:rsidRDefault="00343B0E" w:rsidP="00343B0E">
            <w:pPr>
              <w:spacing w:after="0" w:line="240" w:lineRule="auto"/>
              <w:contextualSpacing/>
              <w:rPr>
                <w:ins w:id="1294" w:author="Aidan Boyd" w:date="2015-01-13T14:36:00Z"/>
                <w:rFonts w:eastAsia="MS Mincho" w:cs="Times New Roman"/>
                <w:w w:val="105"/>
              </w:rPr>
            </w:pPr>
            <w:ins w:id="1295" w:author="Aidan Boyd" w:date="2015-01-13T14:36:00Z">
              <w:r w:rsidRPr="00343B0E">
                <w:rPr>
                  <w:rFonts w:eastAsia="Calibri" w:cs="Times New Roman"/>
                  <w:w w:val="105"/>
                </w:rPr>
                <w:t>E3.</w:t>
              </w:r>
              <w:r w:rsidRPr="00343B0E">
                <w:rPr>
                  <w:rFonts w:eastAsia="MS Mincho" w:cs="Times New Roman"/>
                </w:rPr>
                <w:t xml:space="preserve"> What organ is responsible for receiving and processing feedback requests and grievances?</w:t>
              </w:r>
            </w:ins>
          </w:p>
        </w:tc>
        <w:tc>
          <w:tcPr>
            <w:tcW w:w="1800" w:type="dxa"/>
            <w:gridSpan w:val="2"/>
            <w:tcBorders>
              <w:top w:val="single" w:sz="18" w:space="0" w:color="000000"/>
              <w:left w:val="single" w:sz="18" w:space="0" w:color="000000"/>
              <w:bottom w:val="single" w:sz="18" w:space="0" w:color="000000"/>
              <w:right w:val="single" w:sz="18" w:space="0" w:color="000000"/>
            </w:tcBorders>
          </w:tcPr>
          <w:p w14:paraId="251AE9CD" w14:textId="77777777" w:rsidR="00343B0E" w:rsidRPr="00343B0E" w:rsidRDefault="00343B0E" w:rsidP="00343B0E">
            <w:pPr>
              <w:spacing w:after="0" w:line="240" w:lineRule="auto"/>
              <w:contextualSpacing/>
              <w:rPr>
                <w:ins w:id="1296" w:author="Aidan Boyd" w:date="2015-01-13T14:36:00Z"/>
                <w:rFonts w:eastAsia="MS Mincho" w:cs="Times New Roman"/>
                <w:i/>
                <w:color w:val="A6A6A6"/>
              </w:rPr>
            </w:pPr>
            <w:ins w:id="1297" w:author="Aidan Boyd" w:date="2015-01-13T14:36:00Z">
              <w:r w:rsidRPr="00343B0E">
                <w:rPr>
                  <w:rFonts w:eastAsia="MS Mincho" w:cs="Times New Roman"/>
                  <w:i/>
                  <w:color w:val="A6A6A6"/>
                </w:rPr>
                <w:t>(Text)</w:t>
              </w:r>
            </w:ins>
          </w:p>
        </w:tc>
      </w:tr>
      <w:tr w:rsidR="00343B0E" w:rsidRPr="00343B0E" w14:paraId="03E19A5C" w14:textId="77777777" w:rsidTr="00F854C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ins w:id="1298" w:author="Aidan Boyd" w:date="2015-01-13T14:36:00Z"/>
        </w:trPr>
        <w:tc>
          <w:tcPr>
            <w:tcW w:w="98" w:type="dxa"/>
            <w:tcBorders>
              <w:top w:val="single" w:sz="4" w:space="0" w:color="000000"/>
              <w:left w:val="single" w:sz="4" w:space="0" w:color="000000"/>
              <w:bottom w:val="single" w:sz="4" w:space="0" w:color="000000"/>
              <w:right w:val="single" w:sz="4" w:space="0" w:color="auto"/>
            </w:tcBorders>
          </w:tcPr>
          <w:p w14:paraId="4699C26F" w14:textId="77777777" w:rsidR="00343B0E" w:rsidRPr="00343B0E" w:rsidRDefault="00343B0E" w:rsidP="00343B0E">
            <w:pPr>
              <w:spacing w:after="0" w:line="240" w:lineRule="auto"/>
              <w:contextualSpacing/>
              <w:rPr>
                <w:ins w:id="1299" w:author="Aidan Boyd" w:date="2015-01-13T14:36:00Z"/>
                <w:rFonts w:eastAsia="MS Mincho" w:cs="Times New Roman"/>
                <w:w w:val="105"/>
              </w:rPr>
            </w:pPr>
          </w:p>
        </w:tc>
        <w:tc>
          <w:tcPr>
            <w:tcW w:w="9092" w:type="dxa"/>
            <w:tcBorders>
              <w:top w:val="single" w:sz="4" w:space="0" w:color="000000"/>
              <w:left w:val="single" w:sz="4" w:space="0" w:color="auto"/>
              <w:bottom w:val="single" w:sz="4" w:space="0" w:color="000000"/>
              <w:right w:val="single" w:sz="18" w:space="0" w:color="000000"/>
            </w:tcBorders>
          </w:tcPr>
          <w:p w14:paraId="13C50993" w14:textId="77777777" w:rsidR="00343B0E" w:rsidRPr="00343B0E" w:rsidRDefault="00343B0E" w:rsidP="00343B0E">
            <w:pPr>
              <w:spacing w:after="0" w:line="240" w:lineRule="auto"/>
              <w:rPr>
                <w:ins w:id="1300" w:author="Aidan Boyd" w:date="2015-01-13T14:36:00Z"/>
                <w:rFonts w:eastAsia="MS Mincho" w:cs="Times New Roman"/>
              </w:rPr>
            </w:pPr>
            <w:ins w:id="1301" w:author="Aidan Boyd" w:date="2015-01-13T14:36:00Z">
              <w:r w:rsidRPr="00343B0E">
                <w:rPr>
                  <w:rFonts w:eastAsia="Calibri" w:cs="Times New Roman"/>
                  <w:w w:val="105"/>
                </w:rPr>
                <w:t xml:space="preserve">E4. </w:t>
              </w:r>
              <w:r w:rsidRPr="00343B0E">
                <w:rPr>
                  <w:rFonts w:eastAsia="MS Mincho" w:cs="Times New Roman"/>
                </w:rPr>
                <w:t xml:space="preserve">Has your community ever presented a grievance to this body? </w:t>
              </w:r>
            </w:ins>
          </w:p>
          <w:p w14:paraId="090CF970" w14:textId="77777777" w:rsidR="00343B0E" w:rsidRPr="00343B0E" w:rsidRDefault="00343B0E" w:rsidP="00343B0E">
            <w:pPr>
              <w:spacing w:after="0" w:line="240" w:lineRule="auto"/>
              <w:rPr>
                <w:ins w:id="1302" w:author="Aidan Boyd" w:date="2015-01-13T14:36:00Z"/>
                <w:rFonts w:eastAsia="MS Mincho" w:cs="Times New Roman"/>
              </w:rPr>
            </w:pPr>
            <w:ins w:id="1303" w:author="Aidan Boyd" w:date="2015-01-13T14:36:00Z">
              <w:r w:rsidRPr="00343B0E">
                <w:rPr>
                  <w:rFonts w:eastAsia="MS Mincho" w:cs="Times New Roman"/>
                </w:rPr>
                <w:t>0-No</w:t>
              </w:r>
            </w:ins>
          </w:p>
          <w:p w14:paraId="51C9F788" w14:textId="77777777" w:rsidR="00343B0E" w:rsidRPr="00343B0E" w:rsidRDefault="00343B0E" w:rsidP="00343B0E">
            <w:pPr>
              <w:spacing w:after="0" w:line="240" w:lineRule="auto"/>
              <w:rPr>
                <w:ins w:id="1304" w:author="Aidan Boyd" w:date="2015-01-13T14:36:00Z"/>
                <w:rFonts w:eastAsia="MS Mincho" w:cs="Times New Roman"/>
              </w:rPr>
            </w:pPr>
            <w:ins w:id="1305" w:author="Aidan Boyd" w:date="2015-01-13T14:36:00Z">
              <w:r w:rsidRPr="00343B0E">
                <w:rPr>
                  <w:rFonts w:eastAsia="MS Mincho" w:cs="Times New Roman"/>
                </w:rPr>
                <w:t>1-Yes</w:t>
              </w:r>
            </w:ins>
          </w:p>
          <w:p w14:paraId="4C29FEF0" w14:textId="77777777" w:rsidR="00343B0E" w:rsidRPr="00343B0E" w:rsidRDefault="00343B0E" w:rsidP="00343B0E">
            <w:pPr>
              <w:spacing w:after="0" w:line="240" w:lineRule="auto"/>
              <w:rPr>
                <w:ins w:id="1306" w:author="Aidan Boyd" w:date="2015-01-13T14:36:00Z"/>
                <w:rFonts w:eastAsia="MS Mincho" w:cs="Times New Roman"/>
              </w:rPr>
            </w:pPr>
            <w:ins w:id="1307" w:author="Aidan Boyd" w:date="2015-01-13T14:36:00Z">
              <w:r w:rsidRPr="00343B0E">
                <w:rPr>
                  <w:rFonts w:eastAsia="MS Mincho" w:cs="Times New Roman"/>
                </w:rPr>
                <w:t>888-Don’t know</w:t>
              </w:r>
            </w:ins>
          </w:p>
          <w:p w14:paraId="02261190" w14:textId="77777777" w:rsidR="00343B0E" w:rsidRPr="00343B0E" w:rsidRDefault="00343B0E" w:rsidP="00343B0E">
            <w:pPr>
              <w:spacing w:after="0" w:line="240" w:lineRule="auto"/>
              <w:contextualSpacing/>
              <w:rPr>
                <w:ins w:id="1308" w:author="Aidan Boyd" w:date="2015-01-13T14:36:00Z"/>
                <w:rFonts w:eastAsia="MS Mincho" w:cs="Times New Roman"/>
                <w:w w:val="105"/>
              </w:rPr>
            </w:pPr>
          </w:p>
        </w:tc>
        <w:tc>
          <w:tcPr>
            <w:tcW w:w="1800" w:type="dxa"/>
            <w:gridSpan w:val="2"/>
            <w:tcBorders>
              <w:top w:val="single" w:sz="18" w:space="0" w:color="000000"/>
              <w:left w:val="single" w:sz="18" w:space="0" w:color="000000"/>
              <w:bottom w:val="single" w:sz="18" w:space="0" w:color="000000"/>
              <w:right w:val="single" w:sz="18" w:space="0" w:color="000000"/>
            </w:tcBorders>
          </w:tcPr>
          <w:p w14:paraId="097C62A9" w14:textId="77777777" w:rsidR="00343B0E" w:rsidRPr="00343B0E" w:rsidRDefault="00343B0E" w:rsidP="00343B0E">
            <w:pPr>
              <w:spacing w:after="0" w:line="240" w:lineRule="auto"/>
              <w:contextualSpacing/>
              <w:rPr>
                <w:ins w:id="1309" w:author="Aidan Boyd" w:date="2015-01-13T14:36:00Z"/>
                <w:rFonts w:eastAsia="MS Mincho" w:cs="Times New Roman"/>
                <w:i/>
                <w:color w:val="A6A6A6"/>
              </w:rPr>
            </w:pPr>
            <w:ins w:id="1310" w:author="Aidan Boyd" w:date="2015-01-13T14:36:00Z">
              <w:r w:rsidRPr="00343B0E">
                <w:rPr>
                  <w:rFonts w:eastAsia="MS Mincho" w:cs="Times New Roman"/>
                  <w:i/>
                  <w:color w:val="A6A6A6"/>
                </w:rPr>
                <w:t>(Code)</w:t>
              </w:r>
            </w:ins>
          </w:p>
        </w:tc>
      </w:tr>
      <w:tr w:rsidR="00343B0E" w:rsidRPr="00343B0E" w14:paraId="10AB0F36" w14:textId="77777777" w:rsidTr="00F854C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ins w:id="1311" w:author="Aidan Boyd" w:date="2015-01-13T14:36:00Z"/>
        </w:trPr>
        <w:tc>
          <w:tcPr>
            <w:tcW w:w="98" w:type="dxa"/>
            <w:tcBorders>
              <w:top w:val="single" w:sz="4" w:space="0" w:color="000000"/>
              <w:left w:val="single" w:sz="4" w:space="0" w:color="000000"/>
              <w:bottom w:val="single" w:sz="4" w:space="0" w:color="000000"/>
              <w:right w:val="single" w:sz="4" w:space="0" w:color="auto"/>
            </w:tcBorders>
          </w:tcPr>
          <w:p w14:paraId="00EB5EEF" w14:textId="77777777" w:rsidR="00343B0E" w:rsidRPr="00343B0E" w:rsidRDefault="00343B0E" w:rsidP="00343B0E">
            <w:pPr>
              <w:spacing w:after="0" w:line="240" w:lineRule="auto"/>
              <w:contextualSpacing/>
              <w:rPr>
                <w:ins w:id="1312" w:author="Aidan Boyd" w:date="2015-01-13T14:36:00Z"/>
                <w:rFonts w:eastAsia="Calibri" w:cs="Times New Roman"/>
                <w:w w:val="105"/>
              </w:rPr>
            </w:pPr>
          </w:p>
        </w:tc>
        <w:tc>
          <w:tcPr>
            <w:tcW w:w="9092" w:type="dxa"/>
            <w:tcBorders>
              <w:top w:val="single" w:sz="4" w:space="0" w:color="000000"/>
              <w:left w:val="single" w:sz="4" w:space="0" w:color="auto"/>
              <w:bottom w:val="single" w:sz="4" w:space="0" w:color="000000"/>
            </w:tcBorders>
          </w:tcPr>
          <w:p w14:paraId="60A59ECA" w14:textId="77777777" w:rsidR="00343B0E" w:rsidRPr="00343B0E" w:rsidRDefault="00343B0E" w:rsidP="00343B0E">
            <w:pPr>
              <w:spacing w:after="0" w:line="240" w:lineRule="auto"/>
              <w:rPr>
                <w:ins w:id="1313" w:author="Aidan Boyd" w:date="2015-01-13T14:36:00Z"/>
                <w:rFonts w:eastAsia="MS Mincho" w:cs="Times New Roman"/>
              </w:rPr>
            </w:pPr>
            <w:ins w:id="1314" w:author="Aidan Boyd" w:date="2015-01-13T14:36:00Z">
              <w:r w:rsidRPr="00343B0E">
                <w:rPr>
                  <w:rFonts w:eastAsia="Calibri" w:cs="Times New Roman"/>
                  <w:w w:val="105"/>
                </w:rPr>
                <w:t xml:space="preserve">E5. </w:t>
              </w:r>
              <w:r w:rsidRPr="00343B0E">
                <w:rPr>
                  <w:rFonts w:eastAsia="MS Mincho" w:cs="Times New Roman"/>
                </w:rPr>
                <w:t xml:space="preserve">What was your grievance about? </w:t>
              </w:r>
            </w:ins>
          </w:p>
          <w:p w14:paraId="4CC98583" w14:textId="77777777" w:rsidR="00343B0E" w:rsidRPr="00343B0E" w:rsidRDefault="00343B0E" w:rsidP="00343B0E">
            <w:pPr>
              <w:spacing w:after="0" w:line="240" w:lineRule="auto"/>
              <w:rPr>
                <w:ins w:id="1315" w:author="Aidan Boyd" w:date="2015-01-13T14:36:00Z"/>
                <w:rFonts w:eastAsia="MS Mincho" w:cs="Times New Roman"/>
              </w:rPr>
            </w:pPr>
          </w:p>
          <w:p w14:paraId="6A13DC63" w14:textId="77777777" w:rsidR="00343B0E" w:rsidRPr="00343B0E" w:rsidRDefault="00343B0E" w:rsidP="00343B0E">
            <w:pPr>
              <w:spacing w:after="0" w:line="240" w:lineRule="auto"/>
              <w:rPr>
                <w:ins w:id="1316" w:author="Aidan Boyd" w:date="2015-01-13T14:36:00Z"/>
                <w:rFonts w:eastAsia="MS Mincho" w:cs="Times New Roman"/>
                <w:i/>
              </w:rPr>
            </w:pPr>
            <w:ins w:id="1317" w:author="Aidan Boyd" w:date="2015-01-13T14:36:00Z">
              <w:r w:rsidRPr="00343B0E">
                <w:rPr>
                  <w:rFonts w:eastAsia="MS Mincho" w:cs="Times New Roman"/>
                  <w:i/>
                </w:rPr>
                <w:t xml:space="preserve">Select all that apply </w:t>
              </w:r>
            </w:ins>
          </w:p>
          <w:p w14:paraId="16FAAE17" w14:textId="77777777" w:rsidR="00343B0E" w:rsidRPr="00343B0E" w:rsidRDefault="00343B0E" w:rsidP="00343B0E">
            <w:pPr>
              <w:spacing w:after="0" w:line="240" w:lineRule="auto"/>
              <w:rPr>
                <w:ins w:id="1318" w:author="Aidan Boyd" w:date="2015-01-13T14:36:00Z"/>
                <w:rFonts w:eastAsia="MS Mincho" w:cs="Times New Roman"/>
                <w:i/>
              </w:rPr>
            </w:pPr>
          </w:p>
          <w:p w14:paraId="29F55FF4" w14:textId="77777777" w:rsidR="00343B0E" w:rsidRPr="00343B0E" w:rsidRDefault="00343B0E" w:rsidP="00343B0E">
            <w:pPr>
              <w:spacing w:after="0" w:line="240" w:lineRule="auto"/>
              <w:rPr>
                <w:ins w:id="1319" w:author="Aidan Boyd" w:date="2015-01-13T14:36:00Z"/>
                <w:rFonts w:eastAsia="MS Mincho" w:cs="Times New Roman"/>
              </w:rPr>
            </w:pPr>
            <w:ins w:id="1320" w:author="Aidan Boyd" w:date="2015-01-13T14:36:00Z">
              <w:r w:rsidRPr="00343B0E">
                <w:rPr>
                  <w:rFonts w:eastAsia="MS Mincho" w:cs="Times New Roman"/>
                </w:rPr>
                <w:t xml:space="preserve">1-Loss of access to land </w:t>
              </w:r>
            </w:ins>
          </w:p>
          <w:p w14:paraId="456EE4F0" w14:textId="77777777" w:rsidR="00343B0E" w:rsidRPr="00343B0E" w:rsidRDefault="00343B0E" w:rsidP="00343B0E">
            <w:pPr>
              <w:spacing w:after="0" w:line="240" w:lineRule="auto"/>
              <w:rPr>
                <w:ins w:id="1321" w:author="Aidan Boyd" w:date="2015-01-13T14:36:00Z"/>
                <w:rFonts w:eastAsia="MS Mincho" w:cs="Times New Roman"/>
              </w:rPr>
            </w:pPr>
            <w:ins w:id="1322" w:author="Aidan Boyd" w:date="2015-01-13T14:36:00Z">
              <w:r w:rsidRPr="00343B0E">
                <w:rPr>
                  <w:rFonts w:eastAsia="MS Mincho" w:cs="Times New Roman"/>
                </w:rPr>
                <w:t>2- Loss of resource access</w:t>
              </w:r>
            </w:ins>
          </w:p>
          <w:p w14:paraId="4A51A819" w14:textId="77777777" w:rsidR="00343B0E" w:rsidRPr="00343B0E" w:rsidRDefault="00343B0E" w:rsidP="00343B0E">
            <w:pPr>
              <w:spacing w:after="0" w:line="240" w:lineRule="auto"/>
              <w:rPr>
                <w:ins w:id="1323" w:author="Aidan Boyd" w:date="2015-01-13T14:36:00Z"/>
                <w:rFonts w:eastAsia="MS Mincho" w:cs="Times New Roman"/>
              </w:rPr>
            </w:pPr>
            <w:ins w:id="1324" w:author="Aidan Boyd" w:date="2015-01-13T14:36:00Z">
              <w:r w:rsidRPr="00343B0E">
                <w:rPr>
                  <w:rFonts w:eastAsia="MS Mincho" w:cs="Times New Roman"/>
                </w:rPr>
                <w:t>3- Unfair compensation for loss of land or forest resources</w:t>
              </w:r>
            </w:ins>
          </w:p>
          <w:p w14:paraId="39AAA9EA" w14:textId="77777777" w:rsidR="00343B0E" w:rsidRPr="00343B0E" w:rsidRDefault="00343B0E" w:rsidP="00343B0E">
            <w:pPr>
              <w:spacing w:after="0" w:line="240" w:lineRule="auto"/>
              <w:rPr>
                <w:ins w:id="1325" w:author="Aidan Boyd" w:date="2015-01-13T14:36:00Z"/>
                <w:rFonts w:eastAsia="MS Mincho" w:cs="Times New Roman"/>
              </w:rPr>
            </w:pPr>
            <w:ins w:id="1326" w:author="Aidan Boyd" w:date="2015-01-13T14:36:00Z">
              <w:r w:rsidRPr="00343B0E">
                <w:rPr>
                  <w:rFonts w:eastAsia="MS Mincho" w:cs="Times New Roman"/>
                </w:rPr>
                <w:t xml:space="preserve">4- Damage to land </w:t>
              </w:r>
            </w:ins>
          </w:p>
          <w:p w14:paraId="63453FE3" w14:textId="77777777" w:rsidR="00343B0E" w:rsidRPr="00343B0E" w:rsidRDefault="00343B0E" w:rsidP="00343B0E">
            <w:pPr>
              <w:spacing w:after="0" w:line="240" w:lineRule="auto"/>
              <w:rPr>
                <w:ins w:id="1327" w:author="Aidan Boyd" w:date="2015-01-13T14:36:00Z"/>
                <w:rFonts w:eastAsia="MS Mincho" w:cs="Times New Roman"/>
              </w:rPr>
            </w:pPr>
            <w:ins w:id="1328" w:author="Aidan Boyd" w:date="2015-01-13T14:36:00Z">
              <w:r w:rsidRPr="00343B0E">
                <w:rPr>
                  <w:rFonts w:eastAsia="MS Mincho" w:cs="Times New Roman"/>
                </w:rPr>
                <w:t xml:space="preserve">5 – Damage to forest resources </w:t>
              </w:r>
            </w:ins>
          </w:p>
          <w:p w14:paraId="72B0C50C" w14:textId="77777777" w:rsidR="00343B0E" w:rsidRPr="00343B0E" w:rsidRDefault="00343B0E" w:rsidP="00343B0E">
            <w:pPr>
              <w:spacing w:after="0" w:line="240" w:lineRule="auto"/>
              <w:rPr>
                <w:ins w:id="1329" w:author="Aidan Boyd" w:date="2015-01-13T14:36:00Z"/>
                <w:rFonts w:eastAsia="MS Mincho" w:cs="Times New Roman"/>
              </w:rPr>
            </w:pPr>
            <w:ins w:id="1330" w:author="Aidan Boyd" w:date="2015-01-13T14:36:00Z">
              <w:r w:rsidRPr="00343B0E">
                <w:rPr>
                  <w:rFonts w:eastAsia="MS Mincho" w:cs="Times New Roman"/>
                </w:rPr>
                <w:t xml:space="preserve">6- Water pollution </w:t>
              </w:r>
            </w:ins>
          </w:p>
          <w:p w14:paraId="0284588C" w14:textId="77777777" w:rsidR="00343B0E" w:rsidRPr="00343B0E" w:rsidRDefault="00343B0E" w:rsidP="00343B0E">
            <w:pPr>
              <w:spacing w:after="0" w:line="240" w:lineRule="auto"/>
              <w:rPr>
                <w:ins w:id="1331" w:author="Aidan Boyd" w:date="2015-01-13T14:36:00Z"/>
                <w:rFonts w:eastAsia="MS Mincho" w:cs="Times New Roman"/>
              </w:rPr>
            </w:pPr>
            <w:ins w:id="1332" w:author="Aidan Boyd" w:date="2015-01-13T14:36:00Z">
              <w:r w:rsidRPr="00343B0E">
                <w:rPr>
                  <w:rFonts w:eastAsia="MS Mincho" w:cs="Times New Roman"/>
                </w:rPr>
                <w:t xml:space="preserve">7 – Unfair distribution of compensation </w:t>
              </w:r>
            </w:ins>
          </w:p>
          <w:p w14:paraId="2A4597A7" w14:textId="77777777" w:rsidR="00343B0E" w:rsidRPr="00343B0E" w:rsidRDefault="00343B0E" w:rsidP="00343B0E">
            <w:pPr>
              <w:spacing w:after="0" w:line="240" w:lineRule="auto"/>
              <w:rPr>
                <w:ins w:id="1333" w:author="Aidan Boyd" w:date="2015-01-13T14:36:00Z"/>
                <w:rFonts w:eastAsia="MS Mincho" w:cs="Times New Roman"/>
              </w:rPr>
            </w:pPr>
            <w:ins w:id="1334" w:author="Aidan Boyd" w:date="2015-01-13T14:36:00Z">
              <w:r w:rsidRPr="00343B0E">
                <w:rPr>
                  <w:rFonts w:eastAsia="MS Mincho" w:cs="Times New Roman"/>
                </w:rPr>
                <w:t xml:space="preserve">8 – Breach of contract (not receiving the promised compensation/jobs/infrastructure) </w:t>
              </w:r>
            </w:ins>
          </w:p>
          <w:p w14:paraId="4AD79C44" w14:textId="77777777" w:rsidR="00343B0E" w:rsidRPr="00343B0E" w:rsidRDefault="00343B0E" w:rsidP="00343B0E">
            <w:pPr>
              <w:spacing w:after="0" w:line="240" w:lineRule="auto"/>
              <w:contextualSpacing/>
              <w:rPr>
                <w:ins w:id="1335" w:author="Aidan Boyd" w:date="2015-01-13T14:36:00Z"/>
                <w:rFonts w:eastAsia="Calibri" w:cs="Times New Roman"/>
                <w:w w:val="105"/>
              </w:rPr>
            </w:pPr>
          </w:p>
        </w:tc>
        <w:tc>
          <w:tcPr>
            <w:tcW w:w="43" w:type="dxa"/>
            <w:tcBorders>
              <w:top w:val="single" w:sz="4" w:space="0" w:color="000000"/>
              <w:bottom w:val="single" w:sz="4" w:space="0" w:color="000000"/>
              <w:right w:val="single" w:sz="18" w:space="0" w:color="000000"/>
            </w:tcBorders>
          </w:tcPr>
          <w:p w14:paraId="4C92A8D4" w14:textId="77777777" w:rsidR="00343B0E" w:rsidRPr="00343B0E" w:rsidRDefault="00343B0E" w:rsidP="00343B0E">
            <w:pPr>
              <w:spacing w:after="0" w:line="240" w:lineRule="auto"/>
              <w:contextualSpacing/>
              <w:rPr>
                <w:ins w:id="1336" w:author="Aidan Boyd" w:date="2015-01-13T14:36:00Z"/>
                <w:rFonts w:eastAsia="MS Mincho" w:cs="Times New Roman"/>
              </w:rPr>
            </w:pPr>
          </w:p>
          <w:p w14:paraId="3163BBD6" w14:textId="77777777" w:rsidR="00343B0E" w:rsidRPr="00343B0E" w:rsidRDefault="00343B0E" w:rsidP="00343B0E">
            <w:pPr>
              <w:spacing w:after="0" w:line="240" w:lineRule="auto"/>
              <w:contextualSpacing/>
              <w:rPr>
                <w:ins w:id="1337" w:author="Aidan Boyd" w:date="2015-01-13T14:36:00Z"/>
                <w:rFonts w:eastAsia="MS Mincho" w:cs="Times New Roman"/>
              </w:rPr>
            </w:pPr>
          </w:p>
        </w:tc>
        <w:tc>
          <w:tcPr>
            <w:tcW w:w="1757" w:type="dxa"/>
            <w:tcBorders>
              <w:top w:val="single" w:sz="18" w:space="0" w:color="000000"/>
              <w:left w:val="single" w:sz="18" w:space="0" w:color="000000"/>
              <w:bottom w:val="single" w:sz="18" w:space="0" w:color="000000"/>
              <w:right w:val="single" w:sz="18" w:space="0" w:color="000000"/>
            </w:tcBorders>
          </w:tcPr>
          <w:p w14:paraId="5A29CD05" w14:textId="77777777" w:rsidR="00343B0E" w:rsidRPr="00343B0E" w:rsidRDefault="00343B0E" w:rsidP="00343B0E">
            <w:pPr>
              <w:spacing w:after="0" w:line="240" w:lineRule="auto"/>
              <w:contextualSpacing/>
              <w:rPr>
                <w:ins w:id="1338" w:author="Aidan Boyd" w:date="2015-01-13T14:36:00Z"/>
                <w:rFonts w:eastAsia="Calibri" w:cs="Times New Roman"/>
                <w:i/>
                <w:color w:val="A6A6A6"/>
              </w:rPr>
            </w:pPr>
            <w:ins w:id="1339" w:author="Aidan Boyd" w:date="2015-01-13T14:36:00Z">
              <w:r w:rsidRPr="00343B0E">
                <w:rPr>
                  <w:rFonts w:eastAsia="Calibri" w:cs="Times New Roman"/>
                  <w:i/>
                  <w:color w:val="A6A6A6"/>
                </w:rPr>
                <w:t>(Code)</w:t>
              </w:r>
            </w:ins>
          </w:p>
        </w:tc>
      </w:tr>
      <w:tr w:rsidR="00343B0E" w:rsidRPr="00343B0E" w14:paraId="7E6FAE5D" w14:textId="77777777" w:rsidTr="00F854C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483"/>
          <w:ins w:id="1340" w:author="Aidan Boyd" w:date="2015-01-13T14:36:00Z"/>
        </w:trPr>
        <w:tc>
          <w:tcPr>
            <w:tcW w:w="98" w:type="dxa"/>
            <w:tcBorders>
              <w:top w:val="single" w:sz="4" w:space="0" w:color="000000"/>
              <w:left w:val="single" w:sz="4" w:space="0" w:color="000000"/>
              <w:bottom w:val="single" w:sz="4" w:space="0" w:color="auto"/>
              <w:right w:val="single" w:sz="4" w:space="0" w:color="auto"/>
            </w:tcBorders>
          </w:tcPr>
          <w:p w14:paraId="0D734EA8" w14:textId="77777777" w:rsidR="00343B0E" w:rsidRPr="00343B0E" w:rsidRDefault="00343B0E" w:rsidP="00343B0E">
            <w:pPr>
              <w:spacing w:after="0" w:line="240" w:lineRule="auto"/>
              <w:contextualSpacing/>
              <w:rPr>
                <w:ins w:id="1341" w:author="Aidan Boyd" w:date="2015-01-13T14:36:00Z"/>
                <w:rFonts w:eastAsia="MS Mincho" w:cs="Times New Roman"/>
                <w:w w:val="105"/>
              </w:rPr>
            </w:pPr>
          </w:p>
        </w:tc>
        <w:tc>
          <w:tcPr>
            <w:tcW w:w="9092" w:type="dxa"/>
            <w:tcBorders>
              <w:top w:val="single" w:sz="4" w:space="0" w:color="000000"/>
              <w:left w:val="single" w:sz="4" w:space="0" w:color="auto"/>
              <w:bottom w:val="single" w:sz="4" w:space="0" w:color="auto"/>
              <w:right w:val="single" w:sz="18" w:space="0" w:color="000000"/>
            </w:tcBorders>
          </w:tcPr>
          <w:p w14:paraId="1B9D33D0" w14:textId="77777777" w:rsidR="00343B0E" w:rsidRPr="00343B0E" w:rsidRDefault="00343B0E" w:rsidP="00343B0E">
            <w:pPr>
              <w:spacing w:after="0" w:line="240" w:lineRule="auto"/>
              <w:rPr>
                <w:ins w:id="1342" w:author="Aidan Boyd" w:date="2015-01-13T14:36:00Z"/>
                <w:rFonts w:eastAsia="MS Mincho" w:cs="Times New Roman"/>
              </w:rPr>
            </w:pPr>
            <w:ins w:id="1343" w:author="Aidan Boyd" w:date="2015-01-13T14:36:00Z">
              <w:r w:rsidRPr="00343B0E">
                <w:rPr>
                  <w:rFonts w:eastAsia="Calibri" w:cs="Times New Roman"/>
                  <w:w w:val="105"/>
                </w:rPr>
                <w:t xml:space="preserve">E6. </w:t>
              </w:r>
              <w:r w:rsidRPr="00343B0E">
                <w:rPr>
                  <w:rFonts w:eastAsia="MS Mincho" w:cs="Times New Roman"/>
                </w:rPr>
                <w:t xml:space="preserve">Overall, how satisfied are you with the process? </w:t>
              </w:r>
            </w:ins>
          </w:p>
          <w:p w14:paraId="78D96F8D" w14:textId="77777777" w:rsidR="00343B0E" w:rsidRPr="00343B0E" w:rsidRDefault="00343B0E" w:rsidP="00343B0E">
            <w:pPr>
              <w:spacing w:after="0" w:line="240" w:lineRule="auto"/>
              <w:rPr>
                <w:ins w:id="1344" w:author="Aidan Boyd" w:date="2015-01-13T14:36:00Z"/>
                <w:rFonts w:eastAsia="MS Mincho" w:cs="Times New Roman"/>
              </w:rPr>
            </w:pPr>
            <w:ins w:id="1345" w:author="Aidan Boyd" w:date="2015-01-13T14:36:00Z">
              <w:r w:rsidRPr="00343B0E">
                <w:rPr>
                  <w:rFonts w:eastAsia="MS Mincho" w:cs="Times New Roman"/>
                </w:rPr>
                <w:t>1-Very satisfied</w:t>
              </w:r>
            </w:ins>
          </w:p>
          <w:p w14:paraId="48996EE1" w14:textId="77777777" w:rsidR="00343B0E" w:rsidRPr="00343B0E" w:rsidRDefault="00343B0E" w:rsidP="00343B0E">
            <w:pPr>
              <w:spacing w:after="0" w:line="240" w:lineRule="auto"/>
              <w:rPr>
                <w:ins w:id="1346" w:author="Aidan Boyd" w:date="2015-01-13T14:36:00Z"/>
                <w:rFonts w:eastAsia="MS Mincho" w:cs="Times New Roman"/>
              </w:rPr>
            </w:pPr>
            <w:ins w:id="1347" w:author="Aidan Boyd" w:date="2015-01-13T14:36:00Z">
              <w:r w:rsidRPr="00343B0E">
                <w:rPr>
                  <w:rFonts w:eastAsia="MS Mincho" w:cs="Times New Roman"/>
                </w:rPr>
                <w:t>2-A little satisfied</w:t>
              </w:r>
            </w:ins>
          </w:p>
          <w:p w14:paraId="413F94EA" w14:textId="77777777" w:rsidR="00343B0E" w:rsidRPr="00343B0E" w:rsidRDefault="00343B0E" w:rsidP="00343B0E">
            <w:pPr>
              <w:spacing w:after="0" w:line="240" w:lineRule="auto"/>
              <w:rPr>
                <w:ins w:id="1348" w:author="Aidan Boyd" w:date="2015-01-13T14:36:00Z"/>
                <w:rFonts w:eastAsia="MS Mincho" w:cs="Times New Roman"/>
              </w:rPr>
            </w:pPr>
            <w:ins w:id="1349" w:author="Aidan Boyd" w:date="2015-01-13T14:36:00Z">
              <w:r w:rsidRPr="00343B0E">
                <w:rPr>
                  <w:rFonts w:eastAsia="MS Mincho" w:cs="Times New Roman"/>
                </w:rPr>
                <w:t>3-Neither satisfied nor dissatisfied</w:t>
              </w:r>
            </w:ins>
          </w:p>
          <w:p w14:paraId="3F40B36B" w14:textId="77777777" w:rsidR="00343B0E" w:rsidRPr="00343B0E" w:rsidRDefault="00343B0E" w:rsidP="00343B0E">
            <w:pPr>
              <w:spacing w:after="0" w:line="240" w:lineRule="auto"/>
              <w:rPr>
                <w:ins w:id="1350" w:author="Aidan Boyd" w:date="2015-01-13T14:36:00Z"/>
                <w:rFonts w:eastAsia="MS Mincho" w:cs="Times New Roman"/>
              </w:rPr>
            </w:pPr>
            <w:ins w:id="1351" w:author="Aidan Boyd" w:date="2015-01-13T14:36:00Z">
              <w:r w:rsidRPr="00343B0E">
                <w:rPr>
                  <w:rFonts w:eastAsia="MS Mincho" w:cs="Times New Roman"/>
                </w:rPr>
                <w:t xml:space="preserve">4. A little dissatisfied </w:t>
              </w:r>
            </w:ins>
          </w:p>
          <w:p w14:paraId="302FE49E" w14:textId="77777777" w:rsidR="00343B0E" w:rsidRPr="00343B0E" w:rsidRDefault="00343B0E" w:rsidP="00343B0E">
            <w:pPr>
              <w:spacing w:after="0" w:line="240" w:lineRule="auto"/>
              <w:rPr>
                <w:ins w:id="1352" w:author="Aidan Boyd" w:date="2015-01-13T14:36:00Z"/>
                <w:rFonts w:eastAsia="MS Mincho" w:cs="Times New Roman"/>
              </w:rPr>
            </w:pPr>
            <w:ins w:id="1353" w:author="Aidan Boyd" w:date="2015-01-13T14:36:00Z">
              <w:r w:rsidRPr="00343B0E">
                <w:rPr>
                  <w:rFonts w:eastAsia="MS Mincho" w:cs="Times New Roman"/>
                </w:rPr>
                <w:t xml:space="preserve">5. Very dissatisfied </w:t>
              </w:r>
            </w:ins>
          </w:p>
          <w:p w14:paraId="38624595" w14:textId="77777777" w:rsidR="00343B0E" w:rsidRPr="00343B0E" w:rsidRDefault="00343B0E" w:rsidP="00343B0E">
            <w:pPr>
              <w:spacing w:after="0" w:line="240" w:lineRule="auto"/>
              <w:rPr>
                <w:ins w:id="1354" w:author="Aidan Boyd" w:date="2015-01-13T14:36:00Z"/>
                <w:rFonts w:eastAsia="MS Mincho" w:cs="Times New Roman"/>
                <w:w w:val="105"/>
              </w:rPr>
            </w:pPr>
          </w:p>
        </w:tc>
        <w:tc>
          <w:tcPr>
            <w:tcW w:w="1800" w:type="dxa"/>
            <w:gridSpan w:val="2"/>
            <w:tcBorders>
              <w:top w:val="single" w:sz="18" w:space="0" w:color="000000"/>
              <w:left w:val="single" w:sz="18" w:space="0" w:color="000000"/>
              <w:bottom w:val="single" w:sz="4" w:space="0" w:color="auto"/>
              <w:right w:val="single" w:sz="18" w:space="0" w:color="000000"/>
            </w:tcBorders>
          </w:tcPr>
          <w:p w14:paraId="2D144A35" w14:textId="77777777" w:rsidR="00343B0E" w:rsidRPr="00343B0E" w:rsidRDefault="00343B0E" w:rsidP="00343B0E">
            <w:pPr>
              <w:spacing w:after="0" w:line="240" w:lineRule="auto"/>
              <w:contextualSpacing/>
              <w:rPr>
                <w:ins w:id="1355" w:author="Aidan Boyd" w:date="2015-01-13T14:36:00Z"/>
                <w:rFonts w:eastAsia="MS Mincho" w:cs="Times New Roman"/>
                <w:i/>
                <w:color w:val="A6A6A6"/>
              </w:rPr>
            </w:pPr>
            <w:ins w:id="1356" w:author="Aidan Boyd" w:date="2015-01-13T14:36:00Z">
              <w:r w:rsidRPr="00343B0E">
                <w:rPr>
                  <w:rFonts w:eastAsia="MS Mincho" w:cs="Times New Roman"/>
                  <w:i/>
                  <w:color w:val="A6A6A6"/>
                </w:rPr>
                <w:t>(Code)</w:t>
              </w:r>
            </w:ins>
          </w:p>
        </w:tc>
      </w:tr>
      <w:tr w:rsidR="00343B0E" w:rsidRPr="00343B0E" w14:paraId="543AB118" w14:textId="77777777" w:rsidTr="00F854C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96"/>
          <w:ins w:id="1357" w:author="Aidan Boyd" w:date="2015-01-13T14:36:00Z"/>
        </w:trPr>
        <w:tc>
          <w:tcPr>
            <w:tcW w:w="98" w:type="dxa"/>
            <w:tcBorders>
              <w:top w:val="single" w:sz="4" w:space="0" w:color="auto"/>
              <w:left w:val="single" w:sz="4" w:space="0" w:color="000000"/>
              <w:bottom w:val="single" w:sz="4" w:space="0" w:color="000000"/>
              <w:right w:val="single" w:sz="4" w:space="0" w:color="auto"/>
            </w:tcBorders>
          </w:tcPr>
          <w:p w14:paraId="1D812132" w14:textId="77777777" w:rsidR="00343B0E" w:rsidRPr="00343B0E" w:rsidRDefault="00343B0E" w:rsidP="00343B0E">
            <w:pPr>
              <w:spacing w:after="0" w:line="240" w:lineRule="auto"/>
              <w:contextualSpacing/>
              <w:rPr>
                <w:ins w:id="1358" w:author="Aidan Boyd" w:date="2015-01-13T14:36:00Z"/>
                <w:rFonts w:eastAsia="MS Mincho" w:cs="Times New Roman"/>
                <w:w w:val="105"/>
              </w:rPr>
            </w:pPr>
          </w:p>
        </w:tc>
        <w:tc>
          <w:tcPr>
            <w:tcW w:w="9092" w:type="dxa"/>
            <w:tcBorders>
              <w:top w:val="single" w:sz="4" w:space="0" w:color="auto"/>
              <w:left w:val="single" w:sz="4" w:space="0" w:color="auto"/>
              <w:bottom w:val="single" w:sz="4" w:space="0" w:color="000000"/>
              <w:right w:val="single" w:sz="18" w:space="0" w:color="000000"/>
            </w:tcBorders>
          </w:tcPr>
          <w:p w14:paraId="7DE334EE" w14:textId="77777777" w:rsidR="00343B0E" w:rsidRPr="00343B0E" w:rsidRDefault="00343B0E" w:rsidP="00343B0E">
            <w:pPr>
              <w:spacing w:after="0" w:line="240" w:lineRule="auto"/>
              <w:rPr>
                <w:ins w:id="1359" w:author="Aidan Boyd" w:date="2015-01-13T14:36:00Z"/>
                <w:rFonts w:eastAsia="MS Mincho" w:cs="Times New Roman"/>
              </w:rPr>
            </w:pPr>
            <w:ins w:id="1360" w:author="Aidan Boyd" w:date="2015-01-13T14:36:00Z">
              <w:r w:rsidRPr="00343B0E">
                <w:rPr>
                  <w:rFonts w:eastAsia="MS Mincho" w:cs="Times New Roman"/>
                </w:rPr>
                <w:t xml:space="preserve">E7. In your opinion, how fair is the decision-making process? </w:t>
              </w:r>
            </w:ins>
          </w:p>
          <w:p w14:paraId="10729064" w14:textId="77777777" w:rsidR="00343B0E" w:rsidRPr="00343B0E" w:rsidRDefault="00343B0E" w:rsidP="00343B0E">
            <w:pPr>
              <w:spacing w:after="0" w:line="240" w:lineRule="auto"/>
              <w:rPr>
                <w:ins w:id="1361" w:author="Aidan Boyd" w:date="2015-01-13T14:36:00Z"/>
                <w:rFonts w:eastAsia="MS Mincho" w:cs="Times New Roman"/>
              </w:rPr>
            </w:pPr>
            <w:ins w:id="1362" w:author="Aidan Boyd" w:date="2015-01-13T14:36:00Z">
              <w:r w:rsidRPr="00343B0E">
                <w:rPr>
                  <w:rFonts w:eastAsia="MS Mincho" w:cs="Times New Roman"/>
                </w:rPr>
                <w:t>1. Very fair</w:t>
              </w:r>
            </w:ins>
          </w:p>
          <w:p w14:paraId="1619FE9C" w14:textId="77777777" w:rsidR="00343B0E" w:rsidRPr="00343B0E" w:rsidRDefault="00343B0E" w:rsidP="00343B0E">
            <w:pPr>
              <w:spacing w:after="0" w:line="240" w:lineRule="auto"/>
              <w:rPr>
                <w:ins w:id="1363" w:author="Aidan Boyd" w:date="2015-01-13T14:36:00Z"/>
                <w:rFonts w:eastAsia="MS Mincho" w:cs="Times New Roman"/>
              </w:rPr>
            </w:pPr>
            <w:ins w:id="1364" w:author="Aidan Boyd" w:date="2015-01-13T14:36:00Z">
              <w:r w:rsidRPr="00343B0E">
                <w:rPr>
                  <w:rFonts w:eastAsia="MS Mincho" w:cs="Times New Roman"/>
                </w:rPr>
                <w:t>2. Fair</w:t>
              </w:r>
            </w:ins>
          </w:p>
          <w:p w14:paraId="7E495593" w14:textId="77777777" w:rsidR="00343B0E" w:rsidRPr="00343B0E" w:rsidRDefault="00343B0E" w:rsidP="00343B0E">
            <w:pPr>
              <w:spacing w:after="0" w:line="240" w:lineRule="auto"/>
              <w:rPr>
                <w:ins w:id="1365" w:author="Aidan Boyd" w:date="2015-01-13T14:36:00Z"/>
                <w:rFonts w:eastAsia="MS Mincho" w:cs="Times New Roman"/>
              </w:rPr>
            </w:pPr>
            <w:ins w:id="1366" w:author="Aidan Boyd" w:date="2015-01-13T14:36:00Z">
              <w:r w:rsidRPr="00343B0E">
                <w:rPr>
                  <w:rFonts w:eastAsia="MS Mincho" w:cs="Times New Roman"/>
                </w:rPr>
                <w:t>3. Neutral</w:t>
              </w:r>
            </w:ins>
          </w:p>
          <w:p w14:paraId="5E64DD5D" w14:textId="77777777" w:rsidR="00343B0E" w:rsidRPr="00343B0E" w:rsidRDefault="00343B0E" w:rsidP="00343B0E">
            <w:pPr>
              <w:spacing w:after="0" w:line="240" w:lineRule="auto"/>
              <w:rPr>
                <w:ins w:id="1367" w:author="Aidan Boyd" w:date="2015-01-13T14:36:00Z"/>
                <w:rFonts w:eastAsia="MS Mincho" w:cs="Times New Roman"/>
              </w:rPr>
            </w:pPr>
            <w:ins w:id="1368" w:author="Aidan Boyd" w:date="2015-01-13T14:36:00Z">
              <w:r w:rsidRPr="00343B0E">
                <w:rPr>
                  <w:rFonts w:eastAsia="MS Mincho" w:cs="Times New Roman"/>
                </w:rPr>
                <w:t>4. Unfair</w:t>
              </w:r>
            </w:ins>
          </w:p>
          <w:p w14:paraId="5E8D2774" w14:textId="77777777" w:rsidR="00343B0E" w:rsidRPr="00343B0E" w:rsidRDefault="00343B0E" w:rsidP="00343B0E">
            <w:pPr>
              <w:spacing w:after="0" w:line="240" w:lineRule="auto"/>
              <w:rPr>
                <w:ins w:id="1369" w:author="Aidan Boyd" w:date="2015-01-13T14:36:00Z"/>
                <w:rFonts w:eastAsia="MS Mincho" w:cs="Times New Roman"/>
              </w:rPr>
            </w:pPr>
            <w:ins w:id="1370" w:author="Aidan Boyd" w:date="2015-01-13T14:36:00Z">
              <w:r w:rsidRPr="00343B0E">
                <w:rPr>
                  <w:rFonts w:eastAsia="MS Mincho" w:cs="Times New Roman"/>
                </w:rPr>
                <w:t>5. Very unfair</w:t>
              </w:r>
            </w:ins>
          </w:p>
          <w:p w14:paraId="682F71D8" w14:textId="77777777" w:rsidR="00343B0E" w:rsidRPr="00343B0E" w:rsidRDefault="00343B0E" w:rsidP="00343B0E">
            <w:pPr>
              <w:spacing w:after="0" w:line="240" w:lineRule="auto"/>
              <w:rPr>
                <w:ins w:id="1371" w:author="Aidan Boyd" w:date="2015-01-13T14:36:00Z"/>
                <w:rFonts w:eastAsia="Calibri" w:cs="Times New Roman"/>
                <w:w w:val="105"/>
              </w:rPr>
            </w:pPr>
          </w:p>
        </w:tc>
        <w:tc>
          <w:tcPr>
            <w:tcW w:w="1800" w:type="dxa"/>
            <w:gridSpan w:val="2"/>
            <w:tcBorders>
              <w:top w:val="single" w:sz="4" w:space="0" w:color="auto"/>
              <w:left w:val="single" w:sz="18" w:space="0" w:color="000000"/>
              <w:bottom w:val="single" w:sz="18" w:space="0" w:color="000000"/>
              <w:right w:val="single" w:sz="18" w:space="0" w:color="000000"/>
            </w:tcBorders>
          </w:tcPr>
          <w:p w14:paraId="7F2F4A1A" w14:textId="77777777" w:rsidR="00343B0E" w:rsidRPr="00343B0E" w:rsidRDefault="00343B0E" w:rsidP="00343B0E">
            <w:pPr>
              <w:spacing w:after="0" w:line="240" w:lineRule="auto"/>
              <w:contextualSpacing/>
              <w:rPr>
                <w:ins w:id="1372" w:author="Aidan Boyd" w:date="2015-01-13T14:36:00Z"/>
                <w:rFonts w:eastAsia="MS Mincho" w:cs="Times New Roman"/>
                <w:i/>
                <w:color w:val="A6A6A6"/>
              </w:rPr>
            </w:pPr>
            <w:ins w:id="1373" w:author="Aidan Boyd" w:date="2015-01-13T14:36:00Z">
              <w:r w:rsidRPr="00343B0E">
                <w:rPr>
                  <w:rFonts w:eastAsia="MS Mincho" w:cs="Times New Roman"/>
                  <w:i/>
                  <w:color w:val="A6A6A6"/>
                </w:rPr>
                <w:t>(Code)</w:t>
              </w:r>
            </w:ins>
          </w:p>
        </w:tc>
      </w:tr>
    </w:tbl>
    <w:p w14:paraId="181256DC" w14:textId="77777777" w:rsidR="00343B0E" w:rsidRDefault="00343B0E" w:rsidP="00F854C6">
      <w:pPr>
        <w:rPr>
          <w:ins w:id="1374" w:author="Aidan Boyd" w:date="2015-01-13T14:36:00Z"/>
        </w:rPr>
      </w:pPr>
    </w:p>
    <w:p w14:paraId="0419F67B" w14:textId="77777777" w:rsidR="00343B0E" w:rsidRDefault="00343B0E" w:rsidP="00F854C6">
      <w:pPr>
        <w:rPr>
          <w:ins w:id="1375" w:author="Aidan Boyd" w:date="2015-01-13T14:36:00Z"/>
        </w:rPr>
      </w:pPr>
    </w:p>
    <w:p w14:paraId="129AE978" w14:textId="77777777" w:rsidR="00343B0E" w:rsidRDefault="00343B0E" w:rsidP="00F854C6">
      <w:pPr>
        <w:rPr>
          <w:ins w:id="1376" w:author="Aidan Boyd" w:date="2015-01-13T14:35:00Z"/>
        </w:rPr>
      </w:pPr>
    </w:p>
    <w:p w14:paraId="5A4C4497" w14:textId="77777777" w:rsidR="00A7519D" w:rsidRDefault="0042039E" w:rsidP="0042039E">
      <w:pPr>
        <w:pStyle w:val="Heading3"/>
      </w:pPr>
      <w:r>
        <w:lastRenderedPageBreak/>
        <w:t>Section K. Prices</w:t>
      </w:r>
      <w:r w:rsidR="00790EF8">
        <w:t>: Food</w:t>
      </w:r>
    </w:p>
    <w:tbl>
      <w:tblPr>
        <w:tblW w:w="9720" w:type="dxa"/>
        <w:jc w:val="center"/>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Look w:val="04A0" w:firstRow="1" w:lastRow="0" w:firstColumn="1" w:lastColumn="0" w:noHBand="0" w:noVBand="1"/>
      </w:tblPr>
      <w:tblGrid>
        <w:gridCol w:w="640"/>
        <w:gridCol w:w="4040"/>
        <w:gridCol w:w="2160"/>
        <w:gridCol w:w="2880"/>
      </w:tblGrid>
      <w:tr w:rsidR="00790EF8" w:rsidRPr="00790EF8" w14:paraId="05D20586" w14:textId="77777777">
        <w:trPr>
          <w:trHeight w:val="20"/>
          <w:jc w:val="center"/>
        </w:trPr>
        <w:tc>
          <w:tcPr>
            <w:tcW w:w="640" w:type="dxa"/>
            <w:tcBorders>
              <w:top w:val="single" w:sz="4" w:space="0" w:color="000000"/>
              <w:left w:val="single" w:sz="4" w:space="0" w:color="auto"/>
              <w:bottom w:val="single" w:sz="4" w:space="0" w:color="000000"/>
              <w:right w:val="single" w:sz="4" w:space="0" w:color="auto"/>
            </w:tcBorders>
          </w:tcPr>
          <w:p w14:paraId="3AF04DDE" w14:textId="77777777" w:rsidR="00790EF8" w:rsidRPr="00790EF8" w:rsidRDefault="00790EF8" w:rsidP="00790EF8">
            <w:pPr>
              <w:pStyle w:val="NoSpacing"/>
              <w:rPr>
                <w:b/>
              </w:rPr>
            </w:pPr>
          </w:p>
        </w:tc>
        <w:tc>
          <w:tcPr>
            <w:tcW w:w="4040" w:type="dxa"/>
            <w:tcBorders>
              <w:top w:val="single" w:sz="4" w:space="0" w:color="000000"/>
              <w:left w:val="single" w:sz="4" w:space="0" w:color="auto"/>
              <w:bottom w:val="single" w:sz="4" w:space="0" w:color="000000"/>
              <w:right w:val="nil"/>
            </w:tcBorders>
          </w:tcPr>
          <w:p w14:paraId="2FE7FE8A" w14:textId="77777777" w:rsidR="00790EF8" w:rsidRPr="00790EF8" w:rsidRDefault="00790EF8" w:rsidP="00790EF8">
            <w:pPr>
              <w:pStyle w:val="NoSpacing"/>
              <w:rPr>
                <w:b/>
              </w:rPr>
            </w:pPr>
            <w:r w:rsidRPr="00790EF8">
              <w:rPr>
                <w:b/>
              </w:rPr>
              <w:t>FOOD</w:t>
            </w:r>
          </w:p>
        </w:tc>
        <w:tc>
          <w:tcPr>
            <w:tcW w:w="2160" w:type="dxa"/>
            <w:tcBorders>
              <w:top w:val="single" w:sz="4" w:space="0" w:color="000000"/>
              <w:left w:val="nil"/>
              <w:bottom w:val="single" w:sz="4" w:space="0" w:color="000000"/>
              <w:right w:val="single" w:sz="18" w:space="0" w:color="000000"/>
            </w:tcBorders>
          </w:tcPr>
          <w:p w14:paraId="721CB325" w14:textId="77777777" w:rsidR="00790EF8" w:rsidRPr="00790EF8" w:rsidRDefault="00790EF8" w:rsidP="00790EF8">
            <w:pPr>
              <w:pStyle w:val="NoSpacing"/>
              <w:rPr>
                <w:b/>
              </w:rPr>
            </w:pPr>
            <w:r w:rsidRPr="00790EF8">
              <w:rPr>
                <w:b/>
              </w:rPr>
              <w:t>UNIT (a)</w:t>
            </w:r>
          </w:p>
        </w:tc>
        <w:tc>
          <w:tcPr>
            <w:tcW w:w="2880" w:type="dxa"/>
            <w:tcBorders>
              <w:top w:val="single" w:sz="18" w:space="0" w:color="000000"/>
              <w:left w:val="single" w:sz="18" w:space="0" w:color="000000"/>
              <w:bottom w:val="single" w:sz="18" w:space="0" w:color="000000"/>
              <w:right w:val="single" w:sz="18" w:space="0" w:color="000000"/>
            </w:tcBorders>
          </w:tcPr>
          <w:p w14:paraId="5211896D" w14:textId="77777777" w:rsidR="00790EF8" w:rsidRPr="00790EF8" w:rsidRDefault="00790EF8" w:rsidP="00790EF8">
            <w:pPr>
              <w:pStyle w:val="NoSpacing"/>
              <w:rPr>
                <w:b/>
              </w:rPr>
            </w:pPr>
            <w:r w:rsidRPr="00790EF8">
              <w:rPr>
                <w:b/>
              </w:rPr>
              <w:t>COST PER UNIT (b)</w:t>
            </w:r>
          </w:p>
        </w:tc>
      </w:tr>
      <w:tr w:rsidR="00790EF8" w:rsidRPr="00790EF8" w14:paraId="7F71175B" w14:textId="77777777">
        <w:trPr>
          <w:trHeight w:val="20"/>
          <w:jc w:val="center"/>
        </w:trPr>
        <w:tc>
          <w:tcPr>
            <w:tcW w:w="640" w:type="dxa"/>
            <w:tcBorders>
              <w:top w:val="single" w:sz="4" w:space="0" w:color="000000"/>
              <w:left w:val="single" w:sz="4" w:space="0" w:color="auto"/>
              <w:bottom w:val="single" w:sz="4" w:space="0" w:color="000000"/>
              <w:right w:val="single" w:sz="4" w:space="0" w:color="auto"/>
            </w:tcBorders>
          </w:tcPr>
          <w:p w14:paraId="652AA0DF" w14:textId="77777777" w:rsidR="00790EF8" w:rsidRPr="00790EF8" w:rsidRDefault="0086228F" w:rsidP="00790EF8">
            <w:pPr>
              <w:pStyle w:val="NoSpacing"/>
            </w:pPr>
            <w:r>
              <w:t>K1</w:t>
            </w:r>
          </w:p>
        </w:tc>
        <w:tc>
          <w:tcPr>
            <w:tcW w:w="4040" w:type="dxa"/>
            <w:tcBorders>
              <w:top w:val="single" w:sz="4" w:space="0" w:color="000000"/>
              <w:left w:val="single" w:sz="4" w:space="0" w:color="auto"/>
              <w:bottom w:val="single" w:sz="4" w:space="0" w:color="000000"/>
              <w:right w:val="nil"/>
            </w:tcBorders>
          </w:tcPr>
          <w:p w14:paraId="2F6A77E2" w14:textId="77777777" w:rsidR="00790EF8" w:rsidRPr="00790EF8" w:rsidRDefault="00790EF8" w:rsidP="00790EF8">
            <w:pPr>
              <w:pStyle w:val="NoSpacing"/>
            </w:pPr>
            <w:r w:rsidRPr="00790EF8">
              <w:t>Maize grain</w:t>
            </w:r>
          </w:p>
        </w:tc>
        <w:tc>
          <w:tcPr>
            <w:tcW w:w="2160" w:type="dxa"/>
            <w:tcBorders>
              <w:top w:val="single" w:sz="4" w:space="0" w:color="000000"/>
              <w:left w:val="nil"/>
              <w:bottom w:val="single" w:sz="4" w:space="0" w:color="000000"/>
              <w:right w:val="single" w:sz="18" w:space="0" w:color="000000"/>
            </w:tcBorders>
          </w:tcPr>
          <w:p w14:paraId="2285F005"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0755BE45" w14:textId="77777777" w:rsidR="00790EF8" w:rsidRPr="00790EF8" w:rsidRDefault="00790EF8" w:rsidP="00790EF8">
            <w:pPr>
              <w:pStyle w:val="NoSpacing"/>
            </w:pPr>
          </w:p>
        </w:tc>
      </w:tr>
      <w:tr w:rsidR="00790EF8" w:rsidRPr="00790EF8" w14:paraId="2A4E7274" w14:textId="77777777">
        <w:trPr>
          <w:trHeight w:val="20"/>
          <w:jc w:val="center"/>
        </w:trPr>
        <w:tc>
          <w:tcPr>
            <w:tcW w:w="640" w:type="dxa"/>
            <w:tcBorders>
              <w:top w:val="single" w:sz="4" w:space="0" w:color="000000"/>
              <w:left w:val="single" w:sz="4" w:space="0" w:color="auto"/>
              <w:bottom w:val="single" w:sz="4" w:space="0" w:color="000000"/>
              <w:right w:val="single" w:sz="4" w:space="0" w:color="auto"/>
            </w:tcBorders>
          </w:tcPr>
          <w:p w14:paraId="309A0A67" w14:textId="77777777" w:rsidR="00790EF8" w:rsidRPr="00790EF8" w:rsidRDefault="0086228F" w:rsidP="00790EF8">
            <w:pPr>
              <w:pStyle w:val="NoSpacing"/>
            </w:pPr>
            <w:r>
              <w:t>K2</w:t>
            </w:r>
          </w:p>
        </w:tc>
        <w:tc>
          <w:tcPr>
            <w:tcW w:w="4040" w:type="dxa"/>
            <w:tcBorders>
              <w:top w:val="single" w:sz="4" w:space="0" w:color="000000"/>
              <w:left w:val="single" w:sz="4" w:space="0" w:color="auto"/>
              <w:bottom w:val="single" w:sz="4" w:space="0" w:color="000000"/>
              <w:right w:val="nil"/>
            </w:tcBorders>
          </w:tcPr>
          <w:p w14:paraId="208DCD23" w14:textId="77777777" w:rsidR="00790EF8" w:rsidRPr="00790EF8" w:rsidRDefault="00790EF8" w:rsidP="00790EF8">
            <w:pPr>
              <w:pStyle w:val="NoSpacing"/>
            </w:pPr>
            <w:r w:rsidRPr="00790EF8">
              <w:t>Commercial maize meal (</w:t>
            </w:r>
            <w:proofErr w:type="spellStart"/>
            <w:r w:rsidRPr="00790EF8">
              <w:t>mealie</w:t>
            </w:r>
            <w:proofErr w:type="spellEnd"/>
            <w:r w:rsidRPr="00790EF8">
              <w:t xml:space="preserve"> meal)</w:t>
            </w:r>
          </w:p>
        </w:tc>
        <w:tc>
          <w:tcPr>
            <w:tcW w:w="2160" w:type="dxa"/>
            <w:tcBorders>
              <w:top w:val="single" w:sz="4" w:space="0" w:color="000000"/>
              <w:left w:val="nil"/>
              <w:bottom w:val="single" w:sz="4" w:space="0" w:color="000000"/>
              <w:right w:val="single" w:sz="18" w:space="0" w:color="000000"/>
            </w:tcBorders>
          </w:tcPr>
          <w:p w14:paraId="7B0388A2"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519DB5A6" w14:textId="77777777" w:rsidR="00790EF8" w:rsidRPr="00790EF8" w:rsidRDefault="00790EF8" w:rsidP="00790EF8">
            <w:pPr>
              <w:pStyle w:val="NoSpacing"/>
            </w:pPr>
          </w:p>
        </w:tc>
      </w:tr>
      <w:tr w:rsidR="00790EF8" w:rsidRPr="00790EF8" w14:paraId="7442D11C" w14:textId="77777777">
        <w:trPr>
          <w:trHeight w:val="20"/>
          <w:jc w:val="center"/>
        </w:trPr>
        <w:tc>
          <w:tcPr>
            <w:tcW w:w="640" w:type="dxa"/>
            <w:tcBorders>
              <w:top w:val="single" w:sz="4" w:space="0" w:color="000000"/>
              <w:left w:val="single" w:sz="4" w:space="0" w:color="auto"/>
              <w:bottom w:val="single" w:sz="4" w:space="0" w:color="000000"/>
              <w:right w:val="single" w:sz="4" w:space="0" w:color="auto"/>
            </w:tcBorders>
          </w:tcPr>
          <w:p w14:paraId="1E899B1E" w14:textId="77777777" w:rsidR="00790EF8" w:rsidRPr="00790EF8" w:rsidRDefault="0086228F" w:rsidP="00790EF8">
            <w:pPr>
              <w:pStyle w:val="NoSpacing"/>
            </w:pPr>
            <w:r>
              <w:t>K3</w:t>
            </w:r>
          </w:p>
        </w:tc>
        <w:tc>
          <w:tcPr>
            <w:tcW w:w="4040" w:type="dxa"/>
            <w:tcBorders>
              <w:top w:val="single" w:sz="4" w:space="0" w:color="000000"/>
              <w:left w:val="single" w:sz="4" w:space="0" w:color="auto"/>
              <w:bottom w:val="single" w:sz="4" w:space="0" w:color="000000"/>
              <w:right w:val="nil"/>
            </w:tcBorders>
          </w:tcPr>
          <w:p w14:paraId="2010929C" w14:textId="77777777" w:rsidR="00790EF8" w:rsidRPr="00790EF8" w:rsidRDefault="00790EF8" w:rsidP="00790EF8">
            <w:pPr>
              <w:pStyle w:val="NoSpacing"/>
            </w:pPr>
            <w:r w:rsidRPr="00790EF8">
              <w:t>Maize meal from grinding mill</w:t>
            </w:r>
          </w:p>
        </w:tc>
        <w:tc>
          <w:tcPr>
            <w:tcW w:w="2160" w:type="dxa"/>
            <w:tcBorders>
              <w:top w:val="single" w:sz="4" w:space="0" w:color="000000"/>
              <w:left w:val="nil"/>
              <w:bottom w:val="single" w:sz="4" w:space="0" w:color="000000"/>
              <w:right w:val="single" w:sz="18" w:space="0" w:color="000000"/>
            </w:tcBorders>
          </w:tcPr>
          <w:p w14:paraId="36D533CE"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2C31241A" w14:textId="77777777" w:rsidR="00790EF8" w:rsidRPr="00790EF8" w:rsidRDefault="00790EF8" w:rsidP="00790EF8">
            <w:pPr>
              <w:pStyle w:val="NoSpacing"/>
            </w:pPr>
          </w:p>
        </w:tc>
      </w:tr>
      <w:tr w:rsidR="00790EF8" w:rsidRPr="00790EF8" w14:paraId="06B7E782" w14:textId="77777777">
        <w:trPr>
          <w:trHeight w:val="20"/>
          <w:jc w:val="center"/>
        </w:trPr>
        <w:tc>
          <w:tcPr>
            <w:tcW w:w="640" w:type="dxa"/>
            <w:tcBorders>
              <w:top w:val="single" w:sz="4" w:space="0" w:color="000000"/>
              <w:left w:val="single" w:sz="4" w:space="0" w:color="auto"/>
              <w:bottom w:val="single" w:sz="4" w:space="0" w:color="000000"/>
              <w:right w:val="single" w:sz="4" w:space="0" w:color="auto"/>
            </w:tcBorders>
          </w:tcPr>
          <w:p w14:paraId="425D0CF1" w14:textId="77777777" w:rsidR="00790EF8" w:rsidRPr="00790EF8" w:rsidRDefault="0086228F" w:rsidP="00790EF8">
            <w:pPr>
              <w:pStyle w:val="NoSpacing"/>
            </w:pPr>
            <w:r>
              <w:t>K4</w:t>
            </w:r>
          </w:p>
        </w:tc>
        <w:tc>
          <w:tcPr>
            <w:tcW w:w="4040" w:type="dxa"/>
            <w:tcBorders>
              <w:top w:val="single" w:sz="4" w:space="0" w:color="000000"/>
              <w:left w:val="single" w:sz="4" w:space="0" w:color="auto"/>
              <w:bottom w:val="single" w:sz="4" w:space="0" w:color="000000"/>
              <w:right w:val="nil"/>
            </w:tcBorders>
          </w:tcPr>
          <w:p w14:paraId="06C65771" w14:textId="77777777" w:rsidR="00790EF8" w:rsidRPr="00790EF8" w:rsidRDefault="00790EF8" w:rsidP="00790EF8">
            <w:pPr>
              <w:pStyle w:val="NoSpacing"/>
            </w:pPr>
            <w:r w:rsidRPr="00790EF8">
              <w:t>Sweet potatoes – white or yellow flesh</w:t>
            </w:r>
          </w:p>
        </w:tc>
        <w:tc>
          <w:tcPr>
            <w:tcW w:w="2160" w:type="dxa"/>
            <w:tcBorders>
              <w:top w:val="single" w:sz="4" w:space="0" w:color="000000"/>
              <w:left w:val="nil"/>
              <w:bottom w:val="single" w:sz="4" w:space="0" w:color="000000"/>
              <w:right w:val="single" w:sz="18" w:space="0" w:color="000000"/>
            </w:tcBorders>
          </w:tcPr>
          <w:p w14:paraId="02152E05"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0193307D" w14:textId="77777777" w:rsidR="00790EF8" w:rsidRPr="00790EF8" w:rsidRDefault="00790EF8" w:rsidP="00790EF8">
            <w:pPr>
              <w:pStyle w:val="NoSpacing"/>
            </w:pPr>
          </w:p>
        </w:tc>
      </w:tr>
      <w:tr w:rsidR="00790EF8" w:rsidRPr="00790EF8" w14:paraId="507A9094" w14:textId="77777777">
        <w:trPr>
          <w:trHeight w:val="20"/>
          <w:jc w:val="center"/>
        </w:trPr>
        <w:tc>
          <w:tcPr>
            <w:tcW w:w="640" w:type="dxa"/>
            <w:tcBorders>
              <w:top w:val="single" w:sz="4" w:space="0" w:color="000000"/>
              <w:left w:val="single" w:sz="4" w:space="0" w:color="auto"/>
              <w:bottom w:val="single" w:sz="4" w:space="0" w:color="000000"/>
              <w:right w:val="single" w:sz="4" w:space="0" w:color="auto"/>
            </w:tcBorders>
          </w:tcPr>
          <w:p w14:paraId="58392443" w14:textId="77777777" w:rsidR="00790EF8" w:rsidRPr="00790EF8" w:rsidRDefault="0086228F" w:rsidP="00790EF8">
            <w:pPr>
              <w:pStyle w:val="NoSpacing"/>
            </w:pPr>
            <w:r>
              <w:t>K5</w:t>
            </w:r>
          </w:p>
        </w:tc>
        <w:tc>
          <w:tcPr>
            <w:tcW w:w="4040" w:type="dxa"/>
            <w:tcBorders>
              <w:top w:val="single" w:sz="4" w:space="0" w:color="000000"/>
              <w:left w:val="single" w:sz="4" w:space="0" w:color="auto"/>
              <w:bottom w:val="single" w:sz="4" w:space="0" w:color="000000"/>
              <w:right w:val="nil"/>
            </w:tcBorders>
          </w:tcPr>
          <w:p w14:paraId="2330F457" w14:textId="77777777" w:rsidR="00790EF8" w:rsidRPr="00790EF8" w:rsidRDefault="00790EF8" w:rsidP="00790EF8">
            <w:pPr>
              <w:pStyle w:val="NoSpacing"/>
            </w:pPr>
            <w:r w:rsidRPr="00790EF8">
              <w:t>Groundnuts</w:t>
            </w:r>
          </w:p>
        </w:tc>
        <w:tc>
          <w:tcPr>
            <w:tcW w:w="2160" w:type="dxa"/>
            <w:tcBorders>
              <w:top w:val="single" w:sz="4" w:space="0" w:color="000000"/>
              <w:left w:val="nil"/>
              <w:bottom w:val="single" w:sz="4" w:space="0" w:color="000000"/>
              <w:right w:val="single" w:sz="18" w:space="0" w:color="000000"/>
            </w:tcBorders>
          </w:tcPr>
          <w:p w14:paraId="281A7D08"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1B3B6411" w14:textId="77777777" w:rsidR="00790EF8" w:rsidRPr="00790EF8" w:rsidRDefault="00790EF8" w:rsidP="00790EF8">
            <w:pPr>
              <w:pStyle w:val="NoSpacing"/>
            </w:pPr>
          </w:p>
        </w:tc>
      </w:tr>
      <w:tr w:rsidR="00790EF8" w:rsidRPr="00790EF8" w14:paraId="0D669373" w14:textId="77777777">
        <w:trPr>
          <w:trHeight w:val="20"/>
          <w:jc w:val="center"/>
        </w:trPr>
        <w:tc>
          <w:tcPr>
            <w:tcW w:w="640" w:type="dxa"/>
            <w:tcBorders>
              <w:top w:val="single" w:sz="4" w:space="0" w:color="000000"/>
              <w:left w:val="single" w:sz="4" w:space="0" w:color="auto"/>
              <w:bottom w:val="single" w:sz="4" w:space="0" w:color="000000"/>
              <w:right w:val="single" w:sz="4" w:space="0" w:color="auto"/>
            </w:tcBorders>
          </w:tcPr>
          <w:p w14:paraId="090964A5" w14:textId="77777777" w:rsidR="00790EF8" w:rsidRPr="00790EF8" w:rsidRDefault="0086228F" w:rsidP="00790EF8">
            <w:pPr>
              <w:pStyle w:val="NoSpacing"/>
            </w:pPr>
            <w:r>
              <w:t>K6</w:t>
            </w:r>
          </w:p>
        </w:tc>
        <w:tc>
          <w:tcPr>
            <w:tcW w:w="4040" w:type="dxa"/>
            <w:tcBorders>
              <w:top w:val="single" w:sz="4" w:space="0" w:color="000000"/>
              <w:left w:val="single" w:sz="4" w:space="0" w:color="auto"/>
              <w:bottom w:val="single" w:sz="4" w:space="0" w:color="000000"/>
              <w:right w:val="nil"/>
            </w:tcBorders>
          </w:tcPr>
          <w:p w14:paraId="4866D07A" w14:textId="77777777" w:rsidR="00790EF8" w:rsidRPr="00790EF8" w:rsidRDefault="00790EF8" w:rsidP="00790EF8">
            <w:pPr>
              <w:pStyle w:val="NoSpacing"/>
            </w:pPr>
            <w:r w:rsidRPr="00790EF8">
              <w:t>Raw cassava</w:t>
            </w:r>
          </w:p>
        </w:tc>
        <w:tc>
          <w:tcPr>
            <w:tcW w:w="2160" w:type="dxa"/>
            <w:tcBorders>
              <w:top w:val="single" w:sz="4" w:space="0" w:color="000000"/>
              <w:left w:val="nil"/>
              <w:bottom w:val="single" w:sz="4" w:space="0" w:color="000000"/>
              <w:right w:val="single" w:sz="18" w:space="0" w:color="000000"/>
            </w:tcBorders>
          </w:tcPr>
          <w:p w14:paraId="2B58BD8D"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066C8CEA" w14:textId="77777777" w:rsidR="00790EF8" w:rsidRPr="00790EF8" w:rsidRDefault="00790EF8" w:rsidP="00790EF8">
            <w:pPr>
              <w:pStyle w:val="NoSpacing"/>
            </w:pPr>
          </w:p>
        </w:tc>
      </w:tr>
      <w:tr w:rsidR="00790EF8" w:rsidRPr="00790EF8" w14:paraId="7E001E14" w14:textId="77777777">
        <w:trPr>
          <w:trHeight w:val="20"/>
          <w:jc w:val="center"/>
        </w:trPr>
        <w:tc>
          <w:tcPr>
            <w:tcW w:w="640" w:type="dxa"/>
            <w:tcBorders>
              <w:top w:val="single" w:sz="4" w:space="0" w:color="000000"/>
              <w:left w:val="single" w:sz="4" w:space="0" w:color="auto"/>
              <w:bottom w:val="single" w:sz="4" w:space="0" w:color="000000"/>
              <w:right w:val="single" w:sz="4" w:space="0" w:color="auto"/>
            </w:tcBorders>
          </w:tcPr>
          <w:p w14:paraId="33335D39" w14:textId="77777777" w:rsidR="00790EF8" w:rsidRPr="00790EF8" w:rsidRDefault="0086228F" w:rsidP="00790EF8">
            <w:pPr>
              <w:pStyle w:val="NoSpacing"/>
            </w:pPr>
            <w:r>
              <w:t>K7</w:t>
            </w:r>
          </w:p>
        </w:tc>
        <w:tc>
          <w:tcPr>
            <w:tcW w:w="4040" w:type="dxa"/>
            <w:tcBorders>
              <w:top w:val="single" w:sz="4" w:space="0" w:color="000000"/>
              <w:left w:val="single" w:sz="4" w:space="0" w:color="auto"/>
              <w:bottom w:val="single" w:sz="4" w:space="0" w:color="000000"/>
              <w:right w:val="nil"/>
            </w:tcBorders>
          </w:tcPr>
          <w:p w14:paraId="548C2142" w14:textId="77777777" w:rsidR="00790EF8" w:rsidRPr="00790EF8" w:rsidRDefault="00790EF8" w:rsidP="00790EF8">
            <w:pPr>
              <w:pStyle w:val="NoSpacing"/>
            </w:pPr>
            <w:r w:rsidRPr="00790EF8">
              <w:t>Onion</w:t>
            </w:r>
          </w:p>
        </w:tc>
        <w:tc>
          <w:tcPr>
            <w:tcW w:w="2160" w:type="dxa"/>
            <w:tcBorders>
              <w:top w:val="single" w:sz="4" w:space="0" w:color="000000"/>
              <w:left w:val="nil"/>
              <w:bottom w:val="single" w:sz="4" w:space="0" w:color="000000"/>
              <w:right w:val="single" w:sz="18" w:space="0" w:color="000000"/>
            </w:tcBorders>
          </w:tcPr>
          <w:p w14:paraId="1EE4BABE"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47DCD5BA" w14:textId="77777777" w:rsidR="00790EF8" w:rsidRPr="00790EF8" w:rsidRDefault="00790EF8" w:rsidP="00790EF8">
            <w:pPr>
              <w:pStyle w:val="NoSpacing"/>
            </w:pPr>
          </w:p>
        </w:tc>
      </w:tr>
      <w:tr w:rsidR="00790EF8" w:rsidRPr="00790EF8" w14:paraId="1216A2D5" w14:textId="77777777">
        <w:trPr>
          <w:trHeight w:val="20"/>
          <w:jc w:val="center"/>
        </w:trPr>
        <w:tc>
          <w:tcPr>
            <w:tcW w:w="640" w:type="dxa"/>
            <w:tcBorders>
              <w:top w:val="single" w:sz="4" w:space="0" w:color="000000"/>
              <w:left w:val="single" w:sz="4" w:space="0" w:color="auto"/>
              <w:bottom w:val="single" w:sz="4" w:space="0" w:color="000000"/>
              <w:right w:val="single" w:sz="4" w:space="0" w:color="auto"/>
            </w:tcBorders>
          </w:tcPr>
          <w:p w14:paraId="658ED97A" w14:textId="77777777" w:rsidR="00790EF8" w:rsidRPr="00790EF8" w:rsidRDefault="0086228F" w:rsidP="00790EF8">
            <w:pPr>
              <w:pStyle w:val="NoSpacing"/>
            </w:pPr>
            <w:r>
              <w:t>K8</w:t>
            </w:r>
          </w:p>
        </w:tc>
        <w:tc>
          <w:tcPr>
            <w:tcW w:w="4040" w:type="dxa"/>
            <w:tcBorders>
              <w:top w:val="single" w:sz="4" w:space="0" w:color="000000"/>
              <w:left w:val="single" w:sz="4" w:space="0" w:color="auto"/>
              <w:bottom w:val="single" w:sz="4" w:space="0" w:color="000000"/>
              <w:right w:val="nil"/>
            </w:tcBorders>
          </w:tcPr>
          <w:p w14:paraId="343A1309" w14:textId="77777777" w:rsidR="00790EF8" w:rsidRPr="00790EF8" w:rsidRDefault="00790EF8" w:rsidP="00790EF8">
            <w:pPr>
              <w:pStyle w:val="NoSpacing"/>
            </w:pPr>
            <w:r w:rsidRPr="00790EF8">
              <w:t xml:space="preserve">Tomato </w:t>
            </w:r>
          </w:p>
        </w:tc>
        <w:tc>
          <w:tcPr>
            <w:tcW w:w="2160" w:type="dxa"/>
            <w:tcBorders>
              <w:top w:val="single" w:sz="4" w:space="0" w:color="000000"/>
              <w:left w:val="nil"/>
              <w:bottom w:val="single" w:sz="4" w:space="0" w:color="000000"/>
              <w:right w:val="single" w:sz="18" w:space="0" w:color="000000"/>
            </w:tcBorders>
          </w:tcPr>
          <w:p w14:paraId="32F90175"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15B9C065" w14:textId="77777777" w:rsidR="00790EF8" w:rsidRPr="00790EF8" w:rsidRDefault="00790EF8" w:rsidP="00790EF8">
            <w:pPr>
              <w:pStyle w:val="NoSpacing"/>
            </w:pPr>
          </w:p>
        </w:tc>
      </w:tr>
    </w:tbl>
    <w:p w14:paraId="09718B71" w14:textId="77777777" w:rsidR="00790EF8" w:rsidRDefault="00790EF8" w:rsidP="00790EF8">
      <w:pPr>
        <w:pStyle w:val="Heading3"/>
      </w:pPr>
      <w:r>
        <w:t>Section L. Prices: Forest Products</w:t>
      </w:r>
    </w:p>
    <w:tbl>
      <w:tblPr>
        <w:tblW w:w="9720" w:type="dxa"/>
        <w:jc w:val="center"/>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Look w:val="04A0" w:firstRow="1" w:lastRow="0" w:firstColumn="1" w:lastColumn="0" w:noHBand="0" w:noVBand="1"/>
      </w:tblPr>
      <w:tblGrid>
        <w:gridCol w:w="720"/>
        <w:gridCol w:w="3960"/>
        <w:gridCol w:w="2160"/>
        <w:gridCol w:w="2880"/>
      </w:tblGrid>
      <w:tr w:rsidR="00790EF8" w:rsidRPr="00790EF8" w14:paraId="53147C8C"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63FF1B28" w14:textId="77777777" w:rsidR="00790EF8" w:rsidRPr="00790EF8" w:rsidRDefault="00790EF8" w:rsidP="00790EF8">
            <w:pPr>
              <w:pStyle w:val="NoSpacing"/>
              <w:rPr>
                <w:b/>
              </w:rPr>
            </w:pPr>
          </w:p>
        </w:tc>
        <w:tc>
          <w:tcPr>
            <w:tcW w:w="3960" w:type="dxa"/>
            <w:tcBorders>
              <w:top w:val="single" w:sz="4" w:space="0" w:color="000000"/>
              <w:left w:val="single" w:sz="4" w:space="0" w:color="auto"/>
              <w:bottom w:val="single" w:sz="4" w:space="0" w:color="000000"/>
              <w:right w:val="nil"/>
            </w:tcBorders>
          </w:tcPr>
          <w:p w14:paraId="4CC1B4B5" w14:textId="77777777" w:rsidR="00790EF8" w:rsidRPr="00790EF8" w:rsidRDefault="00790EF8" w:rsidP="00790EF8">
            <w:pPr>
              <w:pStyle w:val="NoSpacing"/>
              <w:rPr>
                <w:b/>
              </w:rPr>
            </w:pPr>
            <w:r w:rsidRPr="00790EF8">
              <w:rPr>
                <w:b/>
              </w:rPr>
              <w:t>PRODUCT</w:t>
            </w:r>
          </w:p>
        </w:tc>
        <w:tc>
          <w:tcPr>
            <w:tcW w:w="2160" w:type="dxa"/>
            <w:tcBorders>
              <w:top w:val="single" w:sz="4" w:space="0" w:color="000000"/>
              <w:left w:val="nil"/>
              <w:bottom w:val="single" w:sz="4" w:space="0" w:color="000000"/>
              <w:right w:val="single" w:sz="18" w:space="0" w:color="000000"/>
            </w:tcBorders>
          </w:tcPr>
          <w:p w14:paraId="3E3E622A" w14:textId="77777777" w:rsidR="00790EF8" w:rsidRPr="00790EF8" w:rsidRDefault="00790EF8" w:rsidP="00790EF8">
            <w:pPr>
              <w:pStyle w:val="NoSpacing"/>
              <w:rPr>
                <w:b/>
              </w:rPr>
            </w:pPr>
            <w:r w:rsidRPr="00790EF8">
              <w:rPr>
                <w:b/>
              </w:rPr>
              <w:t>UNIT</w:t>
            </w:r>
          </w:p>
        </w:tc>
        <w:tc>
          <w:tcPr>
            <w:tcW w:w="2880" w:type="dxa"/>
            <w:tcBorders>
              <w:top w:val="single" w:sz="18" w:space="0" w:color="000000"/>
              <w:left w:val="single" w:sz="18" w:space="0" w:color="000000"/>
              <w:bottom w:val="single" w:sz="18" w:space="0" w:color="000000"/>
              <w:right w:val="single" w:sz="18" w:space="0" w:color="000000"/>
            </w:tcBorders>
          </w:tcPr>
          <w:p w14:paraId="7A48BA00" w14:textId="77777777" w:rsidR="00790EF8" w:rsidRPr="00790EF8" w:rsidRDefault="00790EF8" w:rsidP="00790EF8">
            <w:pPr>
              <w:pStyle w:val="NoSpacing"/>
              <w:rPr>
                <w:b/>
              </w:rPr>
            </w:pPr>
            <w:r w:rsidRPr="00790EF8">
              <w:rPr>
                <w:b/>
              </w:rPr>
              <w:t>COST PER UNIT</w:t>
            </w:r>
          </w:p>
        </w:tc>
      </w:tr>
      <w:tr w:rsidR="00790EF8" w:rsidRPr="00790EF8" w14:paraId="47EDA5EC"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53FAEC16" w14:textId="77777777" w:rsidR="00790EF8" w:rsidRPr="00790EF8" w:rsidRDefault="0086228F" w:rsidP="00790EF8">
            <w:pPr>
              <w:pStyle w:val="NoSpacing"/>
            </w:pPr>
            <w:r>
              <w:t>L1</w:t>
            </w:r>
          </w:p>
        </w:tc>
        <w:tc>
          <w:tcPr>
            <w:tcW w:w="3960" w:type="dxa"/>
            <w:tcBorders>
              <w:top w:val="single" w:sz="4" w:space="0" w:color="000000"/>
              <w:left w:val="single" w:sz="4" w:space="0" w:color="auto"/>
              <w:bottom w:val="single" w:sz="4" w:space="0" w:color="000000"/>
              <w:right w:val="nil"/>
            </w:tcBorders>
          </w:tcPr>
          <w:p w14:paraId="5C3FF10A" w14:textId="77777777" w:rsidR="00790EF8" w:rsidRPr="00790EF8" w:rsidRDefault="00790EF8" w:rsidP="00790EF8">
            <w:pPr>
              <w:pStyle w:val="NoSpacing"/>
            </w:pPr>
            <w:r w:rsidRPr="00790EF8">
              <w:t>Charcoal –dry season</w:t>
            </w:r>
          </w:p>
        </w:tc>
        <w:tc>
          <w:tcPr>
            <w:tcW w:w="2160" w:type="dxa"/>
            <w:tcBorders>
              <w:top w:val="single" w:sz="4" w:space="0" w:color="000000"/>
              <w:left w:val="nil"/>
              <w:bottom w:val="single" w:sz="4" w:space="0" w:color="000000"/>
              <w:right w:val="single" w:sz="18" w:space="0" w:color="000000"/>
            </w:tcBorders>
          </w:tcPr>
          <w:p w14:paraId="1C0EFFCD"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067815EC" w14:textId="77777777" w:rsidR="00790EF8" w:rsidRPr="00790EF8" w:rsidRDefault="00790EF8" w:rsidP="00790EF8">
            <w:pPr>
              <w:pStyle w:val="NoSpacing"/>
            </w:pPr>
          </w:p>
        </w:tc>
      </w:tr>
      <w:tr w:rsidR="00790EF8" w:rsidRPr="00790EF8" w14:paraId="7BED34A2"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03032881" w14:textId="77777777" w:rsidR="00790EF8" w:rsidRPr="00790EF8" w:rsidRDefault="0086228F" w:rsidP="00790EF8">
            <w:pPr>
              <w:pStyle w:val="NoSpacing"/>
            </w:pPr>
            <w:r>
              <w:t>L2</w:t>
            </w:r>
          </w:p>
        </w:tc>
        <w:tc>
          <w:tcPr>
            <w:tcW w:w="3960" w:type="dxa"/>
            <w:tcBorders>
              <w:top w:val="single" w:sz="4" w:space="0" w:color="000000"/>
              <w:left w:val="single" w:sz="4" w:space="0" w:color="auto"/>
              <w:bottom w:val="single" w:sz="4" w:space="0" w:color="000000"/>
              <w:right w:val="nil"/>
            </w:tcBorders>
          </w:tcPr>
          <w:p w14:paraId="2B358135" w14:textId="77777777" w:rsidR="00790EF8" w:rsidRPr="00790EF8" w:rsidRDefault="00790EF8" w:rsidP="00790EF8">
            <w:pPr>
              <w:pStyle w:val="NoSpacing"/>
            </w:pPr>
            <w:r w:rsidRPr="00790EF8">
              <w:t>Charcoal – rainy season</w:t>
            </w:r>
          </w:p>
        </w:tc>
        <w:tc>
          <w:tcPr>
            <w:tcW w:w="2160" w:type="dxa"/>
            <w:tcBorders>
              <w:top w:val="single" w:sz="4" w:space="0" w:color="000000"/>
              <w:left w:val="nil"/>
              <w:bottom w:val="single" w:sz="4" w:space="0" w:color="000000"/>
              <w:right w:val="single" w:sz="18" w:space="0" w:color="000000"/>
            </w:tcBorders>
          </w:tcPr>
          <w:p w14:paraId="3EAA8567"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2ECCA546" w14:textId="77777777" w:rsidR="00790EF8" w:rsidRPr="00790EF8" w:rsidRDefault="00790EF8" w:rsidP="00790EF8">
            <w:pPr>
              <w:pStyle w:val="NoSpacing"/>
            </w:pPr>
          </w:p>
        </w:tc>
      </w:tr>
      <w:tr w:rsidR="00790EF8" w:rsidRPr="00790EF8" w14:paraId="64580F65"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5609329F" w14:textId="77777777" w:rsidR="00790EF8" w:rsidRPr="00790EF8" w:rsidRDefault="0086228F" w:rsidP="00790EF8">
            <w:pPr>
              <w:pStyle w:val="NoSpacing"/>
            </w:pPr>
            <w:r>
              <w:t>L3</w:t>
            </w:r>
          </w:p>
        </w:tc>
        <w:tc>
          <w:tcPr>
            <w:tcW w:w="3960" w:type="dxa"/>
            <w:tcBorders>
              <w:top w:val="single" w:sz="4" w:space="0" w:color="000000"/>
              <w:left w:val="single" w:sz="4" w:space="0" w:color="auto"/>
              <w:bottom w:val="single" w:sz="4" w:space="0" w:color="000000"/>
              <w:right w:val="nil"/>
            </w:tcBorders>
          </w:tcPr>
          <w:p w14:paraId="39E7DCB2" w14:textId="77777777" w:rsidR="00790EF8" w:rsidRPr="00790EF8" w:rsidRDefault="00790EF8" w:rsidP="00790EF8">
            <w:pPr>
              <w:pStyle w:val="NoSpacing"/>
            </w:pPr>
            <w:r w:rsidRPr="00790EF8">
              <w:t xml:space="preserve">Fuelwood – dry season </w:t>
            </w:r>
          </w:p>
        </w:tc>
        <w:tc>
          <w:tcPr>
            <w:tcW w:w="2160" w:type="dxa"/>
            <w:tcBorders>
              <w:top w:val="single" w:sz="4" w:space="0" w:color="000000"/>
              <w:left w:val="nil"/>
              <w:bottom w:val="single" w:sz="4" w:space="0" w:color="000000"/>
              <w:right w:val="single" w:sz="18" w:space="0" w:color="000000"/>
            </w:tcBorders>
          </w:tcPr>
          <w:p w14:paraId="0F0A77D4"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1FA3A75B" w14:textId="77777777" w:rsidR="00790EF8" w:rsidRPr="00790EF8" w:rsidRDefault="00790EF8" w:rsidP="00790EF8">
            <w:pPr>
              <w:pStyle w:val="NoSpacing"/>
            </w:pPr>
          </w:p>
        </w:tc>
      </w:tr>
      <w:tr w:rsidR="00790EF8" w:rsidRPr="00790EF8" w14:paraId="09FA5688"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21537E85" w14:textId="77777777" w:rsidR="00790EF8" w:rsidRPr="00790EF8" w:rsidRDefault="0086228F" w:rsidP="00790EF8">
            <w:pPr>
              <w:pStyle w:val="NoSpacing"/>
            </w:pPr>
            <w:r>
              <w:t>L4</w:t>
            </w:r>
          </w:p>
        </w:tc>
        <w:tc>
          <w:tcPr>
            <w:tcW w:w="3960" w:type="dxa"/>
            <w:tcBorders>
              <w:top w:val="single" w:sz="4" w:space="0" w:color="000000"/>
              <w:left w:val="single" w:sz="4" w:space="0" w:color="auto"/>
              <w:bottom w:val="single" w:sz="4" w:space="0" w:color="000000"/>
              <w:right w:val="nil"/>
            </w:tcBorders>
          </w:tcPr>
          <w:p w14:paraId="1B296C37" w14:textId="77777777" w:rsidR="00790EF8" w:rsidRPr="00790EF8" w:rsidRDefault="00790EF8" w:rsidP="00790EF8">
            <w:pPr>
              <w:pStyle w:val="NoSpacing"/>
            </w:pPr>
            <w:r w:rsidRPr="00790EF8">
              <w:t xml:space="preserve">Fuelwood – rainy season </w:t>
            </w:r>
          </w:p>
        </w:tc>
        <w:tc>
          <w:tcPr>
            <w:tcW w:w="2160" w:type="dxa"/>
            <w:tcBorders>
              <w:top w:val="single" w:sz="4" w:space="0" w:color="000000"/>
              <w:left w:val="nil"/>
              <w:bottom w:val="single" w:sz="4" w:space="0" w:color="000000"/>
              <w:right w:val="single" w:sz="18" w:space="0" w:color="000000"/>
            </w:tcBorders>
          </w:tcPr>
          <w:p w14:paraId="1F2940CA"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0CA751D0" w14:textId="77777777" w:rsidR="00790EF8" w:rsidRPr="00790EF8" w:rsidRDefault="00790EF8" w:rsidP="00790EF8">
            <w:pPr>
              <w:pStyle w:val="NoSpacing"/>
            </w:pPr>
          </w:p>
        </w:tc>
      </w:tr>
      <w:tr w:rsidR="00790EF8" w:rsidRPr="00790EF8" w14:paraId="3AA4492A"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63D65B32" w14:textId="77777777" w:rsidR="00790EF8" w:rsidRPr="00790EF8" w:rsidRDefault="0086228F" w:rsidP="00790EF8">
            <w:pPr>
              <w:pStyle w:val="NoSpacing"/>
            </w:pPr>
            <w:r>
              <w:t>L5</w:t>
            </w:r>
          </w:p>
        </w:tc>
        <w:tc>
          <w:tcPr>
            <w:tcW w:w="3960" w:type="dxa"/>
            <w:tcBorders>
              <w:top w:val="single" w:sz="4" w:space="0" w:color="000000"/>
              <w:left w:val="single" w:sz="4" w:space="0" w:color="auto"/>
              <w:bottom w:val="single" w:sz="4" w:space="0" w:color="000000"/>
              <w:right w:val="nil"/>
            </w:tcBorders>
          </w:tcPr>
          <w:p w14:paraId="31758B6B" w14:textId="77777777" w:rsidR="00790EF8" w:rsidRPr="00790EF8" w:rsidRDefault="00790EF8" w:rsidP="00790EF8">
            <w:pPr>
              <w:pStyle w:val="NoSpacing"/>
            </w:pPr>
            <w:r w:rsidRPr="00790EF8">
              <w:t>Ants/caterpillars</w:t>
            </w:r>
          </w:p>
        </w:tc>
        <w:tc>
          <w:tcPr>
            <w:tcW w:w="2160" w:type="dxa"/>
            <w:tcBorders>
              <w:top w:val="single" w:sz="4" w:space="0" w:color="000000"/>
              <w:left w:val="nil"/>
              <w:bottom w:val="single" w:sz="4" w:space="0" w:color="000000"/>
              <w:right w:val="single" w:sz="18" w:space="0" w:color="000000"/>
            </w:tcBorders>
          </w:tcPr>
          <w:p w14:paraId="05726430"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107A3086" w14:textId="77777777" w:rsidR="00790EF8" w:rsidRPr="00790EF8" w:rsidRDefault="00790EF8" w:rsidP="00790EF8">
            <w:pPr>
              <w:pStyle w:val="NoSpacing"/>
            </w:pPr>
          </w:p>
        </w:tc>
      </w:tr>
      <w:tr w:rsidR="00790EF8" w:rsidRPr="00790EF8" w14:paraId="467EA5CC"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4B97AAD9" w14:textId="77777777" w:rsidR="00790EF8" w:rsidRPr="00790EF8" w:rsidRDefault="0086228F" w:rsidP="00790EF8">
            <w:pPr>
              <w:pStyle w:val="NoSpacing"/>
            </w:pPr>
            <w:r>
              <w:t>L6</w:t>
            </w:r>
          </w:p>
        </w:tc>
        <w:tc>
          <w:tcPr>
            <w:tcW w:w="3960" w:type="dxa"/>
            <w:tcBorders>
              <w:top w:val="single" w:sz="4" w:space="0" w:color="000000"/>
              <w:left w:val="single" w:sz="4" w:space="0" w:color="auto"/>
              <w:bottom w:val="single" w:sz="4" w:space="0" w:color="000000"/>
              <w:right w:val="nil"/>
            </w:tcBorders>
          </w:tcPr>
          <w:p w14:paraId="14821177" w14:textId="77777777" w:rsidR="00790EF8" w:rsidRPr="00790EF8" w:rsidRDefault="00790EF8" w:rsidP="00790EF8">
            <w:pPr>
              <w:pStyle w:val="NoSpacing"/>
            </w:pPr>
            <w:r w:rsidRPr="00790EF8">
              <w:t>Reeds</w:t>
            </w:r>
          </w:p>
        </w:tc>
        <w:tc>
          <w:tcPr>
            <w:tcW w:w="2160" w:type="dxa"/>
            <w:tcBorders>
              <w:top w:val="single" w:sz="4" w:space="0" w:color="000000"/>
              <w:left w:val="nil"/>
              <w:bottom w:val="single" w:sz="4" w:space="0" w:color="000000"/>
              <w:right w:val="single" w:sz="18" w:space="0" w:color="000000"/>
            </w:tcBorders>
          </w:tcPr>
          <w:p w14:paraId="5CE4B268"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4C9D381E" w14:textId="77777777" w:rsidR="00790EF8" w:rsidRPr="00790EF8" w:rsidRDefault="00790EF8" w:rsidP="00790EF8">
            <w:pPr>
              <w:pStyle w:val="NoSpacing"/>
            </w:pPr>
          </w:p>
        </w:tc>
      </w:tr>
      <w:tr w:rsidR="00790EF8" w:rsidRPr="00790EF8" w14:paraId="7D9437A2"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03AB6738" w14:textId="77777777" w:rsidR="00790EF8" w:rsidRPr="00790EF8" w:rsidRDefault="0086228F" w:rsidP="00790EF8">
            <w:pPr>
              <w:pStyle w:val="NoSpacing"/>
            </w:pPr>
            <w:r>
              <w:t>L7</w:t>
            </w:r>
          </w:p>
        </w:tc>
        <w:tc>
          <w:tcPr>
            <w:tcW w:w="3960" w:type="dxa"/>
            <w:tcBorders>
              <w:top w:val="single" w:sz="4" w:space="0" w:color="000000"/>
              <w:left w:val="single" w:sz="4" w:space="0" w:color="auto"/>
              <w:bottom w:val="single" w:sz="4" w:space="0" w:color="000000"/>
              <w:right w:val="nil"/>
            </w:tcBorders>
          </w:tcPr>
          <w:p w14:paraId="61A3763B" w14:textId="77777777" w:rsidR="00790EF8" w:rsidRPr="00790EF8" w:rsidRDefault="00790EF8" w:rsidP="00790EF8">
            <w:pPr>
              <w:pStyle w:val="NoSpacing"/>
            </w:pPr>
            <w:r w:rsidRPr="00790EF8">
              <w:t>Mushrooms</w:t>
            </w:r>
          </w:p>
        </w:tc>
        <w:tc>
          <w:tcPr>
            <w:tcW w:w="2160" w:type="dxa"/>
            <w:tcBorders>
              <w:top w:val="single" w:sz="4" w:space="0" w:color="000000"/>
              <w:left w:val="nil"/>
              <w:bottom w:val="single" w:sz="4" w:space="0" w:color="000000"/>
              <w:right w:val="single" w:sz="18" w:space="0" w:color="000000"/>
            </w:tcBorders>
          </w:tcPr>
          <w:p w14:paraId="56FB99B0"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0D43D021" w14:textId="77777777" w:rsidR="00790EF8" w:rsidRPr="00790EF8" w:rsidRDefault="00790EF8" w:rsidP="00790EF8">
            <w:pPr>
              <w:pStyle w:val="NoSpacing"/>
            </w:pPr>
          </w:p>
        </w:tc>
      </w:tr>
      <w:tr w:rsidR="00790EF8" w:rsidRPr="00790EF8" w14:paraId="3B98BCAA"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3A274427" w14:textId="77777777" w:rsidR="00790EF8" w:rsidRPr="00790EF8" w:rsidRDefault="0086228F" w:rsidP="00790EF8">
            <w:pPr>
              <w:pStyle w:val="NoSpacing"/>
            </w:pPr>
            <w:r>
              <w:t>L8</w:t>
            </w:r>
          </w:p>
        </w:tc>
        <w:tc>
          <w:tcPr>
            <w:tcW w:w="3960" w:type="dxa"/>
            <w:tcBorders>
              <w:top w:val="single" w:sz="4" w:space="0" w:color="000000"/>
              <w:left w:val="single" w:sz="4" w:space="0" w:color="auto"/>
              <w:bottom w:val="single" w:sz="4" w:space="0" w:color="000000"/>
              <w:right w:val="nil"/>
            </w:tcBorders>
          </w:tcPr>
          <w:p w14:paraId="0F6E6137" w14:textId="77777777" w:rsidR="00790EF8" w:rsidRPr="00790EF8" w:rsidRDefault="00790EF8" w:rsidP="00790EF8">
            <w:pPr>
              <w:pStyle w:val="NoSpacing"/>
            </w:pPr>
            <w:r w:rsidRPr="00790EF8">
              <w:t>Wild honey</w:t>
            </w:r>
          </w:p>
        </w:tc>
        <w:tc>
          <w:tcPr>
            <w:tcW w:w="2160" w:type="dxa"/>
            <w:tcBorders>
              <w:top w:val="single" w:sz="4" w:space="0" w:color="000000"/>
              <w:left w:val="nil"/>
              <w:bottom w:val="single" w:sz="4" w:space="0" w:color="000000"/>
              <w:right w:val="single" w:sz="18" w:space="0" w:color="000000"/>
            </w:tcBorders>
          </w:tcPr>
          <w:p w14:paraId="189434AE"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08B5A572" w14:textId="77777777" w:rsidR="00790EF8" w:rsidRPr="00790EF8" w:rsidRDefault="00790EF8" w:rsidP="00790EF8">
            <w:pPr>
              <w:pStyle w:val="NoSpacing"/>
            </w:pPr>
          </w:p>
        </w:tc>
      </w:tr>
      <w:tr w:rsidR="00790EF8" w:rsidRPr="00790EF8" w14:paraId="4292DC46"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6D8A8CB6" w14:textId="77777777" w:rsidR="00790EF8" w:rsidRPr="00790EF8" w:rsidRDefault="0086228F" w:rsidP="00790EF8">
            <w:pPr>
              <w:pStyle w:val="NoSpacing"/>
            </w:pPr>
            <w:r>
              <w:t>L9</w:t>
            </w:r>
          </w:p>
        </w:tc>
        <w:tc>
          <w:tcPr>
            <w:tcW w:w="3960" w:type="dxa"/>
            <w:tcBorders>
              <w:top w:val="single" w:sz="4" w:space="0" w:color="000000"/>
              <w:left w:val="single" w:sz="4" w:space="0" w:color="auto"/>
              <w:bottom w:val="single" w:sz="4" w:space="0" w:color="000000"/>
              <w:right w:val="nil"/>
            </w:tcBorders>
          </w:tcPr>
          <w:p w14:paraId="774522D7" w14:textId="77777777" w:rsidR="00790EF8" w:rsidRPr="00790EF8" w:rsidRDefault="00790EF8" w:rsidP="00790EF8">
            <w:pPr>
              <w:pStyle w:val="NoSpacing"/>
            </w:pPr>
            <w:r w:rsidRPr="00790EF8">
              <w:t>Wild fruits</w:t>
            </w:r>
          </w:p>
        </w:tc>
        <w:tc>
          <w:tcPr>
            <w:tcW w:w="2160" w:type="dxa"/>
            <w:tcBorders>
              <w:top w:val="single" w:sz="4" w:space="0" w:color="000000"/>
              <w:left w:val="nil"/>
              <w:bottom w:val="single" w:sz="4" w:space="0" w:color="000000"/>
              <w:right w:val="single" w:sz="18" w:space="0" w:color="000000"/>
            </w:tcBorders>
          </w:tcPr>
          <w:p w14:paraId="325694B5"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3E93AE4F" w14:textId="77777777" w:rsidR="00790EF8" w:rsidRPr="00790EF8" w:rsidRDefault="00790EF8" w:rsidP="00790EF8">
            <w:pPr>
              <w:pStyle w:val="NoSpacing"/>
            </w:pPr>
          </w:p>
        </w:tc>
      </w:tr>
      <w:tr w:rsidR="00790EF8" w:rsidRPr="00790EF8" w14:paraId="5DBAEC94"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17193F86" w14:textId="77777777" w:rsidR="00790EF8" w:rsidRPr="00790EF8" w:rsidRDefault="0086228F" w:rsidP="00790EF8">
            <w:pPr>
              <w:pStyle w:val="NoSpacing"/>
            </w:pPr>
            <w:r>
              <w:t>L10</w:t>
            </w:r>
          </w:p>
        </w:tc>
        <w:tc>
          <w:tcPr>
            <w:tcW w:w="3960" w:type="dxa"/>
            <w:tcBorders>
              <w:top w:val="single" w:sz="4" w:space="0" w:color="000000"/>
              <w:left w:val="single" w:sz="4" w:space="0" w:color="auto"/>
              <w:bottom w:val="single" w:sz="4" w:space="0" w:color="000000"/>
              <w:right w:val="nil"/>
            </w:tcBorders>
          </w:tcPr>
          <w:p w14:paraId="3EA6C634" w14:textId="3544E325" w:rsidR="00790EF8" w:rsidRPr="00790EF8" w:rsidRDefault="00790EF8" w:rsidP="004F11F7">
            <w:pPr>
              <w:pStyle w:val="NoSpacing"/>
            </w:pPr>
            <w:r w:rsidRPr="00790EF8">
              <w:t>Poles</w:t>
            </w:r>
          </w:p>
        </w:tc>
        <w:tc>
          <w:tcPr>
            <w:tcW w:w="2160" w:type="dxa"/>
            <w:tcBorders>
              <w:top w:val="single" w:sz="4" w:space="0" w:color="000000"/>
              <w:left w:val="nil"/>
              <w:bottom w:val="single" w:sz="4" w:space="0" w:color="000000"/>
              <w:right w:val="single" w:sz="18" w:space="0" w:color="000000"/>
            </w:tcBorders>
          </w:tcPr>
          <w:p w14:paraId="1F0EA085"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0F30C9D0" w14:textId="77777777" w:rsidR="00790EF8" w:rsidRPr="00790EF8" w:rsidRDefault="00790EF8" w:rsidP="00790EF8">
            <w:pPr>
              <w:pStyle w:val="NoSpacing"/>
            </w:pPr>
          </w:p>
        </w:tc>
      </w:tr>
      <w:tr w:rsidR="004F11F7" w:rsidRPr="00790EF8" w14:paraId="4890D229"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4F41A3C9" w14:textId="042E6230" w:rsidR="004F11F7" w:rsidRDefault="004F11F7" w:rsidP="00790EF8">
            <w:pPr>
              <w:pStyle w:val="NoSpacing"/>
            </w:pPr>
            <w:r>
              <w:t>L11</w:t>
            </w:r>
          </w:p>
        </w:tc>
        <w:tc>
          <w:tcPr>
            <w:tcW w:w="3960" w:type="dxa"/>
            <w:tcBorders>
              <w:top w:val="single" w:sz="4" w:space="0" w:color="000000"/>
              <w:left w:val="single" w:sz="4" w:space="0" w:color="auto"/>
              <w:bottom w:val="single" w:sz="4" w:space="0" w:color="000000"/>
              <w:right w:val="nil"/>
            </w:tcBorders>
          </w:tcPr>
          <w:p w14:paraId="243526B8" w14:textId="4DA0719E" w:rsidR="004F11F7" w:rsidRPr="00790EF8" w:rsidRDefault="004F11F7" w:rsidP="00790EF8">
            <w:pPr>
              <w:pStyle w:val="NoSpacing"/>
            </w:pPr>
            <w:r>
              <w:t>T</w:t>
            </w:r>
            <w:r w:rsidRPr="00790EF8">
              <w:t>imber</w:t>
            </w:r>
          </w:p>
        </w:tc>
        <w:tc>
          <w:tcPr>
            <w:tcW w:w="2160" w:type="dxa"/>
            <w:tcBorders>
              <w:top w:val="single" w:sz="4" w:space="0" w:color="000000"/>
              <w:left w:val="nil"/>
              <w:bottom w:val="single" w:sz="4" w:space="0" w:color="000000"/>
              <w:right w:val="single" w:sz="18" w:space="0" w:color="000000"/>
            </w:tcBorders>
          </w:tcPr>
          <w:p w14:paraId="261B2C60" w14:textId="77777777" w:rsidR="004F11F7" w:rsidRPr="00790EF8" w:rsidRDefault="004F11F7"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7B8215F2" w14:textId="77777777" w:rsidR="004F11F7" w:rsidRPr="00790EF8" w:rsidRDefault="004F11F7" w:rsidP="00790EF8">
            <w:pPr>
              <w:pStyle w:val="NoSpacing"/>
            </w:pPr>
          </w:p>
        </w:tc>
      </w:tr>
      <w:tr w:rsidR="004F11F7" w:rsidRPr="00790EF8" w14:paraId="292E3599"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6712D68F" w14:textId="3B0E7901" w:rsidR="004F11F7" w:rsidRPr="00790EF8" w:rsidRDefault="004F11F7" w:rsidP="00790EF8">
            <w:pPr>
              <w:pStyle w:val="NoSpacing"/>
            </w:pPr>
            <w:r>
              <w:t>L12</w:t>
            </w:r>
          </w:p>
        </w:tc>
        <w:tc>
          <w:tcPr>
            <w:tcW w:w="3960" w:type="dxa"/>
            <w:tcBorders>
              <w:top w:val="single" w:sz="4" w:space="0" w:color="000000"/>
              <w:left w:val="single" w:sz="4" w:space="0" w:color="auto"/>
              <w:bottom w:val="single" w:sz="4" w:space="0" w:color="000000"/>
              <w:right w:val="nil"/>
            </w:tcBorders>
          </w:tcPr>
          <w:p w14:paraId="58BE2243" w14:textId="77777777" w:rsidR="004F11F7" w:rsidRPr="00790EF8" w:rsidRDefault="004F11F7" w:rsidP="00790EF8">
            <w:pPr>
              <w:pStyle w:val="NoSpacing"/>
            </w:pPr>
            <w:r w:rsidRPr="00790EF8">
              <w:t>Thatching/fencing grass</w:t>
            </w:r>
          </w:p>
        </w:tc>
        <w:tc>
          <w:tcPr>
            <w:tcW w:w="2160" w:type="dxa"/>
            <w:tcBorders>
              <w:top w:val="single" w:sz="4" w:space="0" w:color="000000"/>
              <w:left w:val="nil"/>
              <w:bottom w:val="single" w:sz="4" w:space="0" w:color="000000"/>
              <w:right w:val="single" w:sz="18" w:space="0" w:color="000000"/>
            </w:tcBorders>
          </w:tcPr>
          <w:p w14:paraId="113536EA" w14:textId="77777777" w:rsidR="004F11F7" w:rsidRPr="00790EF8" w:rsidRDefault="004F11F7"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418868ED" w14:textId="77777777" w:rsidR="004F11F7" w:rsidRPr="00790EF8" w:rsidRDefault="004F11F7" w:rsidP="00790EF8">
            <w:pPr>
              <w:pStyle w:val="NoSpacing"/>
            </w:pPr>
          </w:p>
        </w:tc>
      </w:tr>
      <w:tr w:rsidR="004F11F7" w:rsidRPr="00790EF8" w14:paraId="121AC76C"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6CCAFED4" w14:textId="683E59F8" w:rsidR="004F11F7" w:rsidRPr="00790EF8" w:rsidRDefault="004F11F7" w:rsidP="00790EF8">
            <w:pPr>
              <w:pStyle w:val="NoSpacing"/>
            </w:pPr>
            <w:r>
              <w:t>L13</w:t>
            </w:r>
          </w:p>
        </w:tc>
        <w:tc>
          <w:tcPr>
            <w:tcW w:w="3960" w:type="dxa"/>
            <w:tcBorders>
              <w:top w:val="single" w:sz="4" w:space="0" w:color="000000"/>
              <w:left w:val="single" w:sz="4" w:space="0" w:color="auto"/>
              <w:bottom w:val="single" w:sz="4" w:space="0" w:color="000000"/>
              <w:right w:val="nil"/>
            </w:tcBorders>
          </w:tcPr>
          <w:p w14:paraId="429EF976" w14:textId="77777777" w:rsidR="004F11F7" w:rsidRPr="00790EF8" w:rsidRDefault="004F11F7" w:rsidP="00790EF8">
            <w:pPr>
              <w:pStyle w:val="NoSpacing"/>
            </w:pPr>
            <w:r w:rsidRPr="00790EF8">
              <w:t>Fodder</w:t>
            </w:r>
          </w:p>
        </w:tc>
        <w:tc>
          <w:tcPr>
            <w:tcW w:w="2160" w:type="dxa"/>
            <w:tcBorders>
              <w:top w:val="single" w:sz="4" w:space="0" w:color="000000"/>
              <w:left w:val="nil"/>
              <w:bottom w:val="single" w:sz="4" w:space="0" w:color="000000"/>
              <w:right w:val="single" w:sz="18" w:space="0" w:color="000000"/>
            </w:tcBorders>
          </w:tcPr>
          <w:p w14:paraId="67D4F3D0" w14:textId="77777777" w:rsidR="004F11F7" w:rsidRPr="00790EF8" w:rsidRDefault="004F11F7"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6F9A6B7F" w14:textId="77777777" w:rsidR="004F11F7" w:rsidRPr="00790EF8" w:rsidRDefault="004F11F7" w:rsidP="00790EF8">
            <w:pPr>
              <w:pStyle w:val="NoSpacing"/>
            </w:pPr>
          </w:p>
        </w:tc>
      </w:tr>
      <w:tr w:rsidR="004F11F7" w:rsidRPr="00790EF8" w14:paraId="42BF85C6"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28613D72" w14:textId="2EF781E1" w:rsidR="004F11F7" w:rsidRPr="00790EF8" w:rsidRDefault="004F11F7" w:rsidP="00790EF8">
            <w:pPr>
              <w:pStyle w:val="NoSpacing"/>
            </w:pPr>
            <w:r>
              <w:t>L14</w:t>
            </w:r>
          </w:p>
        </w:tc>
        <w:tc>
          <w:tcPr>
            <w:tcW w:w="3960" w:type="dxa"/>
            <w:tcBorders>
              <w:top w:val="single" w:sz="4" w:space="0" w:color="000000"/>
              <w:left w:val="single" w:sz="4" w:space="0" w:color="auto"/>
              <w:bottom w:val="single" w:sz="4" w:space="0" w:color="000000"/>
              <w:right w:val="nil"/>
            </w:tcBorders>
          </w:tcPr>
          <w:p w14:paraId="357F15A2" w14:textId="2D1253E5" w:rsidR="004F11F7" w:rsidRPr="00790EF8" w:rsidRDefault="002D5D01" w:rsidP="00790EF8">
            <w:pPr>
              <w:pStyle w:val="NoSpacing"/>
            </w:pPr>
            <w:r>
              <w:t>Bush meat</w:t>
            </w:r>
          </w:p>
        </w:tc>
        <w:tc>
          <w:tcPr>
            <w:tcW w:w="2160" w:type="dxa"/>
            <w:tcBorders>
              <w:top w:val="single" w:sz="4" w:space="0" w:color="000000"/>
              <w:left w:val="nil"/>
              <w:bottom w:val="single" w:sz="4" w:space="0" w:color="000000"/>
              <w:right w:val="single" w:sz="18" w:space="0" w:color="000000"/>
            </w:tcBorders>
          </w:tcPr>
          <w:p w14:paraId="676DABCF" w14:textId="77777777" w:rsidR="004F11F7" w:rsidRPr="00790EF8" w:rsidRDefault="004F11F7"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75651ABC" w14:textId="77777777" w:rsidR="004F11F7" w:rsidRPr="00790EF8" w:rsidRDefault="004F11F7" w:rsidP="00790EF8">
            <w:pPr>
              <w:pStyle w:val="NoSpacing"/>
            </w:pPr>
          </w:p>
        </w:tc>
      </w:tr>
    </w:tbl>
    <w:p w14:paraId="487BD0ED" w14:textId="77777777" w:rsidR="00284705" w:rsidRPr="00284705" w:rsidRDefault="00284705" w:rsidP="00284705">
      <w:pPr>
        <w:pStyle w:val="Heading3"/>
      </w:pPr>
      <w:r>
        <w:t xml:space="preserve">Section M. </w:t>
      </w:r>
      <w:r w:rsidRPr="00284705">
        <w:t>CONCLUSION</w:t>
      </w:r>
    </w:p>
    <w:p w14:paraId="510ADF53" w14:textId="77777777" w:rsidR="00284705" w:rsidRPr="00284705" w:rsidRDefault="00284705" w:rsidP="00284705">
      <w:pPr>
        <w:pStyle w:val="NoSpacing"/>
      </w:pPr>
      <w:r w:rsidRPr="00284705">
        <w:t>Thank you for your participation in this survey.</w:t>
      </w:r>
    </w:p>
    <w:tbl>
      <w:tblPr>
        <w:tblW w:w="10080" w:type="dxa"/>
        <w:tblInd w:w="-5" w:type="dxa"/>
        <w:tblLayout w:type="fixed"/>
        <w:tblCellMar>
          <w:left w:w="72" w:type="dxa"/>
          <w:right w:w="72" w:type="dxa"/>
        </w:tblCellMar>
        <w:tblLook w:val="04A0" w:firstRow="1" w:lastRow="0" w:firstColumn="1" w:lastColumn="0" w:noHBand="0" w:noVBand="1"/>
      </w:tblPr>
      <w:tblGrid>
        <w:gridCol w:w="359"/>
        <w:gridCol w:w="4680"/>
        <w:gridCol w:w="4319"/>
        <w:gridCol w:w="722"/>
      </w:tblGrid>
      <w:tr w:rsidR="00284705" w:rsidRPr="00284705" w14:paraId="672B15F0" w14:textId="77777777">
        <w:trPr>
          <w:trHeight w:val="20"/>
        </w:trPr>
        <w:tc>
          <w:tcPr>
            <w:tcW w:w="359" w:type="dxa"/>
            <w:tcBorders>
              <w:top w:val="single" w:sz="4" w:space="0" w:color="000000"/>
              <w:left w:val="single" w:sz="4" w:space="0" w:color="000000"/>
              <w:bottom w:val="single" w:sz="4" w:space="0" w:color="000000"/>
              <w:right w:val="single" w:sz="4" w:space="0" w:color="000000"/>
            </w:tcBorders>
          </w:tcPr>
          <w:p w14:paraId="29265B14" w14:textId="77777777" w:rsidR="00284705" w:rsidRPr="00284705" w:rsidRDefault="00284705" w:rsidP="00284705">
            <w:pPr>
              <w:pStyle w:val="NoSpacing"/>
            </w:pPr>
          </w:p>
        </w:tc>
        <w:tc>
          <w:tcPr>
            <w:tcW w:w="4680" w:type="dxa"/>
            <w:tcBorders>
              <w:top w:val="single" w:sz="4" w:space="0" w:color="000000"/>
              <w:left w:val="single" w:sz="4" w:space="0" w:color="000000"/>
              <w:bottom w:val="single" w:sz="4" w:space="0" w:color="000000"/>
              <w:right w:val="nil"/>
            </w:tcBorders>
          </w:tcPr>
          <w:p w14:paraId="3F80E5A2" w14:textId="77777777" w:rsidR="00284705" w:rsidRPr="00284705" w:rsidRDefault="00284705" w:rsidP="00284705">
            <w:pPr>
              <w:pStyle w:val="NoSpacing"/>
            </w:pPr>
            <w:r>
              <w:t>M</w:t>
            </w:r>
            <w:r w:rsidRPr="00284705">
              <w:t>1.</w:t>
            </w:r>
            <w:r w:rsidR="00235365">
              <w:t xml:space="preserve"> </w:t>
            </w:r>
            <w:r w:rsidRPr="00284705">
              <w:t xml:space="preserve">Enumerator: Please select the correct survey status from the list </w:t>
            </w:r>
            <w:r w:rsidRPr="00284705">
              <w:rPr>
                <w:b/>
              </w:rPr>
              <w:t>(</w:t>
            </w:r>
            <w:proofErr w:type="spellStart"/>
            <w:r w:rsidRPr="00284705">
              <w:rPr>
                <w:b/>
              </w:rPr>
              <w:t>j_status</w:t>
            </w:r>
            <w:proofErr w:type="spellEnd"/>
            <w:r w:rsidRPr="00284705">
              <w:rPr>
                <w:b/>
              </w:rPr>
              <w:t>)</w:t>
            </w:r>
          </w:p>
        </w:tc>
        <w:tc>
          <w:tcPr>
            <w:tcW w:w="4319" w:type="dxa"/>
            <w:tcBorders>
              <w:top w:val="single" w:sz="4" w:space="0" w:color="000000"/>
              <w:left w:val="nil"/>
              <w:bottom w:val="single" w:sz="4" w:space="0" w:color="000000"/>
              <w:right w:val="single" w:sz="18" w:space="0" w:color="000000"/>
            </w:tcBorders>
          </w:tcPr>
          <w:p w14:paraId="4EF649BF" w14:textId="77777777" w:rsidR="00284705" w:rsidRPr="00284705" w:rsidRDefault="00284705" w:rsidP="00284705">
            <w:pPr>
              <w:pStyle w:val="NoSpacing"/>
            </w:pPr>
            <w:r w:rsidRPr="00284705">
              <w:t>1=Complete</w:t>
            </w:r>
          </w:p>
          <w:p w14:paraId="597812AE" w14:textId="77777777" w:rsidR="00284705" w:rsidRPr="00284705" w:rsidRDefault="00284705" w:rsidP="00284705">
            <w:pPr>
              <w:pStyle w:val="NoSpacing"/>
            </w:pPr>
            <w:r w:rsidRPr="00284705">
              <w:t>2=Incomplete, come back</w:t>
            </w:r>
          </w:p>
          <w:p w14:paraId="6E71856F" w14:textId="77777777" w:rsidR="00284705" w:rsidRPr="00284705" w:rsidRDefault="00284705" w:rsidP="00284705">
            <w:pPr>
              <w:pStyle w:val="NoSpacing"/>
            </w:pPr>
            <w:r w:rsidRPr="00284705">
              <w:t>3=Incomplete, cannot finish</w:t>
            </w:r>
          </w:p>
          <w:p w14:paraId="1418E691" w14:textId="77777777" w:rsidR="00284705" w:rsidRPr="00284705" w:rsidRDefault="00284705" w:rsidP="00284705">
            <w:pPr>
              <w:pStyle w:val="NoSpacing"/>
            </w:pPr>
            <w:r w:rsidRPr="00284705">
              <w:t>4=Refused to participate</w:t>
            </w:r>
          </w:p>
          <w:p w14:paraId="1A520A3E" w14:textId="77777777" w:rsidR="00284705" w:rsidRPr="00284705" w:rsidRDefault="00284705" w:rsidP="00284705">
            <w:pPr>
              <w:pStyle w:val="NoSpacing"/>
            </w:pPr>
            <w:r w:rsidRPr="00284705">
              <w:t>97=Other, please specify</w:t>
            </w:r>
          </w:p>
        </w:tc>
        <w:tc>
          <w:tcPr>
            <w:tcW w:w="722" w:type="dxa"/>
            <w:tcBorders>
              <w:top w:val="single" w:sz="18" w:space="0" w:color="000000"/>
              <w:left w:val="single" w:sz="18" w:space="0" w:color="000000"/>
              <w:bottom w:val="single" w:sz="18" w:space="0" w:color="000000"/>
              <w:right w:val="single" w:sz="18" w:space="0" w:color="000000"/>
            </w:tcBorders>
          </w:tcPr>
          <w:p w14:paraId="585F9D86" w14:textId="77777777" w:rsidR="00284705" w:rsidRPr="00284705" w:rsidRDefault="00284705" w:rsidP="00284705">
            <w:pPr>
              <w:pStyle w:val="NoSpacing"/>
              <w:rPr>
                <w:i/>
              </w:rPr>
            </w:pPr>
            <w:r w:rsidRPr="00284705">
              <w:rPr>
                <w:i/>
              </w:rPr>
              <w:t>(Code)</w:t>
            </w:r>
          </w:p>
        </w:tc>
      </w:tr>
      <w:tr w:rsidR="00284705" w:rsidRPr="00284705" w14:paraId="523754F6" w14:textId="77777777">
        <w:trPr>
          <w:trHeight w:val="20"/>
        </w:trPr>
        <w:tc>
          <w:tcPr>
            <w:tcW w:w="359" w:type="dxa"/>
            <w:tcBorders>
              <w:top w:val="single" w:sz="4" w:space="0" w:color="000000"/>
              <w:left w:val="single" w:sz="4" w:space="0" w:color="000000"/>
              <w:bottom w:val="single" w:sz="4" w:space="0" w:color="000000"/>
              <w:right w:val="single" w:sz="4" w:space="0" w:color="auto"/>
            </w:tcBorders>
          </w:tcPr>
          <w:p w14:paraId="7AF5867B" w14:textId="77777777" w:rsidR="00284705" w:rsidRPr="00284705" w:rsidRDefault="00284705" w:rsidP="00284705">
            <w:pPr>
              <w:pStyle w:val="NoSpacing"/>
            </w:pPr>
          </w:p>
        </w:tc>
        <w:tc>
          <w:tcPr>
            <w:tcW w:w="4680" w:type="dxa"/>
            <w:tcBorders>
              <w:top w:val="single" w:sz="4" w:space="0" w:color="000000"/>
              <w:left w:val="single" w:sz="4" w:space="0" w:color="auto"/>
              <w:bottom w:val="single" w:sz="4" w:space="0" w:color="000000"/>
              <w:right w:val="single" w:sz="18" w:space="0" w:color="000000"/>
            </w:tcBorders>
          </w:tcPr>
          <w:p w14:paraId="383504E9" w14:textId="77777777" w:rsidR="00284705" w:rsidRPr="00284705" w:rsidRDefault="00284705" w:rsidP="00284705">
            <w:pPr>
              <w:pStyle w:val="NoSpacing"/>
            </w:pPr>
            <w:r>
              <w:t xml:space="preserve">M2. </w:t>
            </w:r>
            <w:r w:rsidRPr="00284705">
              <w:t xml:space="preserve">Any additional comments?  </w:t>
            </w:r>
            <w:r w:rsidRPr="00284705">
              <w:rPr>
                <w:b/>
              </w:rPr>
              <w:t>(</w:t>
            </w:r>
            <w:proofErr w:type="spellStart"/>
            <w:r w:rsidRPr="00284705">
              <w:rPr>
                <w:b/>
              </w:rPr>
              <w:t>j_notes</w:t>
            </w:r>
            <w:proofErr w:type="spellEnd"/>
            <w:r w:rsidRPr="00284705">
              <w:rPr>
                <w:b/>
              </w:rPr>
              <w:t>)</w:t>
            </w:r>
          </w:p>
        </w:tc>
        <w:tc>
          <w:tcPr>
            <w:tcW w:w="5041" w:type="dxa"/>
            <w:gridSpan w:val="2"/>
            <w:tcBorders>
              <w:top w:val="single" w:sz="18" w:space="0" w:color="000000"/>
              <w:left w:val="single" w:sz="18" w:space="0" w:color="000000"/>
              <w:bottom w:val="single" w:sz="18" w:space="0" w:color="000000"/>
              <w:right w:val="single" w:sz="18" w:space="0" w:color="000000"/>
            </w:tcBorders>
          </w:tcPr>
          <w:p w14:paraId="650A2B98" w14:textId="77777777" w:rsidR="00284705" w:rsidRPr="00284705" w:rsidRDefault="00284705" w:rsidP="00284705">
            <w:pPr>
              <w:pStyle w:val="NoSpacing"/>
              <w:rPr>
                <w:i/>
              </w:rPr>
            </w:pPr>
            <w:r w:rsidRPr="00284705">
              <w:rPr>
                <w:i/>
              </w:rPr>
              <w:t>(Text)</w:t>
            </w:r>
          </w:p>
        </w:tc>
      </w:tr>
    </w:tbl>
    <w:p w14:paraId="2FC34D0A" w14:textId="77777777" w:rsidR="00284705" w:rsidRDefault="00284705" w:rsidP="001A62FC">
      <w:pPr>
        <w:pStyle w:val="NoSpacing"/>
        <w:spacing w:line="240" w:lineRule="auto"/>
      </w:pPr>
    </w:p>
    <w:p w14:paraId="726F5325" w14:textId="77777777" w:rsidR="00E91C7F" w:rsidRDefault="00E91C7F" w:rsidP="001A62FC">
      <w:pPr>
        <w:pStyle w:val="NoSpacing"/>
        <w:spacing w:line="240" w:lineRule="auto"/>
      </w:pPr>
    </w:p>
    <w:p w14:paraId="33D59C77" w14:textId="77777777" w:rsidR="00E91C7F" w:rsidRDefault="00E91C7F" w:rsidP="001A62FC">
      <w:pPr>
        <w:pStyle w:val="NoSpacing"/>
        <w:spacing w:line="240" w:lineRule="auto"/>
      </w:pPr>
    </w:p>
    <w:sectPr w:rsidR="00E91C7F" w:rsidSect="008C530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Stickler, Mercedes M. (E3/LTRM)" w:date="2015-01-06T18:12:00Z" w:initials="MMS">
    <w:p w14:paraId="572CE9E3" w14:textId="3046A1CA" w:rsidR="00BE6AF6" w:rsidRDefault="00BE6AF6">
      <w:pPr>
        <w:pStyle w:val="CommentText"/>
      </w:pPr>
      <w:r>
        <w:rPr>
          <w:rStyle w:val="CommentReference"/>
        </w:rPr>
        <w:annotationRef/>
      </w:r>
      <w:r>
        <w:t>For Headperson survey at least, can we add a Forest Roster that lists all forests/community land in the area, including their estimated area and tenure status (C14 from Land KII). Then, ideally, we could ask about legal agreements for all forest/community parcels on the roster. We may even be able to ask the land sales questions about specific parcels, although that could get tricky if only part of a community forest has been sold, for example.</w:t>
      </w:r>
    </w:p>
  </w:comment>
  <w:comment w:id="2" w:author="Aidan Boyd" w:date="2015-01-13T14:31:00Z" w:initials="ARB">
    <w:p w14:paraId="012345DE" w14:textId="36148F5C" w:rsidR="00BE6AF6" w:rsidRDefault="00BE6AF6">
      <w:pPr>
        <w:pStyle w:val="CommentText"/>
      </w:pPr>
      <w:r>
        <w:rPr>
          <w:rStyle w:val="CommentReference"/>
        </w:rPr>
        <w:annotationRef/>
      </w:r>
      <w:r>
        <w:t xml:space="preserve">Moved C14 from </w:t>
      </w:r>
      <w:proofErr w:type="spellStart"/>
      <w:r>
        <w:t>LandKI</w:t>
      </w:r>
      <w:proofErr w:type="spellEnd"/>
      <w:r>
        <w:t xml:space="preserve"> survey</w:t>
      </w:r>
    </w:p>
  </w:comment>
  <w:comment w:id="711" w:author="Stickler, Mercedes M. (E3/LTRM)" w:date="2015-01-06T18:36:00Z" w:initials="MMS">
    <w:p w14:paraId="55628037" w14:textId="77777777" w:rsidR="00BE6AF6" w:rsidRDefault="00BE6AF6" w:rsidP="00DA3447">
      <w:pPr>
        <w:pStyle w:val="CommentText"/>
      </w:pPr>
      <w:r>
        <w:rPr>
          <w:rStyle w:val="CommentReference"/>
        </w:rPr>
        <w:annotationRef/>
      </w:r>
      <w:r>
        <w:rPr>
          <w:rStyle w:val="CommentReference"/>
        </w:rPr>
        <w:annotationRef/>
      </w:r>
      <w:r>
        <w:t>May be relevant for Headperson and Chief Surveys.</w:t>
      </w:r>
    </w:p>
  </w:comment>
  <w:comment w:id="714" w:author="Stickler, Mercedes M. (E3/LTRM)" w:date="2015-01-06T18:36:00Z" w:initials="MMS">
    <w:p w14:paraId="3EDDA2B0" w14:textId="77777777" w:rsidR="00BE6AF6" w:rsidRDefault="00BE6AF6" w:rsidP="00DA3447">
      <w:pPr>
        <w:pStyle w:val="CommentText"/>
      </w:pPr>
      <w:r>
        <w:rPr>
          <w:rStyle w:val="CommentReference"/>
        </w:rPr>
        <w:annotationRef/>
      </w:r>
      <w:r>
        <w:rPr>
          <w:rStyle w:val="CommentReference"/>
        </w:rPr>
        <w:annotationRef/>
      </w:r>
      <w:r>
        <w:t>May be relevant for Chief Survey (i.e. ask about headpersons).</w:t>
      </w:r>
    </w:p>
  </w:comment>
  <w:comment w:id="717" w:author="Stickler, Mercedes M. (E3/LTRM)" w:date="2015-01-06T18:36:00Z" w:initials="MMS">
    <w:p w14:paraId="57B70936" w14:textId="77777777" w:rsidR="00BE6AF6" w:rsidRDefault="00BE6AF6" w:rsidP="00DA3447">
      <w:pPr>
        <w:pStyle w:val="CommentText"/>
      </w:pPr>
      <w:r>
        <w:rPr>
          <w:rStyle w:val="CommentReference"/>
        </w:rPr>
        <w:annotationRef/>
      </w:r>
      <w:r>
        <w:rPr>
          <w:rStyle w:val="CommentReference"/>
        </w:rPr>
        <w:annotationRef/>
      </w:r>
      <w:r>
        <w:t>May be relevant for Headperson and Chief Surveys.</w:t>
      </w:r>
    </w:p>
  </w:comment>
  <w:comment w:id="724" w:author="Stickler, Mercedes M. (E3/LTRM)" w:date="2015-01-06T18:41:00Z" w:initials="MMS">
    <w:p w14:paraId="1D51C730" w14:textId="77777777" w:rsidR="00BE6AF6" w:rsidRDefault="00BE6AF6" w:rsidP="008403A3">
      <w:pPr>
        <w:pStyle w:val="CommentText"/>
      </w:pPr>
      <w:r>
        <w:rPr>
          <w:rStyle w:val="CommentReference"/>
        </w:rPr>
        <w:annotationRef/>
      </w:r>
      <w:r>
        <w:t>May want to separate out H14 in the Headperson Survey to cover each of these questions.</w:t>
      </w:r>
    </w:p>
  </w:comment>
  <w:comment w:id="1196" w:author="Stickler, Mercedes M. (E3/LTRM)" w:date="2015-01-06T18:02:00Z" w:initials="MMS">
    <w:p w14:paraId="14CDB990" w14:textId="4E99DCA5" w:rsidR="00BE6AF6" w:rsidRDefault="00BE6AF6">
      <w:pPr>
        <w:pStyle w:val="CommentText"/>
      </w:pPr>
      <w:r>
        <w:rPr>
          <w:rStyle w:val="CommentReference"/>
        </w:rPr>
        <w:annotationRef/>
      </w:r>
      <w:r>
        <w:t>Include in Chief Survey</w:t>
      </w:r>
    </w:p>
  </w:comment>
  <w:comment w:id="1200" w:author="Stickler, Mercedes M. (E3/LTRM)" w:date="2015-01-06T18:40:00Z" w:initials="MMS">
    <w:p w14:paraId="2AEA830B" w14:textId="77777777" w:rsidR="00BE6AF6" w:rsidRDefault="00BE6AF6" w:rsidP="008403A3">
      <w:pPr>
        <w:pStyle w:val="CommentText"/>
      </w:pPr>
      <w:r>
        <w:rPr>
          <w:rStyle w:val="CommentReference"/>
        </w:rPr>
        <w:annotationRef/>
      </w:r>
      <w:r>
        <w:t>May want to add to Headperson Survey in Section I</w:t>
      </w:r>
    </w:p>
  </w:comment>
  <w:comment w:id="1201" w:author="Aidan Boyd" w:date="2015-01-13T14:14:00Z" w:initials="ARB">
    <w:p w14:paraId="47267144" w14:textId="6BAF0022" w:rsidR="00BE6AF6" w:rsidRDefault="00BE6AF6">
      <w:pPr>
        <w:pStyle w:val="CommentText"/>
      </w:pPr>
      <w:r>
        <w:rPr>
          <w:rStyle w:val="CommentReference"/>
        </w:rPr>
        <w:annotationRef/>
      </w:r>
      <w:r>
        <w:t xml:space="preserve">From </w:t>
      </w:r>
      <w:proofErr w:type="spellStart"/>
      <w:r>
        <w:t>DistrictKI</w:t>
      </w:r>
      <w:proofErr w:type="spellEnd"/>
      <w:r>
        <w:t xml:space="preserve"> survey</w:t>
      </w:r>
    </w:p>
  </w:comment>
  <w:comment w:id="1204" w:author="Stickler, Mercedes M. (E3/LTRM)" w:date="2015-01-06T18:40:00Z" w:initials="MMS">
    <w:p w14:paraId="01B20DD9" w14:textId="77777777" w:rsidR="00BE6AF6" w:rsidRDefault="00BE6AF6" w:rsidP="008403A3">
      <w:pPr>
        <w:pStyle w:val="CommentText"/>
      </w:pPr>
      <w:r>
        <w:rPr>
          <w:rStyle w:val="CommentReference"/>
        </w:rPr>
        <w:annotationRef/>
      </w:r>
      <w:r>
        <w:t>May want to add to Headperson Survey in Section I</w:t>
      </w:r>
    </w:p>
  </w:comment>
  <w:comment w:id="1205" w:author="Aidan Boyd" w:date="2015-01-13T14:15:00Z" w:initials="ARB">
    <w:p w14:paraId="56D39642" w14:textId="0E383F91" w:rsidR="00BE6AF6" w:rsidRDefault="00BE6AF6">
      <w:pPr>
        <w:pStyle w:val="CommentText"/>
      </w:pPr>
      <w:r>
        <w:rPr>
          <w:rStyle w:val="CommentReference"/>
        </w:rPr>
        <w:annotationRef/>
      </w:r>
      <w:r>
        <w:t xml:space="preserve">From </w:t>
      </w:r>
      <w:proofErr w:type="spellStart"/>
      <w:r>
        <w:t>DistrictKI</w:t>
      </w:r>
      <w:proofErr w:type="spellEnd"/>
      <w:r>
        <w:t xml:space="preserve"> survey</w:t>
      </w:r>
    </w:p>
  </w:comment>
  <w:comment w:id="1211" w:author="Stickler, Mercedes M. (E3/LTRM)" w:date="2015-01-06T18:43:00Z" w:initials="MMS">
    <w:p w14:paraId="66D52948" w14:textId="77777777" w:rsidR="00BE6AF6" w:rsidRDefault="00BE6AF6" w:rsidP="00B04E9A">
      <w:pPr>
        <w:pStyle w:val="CommentText"/>
      </w:pPr>
      <w:r>
        <w:rPr>
          <w:rStyle w:val="CommentReference"/>
        </w:rPr>
        <w:annotationRef/>
      </w:r>
      <w:r>
        <w:t>Very interesting – please make sure this ends up in the headperson and chief surveys.</w:t>
      </w:r>
    </w:p>
  </w:comment>
  <w:comment w:id="1212" w:author="Aidan Boyd" w:date="2015-01-13T14:17:00Z" w:initials="ARB">
    <w:p w14:paraId="1A9D9C41" w14:textId="65D3DE21" w:rsidR="00BE6AF6" w:rsidRDefault="00BE6AF6">
      <w:pPr>
        <w:pStyle w:val="CommentText"/>
      </w:pPr>
      <w:r>
        <w:rPr>
          <w:rStyle w:val="CommentReference"/>
        </w:rPr>
        <w:annotationRef/>
      </w:r>
      <w:r>
        <w:t xml:space="preserve">From </w:t>
      </w:r>
      <w:proofErr w:type="spellStart"/>
      <w:r>
        <w:t>DistrictKI</w:t>
      </w:r>
      <w:proofErr w:type="spellEnd"/>
      <w:r>
        <w:t xml:space="preserve"> survey</w:t>
      </w:r>
    </w:p>
  </w:comment>
  <w:comment w:id="1220" w:author="Stickler, Mercedes M. (E3/LTRM)" w:date="2015-01-06T18:26:00Z" w:initials="MMS">
    <w:p w14:paraId="6A1E5F70" w14:textId="77777777" w:rsidR="00BE6AF6" w:rsidRDefault="00BE6AF6">
      <w:pPr>
        <w:pStyle w:val="CommentText"/>
        <w:rPr>
          <w:rFonts w:asciiTheme="minorHAnsi" w:hAnsiTheme="minorHAnsi"/>
          <w:sz w:val="20"/>
          <w:szCs w:val="20"/>
        </w:rPr>
      </w:pPr>
      <w:r>
        <w:rPr>
          <w:rStyle w:val="CommentReference"/>
        </w:rPr>
        <w:annotationRef/>
      </w:r>
      <w:r>
        <w:t>Add to Headperson Roster in Section I</w:t>
      </w:r>
    </w:p>
  </w:comment>
  <w:comment w:id="1221" w:author="Aidan Boyd" w:date="2015-01-13T12:01:00Z" w:initials="ARB">
    <w:p w14:paraId="3986791F" w14:textId="3EBD62D2" w:rsidR="00BE6AF6" w:rsidRDefault="00BE6AF6">
      <w:pPr>
        <w:pStyle w:val="CommentText"/>
      </w:pPr>
      <w:r>
        <w:rPr>
          <w:rStyle w:val="CommentReference"/>
        </w:rPr>
        <w:annotationRef/>
      </w:r>
      <w:r>
        <w:t xml:space="preserve">Added from </w:t>
      </w:r>
      <w:proofErr w:type="spellStart"/>
      <w:r>
        <w:t>LandKI</w:t>
      </w:r>
      <w:proofErr w:type="spellEnd"/>
    </w:p>
  </w:comment>
  <w:comment w:id="1231" w:author="Stickler, Mercedes M. (E3/LTRM)" w:date="2015-01-06T18:26:00Z" w:initials="MMS">
    <w:p w14:paraId="7E02CEA3" w14:textId="77777777" w:rsidR="00BE6AF6" w:rsidRDefault="00BE6AF6">
      <w:pPr>
        <w:pStyle w:val="CommentText"/>
      </w:pPr>
      <w:r>
        <w:rPr>
          <w:rStyle w:val="CommentReference"/>
        </w:rPr>
        <w:annotationRef/>
      </w:r>
      <w:r>
        <w:t>Add to Headperson Roster in Section I</w:t>
      </w:r>
    </w:p>
  </w:comment>
  <w:comment w:id="1232" w:author="Aidan Boyd" w:date="2015-01-13T12:01:00Z" w:initials="ARB">
    <w:p w14:paraId="403581BB" w14:textId="31ADB401" w:rsidR="00BE6AF6" w:rsidRDefault="00BE6AF6">
      <w:pPr>
        <w:pStyle w:val="CommentText"/>
      </w:pPr>
      <w:r>
        <w:rPr>
          <w:rStyle w:val="CommentReference"/>
        </w:rPr>
        <w:annotationRef/>
      </w:r>
      <w:r>
        <w:t xml:space="preserve">Added from </w:t>
      </w:r>
      <w:proofErr w:type="spellStart"/>
      <w:r>
        <w:t>LandKI</w:t>
      </w:r>
      <w:proofErr w:type="spellEnd"/>
    </w:p>
  </w:comment>
  <w:comment w:id="1246" w:author="Stickler, Mercedes M. (E3/LTRM)" w:date="2015-01-06T18:15:00Z" w:initials="MMS">
    <w:p w14:paraId="67453628" w14:textId="45618B39" w:rsidR="00BE6AF6" w:rsidRDefault="00BE6AF6">
      <w:pPr>
        <w:pStyle w:val="CommentText"/>
      </w:pPr>
      <w:r>
        <w:rPr>
          <w:rStyle w:val="CommentReference"/>
        </w:rPr>
        <w:annotationRef/>
      </w:r>
      <w:r>
        <w:t>Add missing questions from Section E of Land KII on Grievance Mechanisms (to Land Roster if relevant/possible) in Headperson Survey</w:t>
      </w:r>
    </w:p>
  </w:comment>
  <w:comment w:id="1247" w:author="Aidan Boyd" w:date="2015-01-13T14:35:00Z" w:initials="ARB">
    <w:p w14:paraId="709F06EF" w14:textId="06704005" w:rsidR="00BE6AF6" w:rsidRDefault="00BE6AF6">
      <w:pPr>
        <w:pStyle w:val="CommentText"/>
      </w:pPr>
      <w:r>
        <w:rPr>
          <w:rStyle w:val="CommentReference"/>
        </w:rPr>
        <w:annotationRef/>
      </w:r>
      <w:r>
        <w:t>Added at the end of Section J</w:t>
      </w:r>
    </w:p>
  </w:comment>
  <w:comment w:id="1251" w:author="Stickler, Mercedes M. (E3/LTRM)" w:date="2015-01-06T18:46:00Z" w:initials="MMS">
    <w:p w14:paraId="63B9CB98" w14:textId="77777777" w:rsidR="00BE6AF6" w:rsidRDefault="00BE6AF6" w:rsidP="009814CB">
      <w:pPr>
        <w:pStyle w:val="CommentText"/>
      </w:pPr>
      <w:r>
        <w:rPr>
          <w:rStyle w:val="CommentReference"/>
        </w:rPr>
        <w:annotationRef/>
      </w:r>
      <w:r>
        <w:t>Presumably, this assumes the District respondent is familiar with the CFP…but maybe not. I would like to see these questions in the Headperson Survey (at least) and if there’s room in the Chief Survey. I don’t think they’re well covered in the existing Headperson Survey.</w:t>
      </w:r>
    </w:p>
  </w:comment>
  <w:comment w:id="1252" w:author="Aidan Boyd" w:date="2015-01-13T14:27:00Z" w:initials="ARB">
    <w:p w14:paraId="69C46CDE" w14:textId="0EFA5E04" w:rsidR="00BE6AF6" w:rsidRDefault="00BE6AF6">
      <w:pPr>
        <w:pStyle w:val="CommentText"/>
      </w:pPr>
      <w:r>
        <w:rPr>
          <w:rStyle w:val="CommentReference"/>
        </w:rPr>
        <w:annotationRef/>
      </w:r>
      <w:r>
        <w:t xml:space="preserve">From </w:t>
      </w:r>
      <w:proofErr w:type="spellStart"/>
      <w:r>
        <w:t>DistrictKI</w:t>
      </w:r>
      <w:proofErr w:type="spellEnd"/>
      <w:r>
        <w:t xml:space="preserve"> survey</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F1D007C" w15:done="0"/>
  <w15:commentEx w15:paraId="67A3796E" w15:done="0"/>
  <w15:commentEx w15:paraId="01A9F36B" w15:done="0"/>
  <w15:commentEx w15:paraId="67E49811" w15:done="0"/>
  <w15:commentEx w15:paraId="74E96F0E" w15:done="0"/>
  <w15:commentEx w15:paraId="572CE9E3" w15:done="0"/>
  <w15:commentEx w15:paraId="012345DE" w15:paraIdParent="572CE9E3" w15:done="0"/>
  <w15:commentEx w15:paraId="246F8322" w15:done="0"/>
  <w15:commentEx w15:paraId="322496FE" w15:done="0"/>
  <w15:commentEx w15:paraId="064ED09E" w15:done="0"/>
  <w15:commentEx w15:paraId="0F9395F0" w15:paraIdParent="064ED09E" w15:done="0"/>
  <w15:commentEx w15:paraId="3417269F" w15:done="0"/>
  <w15:commentEx w15:paraId="2BD890F7" w15:paraIdParent="3417269F" w15:done="0"/>
  <w15:commentEx w15:paraId="499AD9DB" w15:done="0"/>
  <w15:commentEx w15:paraId="4C468DCC" w15:done="0"/>
  <w15:commentEx w15:paraId="04B6DD6D" w15:done="0"/>
  <w15:commentEx w15:paraId="064FF5B5" w15:done="0"/>
  <w15:commentEx w15:paraId="4A2B16F5" w15:done="0"/>
  <w15:commentEx w15:paraId="25CEE247" w15:done="0"/>
  <w15:commentEx w15:paraId="4BBBCC67" w15:done="0"/>
  <w15:commentEx w15:paraId="25B76143" w15:done="0"/>
  <w15:commentEx w15:paraId="1B33AA35" w15:done="0"/>
  <w15:commentEx w15:paraId="1FB42061" w15:done="0"/>
  <w15:commentEx w15:paraId="27356C82" w15:paraIdParent="1FB42061" w15:done="0"/>
  <w15:commentEx w15:paraId="6A5AD5C4" w15:done="0"/>
  <w15:commentEx w15:paraId="046D2F6A" w15:done="0"/>
  <w15:commentEx w15:paraId="33AB7305" w15:paraIdParent="046D2F6A" w15:done="0"/>
  <w15:commentEx w15:paraId="6BC0B160" w15:done="0"/>
  <w15:commentEx w15:paraId="54AA58BD" w15:paraIdParent="6BC0B160" w15:done="0"/>
  <w15:commentEx w15:paraId="5A618EBC" w15:done="0"/>
  <w15:commentEx w15:paraId="1F5ECB3A" w15:paraIdParent="5A618EBC" w15:done="0"/>
  <w15:commentEx w15:paraId="6BAD9AA3" w15:done="0"/>
  <w15:commentEx w15:paraId="6624ACC7" w15:paraIdParent="6BAD9AA3" w15:done="0"/>
  <w15:commentEx w15:paraId="601EB0A3" w15:done="0"/>
  <w15:commentEx w15:paraId="1DBB14A8" w15:done="0"/>
  <w15:commentEx w15:paraId="7D159F3D" w15:done="0"/>
  <w15:commentEx w15:paraId="418AD202" w15:paraIdParent="7D159F3D" w15:done="0"/>
  <w15:commentEx w15:paraId="3786B65D" w15:done="0"/>
  <w15:commentEx w15:paraId="3E278BBA" w15:done="0"/>
  <w15:commentEx w15:paraId="46FAECAE" w15:paraIdParent="3E278BBA" w15:done="0"/>
  <w15:commentEx w15:paraId="513466E0" w15:done="0"/>
  <w15:commentEx w15:paraId="37D86EA3" w15:paraIdParent="513466E0" w15:done="0"/>
  <w15:commentEx w15:paraId="0627F240" w15:done="0"/>
  <w15:commentEx w15:paraId="55583921" w15:done="0"/>
  <w15:commentEx w15:paraId="29C5D7C7" w15:done="0"/>
  <w15:commentEx w15:paraId="2915A65F" w15:done="0"/>
  <w15:commentEx w15:paraId="60D5225C" w15:done="0"/>
  <w15:commentEx w15:paraId="224DBE1E" w15:done="0"/>
  <w15:commentEx w15:paraId="12EBFEAE" w15:done="0"/>
  <w15:commentEx w15:paraId="6430E9E5" w15:paraIdParent="12EBFEAE" w15:done="0"/>
  <w15:commentEx w15:paraId="029626FE" w15:done="0"/>
  <w15:commentEx w15:paraId="75ECF792" w15:paraIdParent="029626FE" w15:done="0"/>
  <w15:commentEx w15:paraId="55628037" w15:done="0"/>
  <w15:commentEx w15:paraId="06660656" w15:paraIdParent="55628037" w15:done="0"/>
  <w15:commentEx w15:paraId="3EDDA2B0" w15:done="0"/>
  <w15:commentEx w15:paraId="765CCB58" w15:paraIdParent="3EDDA2B0" w15:done="0"/>
  <w15:commentEx w15:paraId="57B70936" w15:done="0"/>
  <w15:commentEx w15:paraId="3DC3A760" w15:paraIdParent="57B70936" w15:done="0"/>
  <w15:commentEx w15:paraId="69925AB4" w15:done="0"/>
  <w15:commentEx w15:paraId="2EAE9CC2" w15:paraIdParent="69925AB4" w15:done="0"/>
  <w15:commentEx w15:paraId="1D51C730" w15:done="0"/>
  <w15:commentEx w15:paraId="10448386" w15:paraIdParent="1D51C730" w15:done="0"/>
  <w15:commentEx w15:paraId="44E38E50" w15:done="0"/>
  <w15:commentEx w15:paraId="5C2E2D7B" w15:done="0"/>
  <w15:commentEx w15:paraId="170E584F" w15:done="0"/>
  <w15:commentEx w15:paraId="7222D5D8" w15:paraIdParent="170E584F" w15:done="0"/>
  <w15:commentEx w15:paraId="0392EB9E" w15:done="0"/>
  <w15:commentEx w15:paraId="30B7506A" w15:done="0"/>
  <w15:commentEx w15:paraId="164E9CA6" w15:paraIdParent="30B7506A" w15:done="0"/>
  <w15:commentEx w15:paraId="14CDB990" w15:done="0"/>
  <w15:commentEx w15:paraId="2AEA830B" w15:done="0"/>
  <w15:commentEx w15:paraId="47267144" w15:paraIdParent="2AEA830B" w15:done="0"/>
  <w15:commentEx w15:paraId="01B20DD9" w15:done="0"/>
  <w15:commentEx w15:paraId="56D39642" w15:paraIdParent="01B20DD9" w15:done="0"/>
  <w15:commentEx w15:paraId="66D52948" w15:done="0"/>
  <w15:commentEx w15:paraId="1A9D9C41" w15:paraIdParent="66D52948" w15:done="0"/>
  <w15:commentEx w15:paraId="6A1E5F70" w15:done="0"/>
  <w15:commentEx w15:paraId="3986791F" w15:paraIdParent="6A1E5F70" w15:done="0"/>
  <w15:commentEx w15:paraId="7E02CEA3" w15:done="0"/>
  <w15:commentEx w15:paraId="403581BB" w15:paraIdParent="7E02CEA3" w15:done="0"/>
  <w15:commentEx w15:paraId="036AD4BD" w15:done="0"/>
  <w15:commentEx w15:paraId="7788D222" w15:paraIdParent="036AD4BD" w15:done="0"/>
  <w15:commentEx w15:paraId="7FB28300" w15:done="0"/>
  <w15:commentEx w15:paraId="67453628" w15:done="0"/>
  <w15:commentEx w15:paraId="709F06EF" w15:paraIdParent="67453628" w15:done="0"/>
  <w15:commentEx w15:paraId="63B9CB98" w15:done="0"/>
  <w15:commentEx w15:paraId="69C46CDE" w15:paraIdParent="63B9CB98" w15:done="0"/>
  <w15:commentEx w15:paraId="082A532D" w15:done="0"/>
  <w15:commentEx w15:paraId="6A46BE2C" w15:done="0"/>
  <w15:commentEx w15:paraId="52A1E884"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699E47D" w14:textId="77777777" w:rsidR="00BE6AF6" w:rsidRDefault="00BE6AF6" w:rsidP="00672B0B">
      <w:pPr>
        <w:spacing w:after="0" w:line="240" w:lineRule="auto"/>
      </w:pPr>
      <w:r>
        <w:separator/>
      </w:r>
    </w:p>
  </w:endnote>
  <w:endnote w:type="continuationSeparator" w:id="0">
    <w:p w14:paraId="104E2B12" w14:textId="77777777" w:rsidR="00BE6AF6" w:rsidRDefault="00BE6AF6" w:rsidP="00672B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Gill Sans MT">
    <w:panose1 w:val="020B0502020104020203"/>
    <w:charset w:val="00"/>
    <w:family w:val="auto"/>
    <w:pitch w:val="variable"/>
    <w:sig w:usb0="00000003" w:usb1="00000000" w:usb2="00000000" w:usb3="00000000" w:csb0="00000003" w:csb1="00000000"/>
  </w:font>
  <w:font w:name="Wingdings">
    <w:panose1 w:val="05000000000000000000"/>
    <w:charset w:val="02"/>
    <w:family w:val="auto"/>
    <w:pitch w:val="variable"/>
    <w:sig w:usb0="00000000" w:usb1="10000000" w:usb2="00000000" w:usb3="00000000" w:csb0="80000000" w:csb1="00000000"/>
  </w:font>
  <w:font w:name="Lucida Grande">
    <w:panose1 w:val="020B0600040502020204"/>
    <w:charset w:val="00"/>
    <w:family w:val="auto"/>
    <w:pitch w:val="variable"/>
    <w:sig w:usb0="E1000AEF" w:usb1="5000A1FF" w:usb2="00000000" w:usb3="00000000" w:csb0="000001B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MS Mincho">
    <w:altName w:val="ＭＳ 明朝"/>
    <w:charset w:val="80"/>
    <w:family w:val="modern"/>
    <w:pitch w:val="fixed"/>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MS Gothic">
    <w:altName w:val="ＭＳ ゴシック"/>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81C9D31" w14:textId="77777777" w:rsidR="00BE6AF6" w:rsidRDefault="00BE6AF6" w:rsidP="00B55F4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FE4D06D" w14:textId="77777777" w:rsidR="00BE6AF6" w:rsidRDefault="00BE6AF6" w:rsidP="00672B0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614C20" w14:textId="77777777" w:rsidR="00BE6AF6" w:rsidRDefault="00BE6AF6" w:rsidP="00B55F4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646EC">
      <w:rPr>
        <w:rStyle w:val="PageNumber"/>
        <w:noProof/>
      </w:rPr>
      <w:t>24</w:t>
    </w:r>
    <w:r>
      <w:rPr>
        <w:rStyle w:val="PageNumber"/>
      </w:rPr>
      <w:fldChar w:fldCharType="end"/>
    </w:r>
  </w:p>
  <w:p w14:paraId="669983C7" w14:textId="77777777" w:rsidR="00BE6AF6" w:rsidRDefault="00BE6AF6" w:rsidP="00672B0B">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B5E9D66" w14:textId="77777777" w:rsidR="00BE6AF6" w:rsidRDefault="00BE6AF6" w:rsidP="00672B0B">
      <w:pPr>
        <w:spacing w:after="0" w:line="240" w:lineRule="auto"/>
      </w:pPr>
      <w:r>
        <w:separator/>
      </w:r>
    </w:p>
  </w:footnote>
  <w:footnote w:type="continuationSeparator" w:id="0">
    <w:p w14:paraId="36F55274" w14:textId="77777777" w:rsidR="00BE6AF6" w:rsidRDefault="00BE6AF6" w:rsidP="00672B0B">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0"/>
    <w:multiLevelType w:val="singleLevel"/>
    <w:tmpl w:val="B6BE17C0"/>
    <w:lvl w:ilvl="0">
      <w:start w:val="1"/>
      <w:numFmt w:val="bullet"/>
      <w:lvlText w:val=""/>
      <w:lvlJc w:val="left"/>
      <w:pPr>
        <w:tabs>
          <w:tab w:val="num" w:pos="1080"/>
        </w:tabs>
        <w:ind w:left="1080" w:hanging="216"/>
      </w:pPr>
      <w:rPr>
        <w:rFonts w:ascii="Symbol" w:hAnsi="Symbol" w:hint="default"/>
      </w:rPr>
    </w:lvl>
  </w:abstractNum>
  <w:abstractNum w:abstractNumId="1">
    <w:nsid w:val="FFFFFF81"/>
    <w:multiLevelType w:val="singleLevel"/>
    <w:tmpl w:val="0E60DBAA"/>
    <w:lvl w:ilvl="0">
      <w:start w:val="1"/>
      <w:numFmt w:val="bullet"/>
      <w:lvlText w:val="–"/>
      <w:lvlJc w:val="left"/>
      <w:pPr>
        <w:tabs>
          <w:tab w:val="num" w:pos="864"/>
        </w:tabs>
        <w:ind w:left="864" w:hanging="216"/>
      </w:pPr>
      <w:rPr>
        <w:rFonts w:ascii="Courier New" w:hAnsi="Courier New" w:hint="default"/>
      </w:rPr>
    </w:lvl>
  </w:abstractNum>
  <w:abstractNum w:abstractNumId="2">
    <w:nsid w:val="FFFFFF82"/>
    <w:multiLevelType w:val="singleLevel"/>
    <w:tmpl w:val="99EA2934"/>
    <w:lvl w:ilvl="0">
      <w:start w:val="1"/>
      <w:numFmt w:val="bullet"/>
      <w:lvlText w:val=""/>
      <w:lvlJc w:val="left"/>
      <w:pPr>
        <w:tabs>
          <w:tab w:val="num" w:pos="648"/>
        </w:tabs>
        <w:ind w:left="648" w:hanging="216"/>
      </w:pPr>
      <w:rPr>
        <w:rFonts w:ascii="Symbol" w:hAnsi="Symbol" w:hint="default"/>
      </w:rPr>
    </w:lvl>
  </w:abstractNum>
  <w:abstractNum w:abstractNumId="3">
    <w:nsid w:val="FFFFFF83"/>
    <w:multiLevelType w:val="singleLevel"/>
    <w:tmpl w:val="53D0DCA8"/>
    <w:lvl w:ilvl="0">
      <w:start w:val="1"/>
      <w:numFmt w:val="bullet"/>
      <w:lvlText w:val="–"/>
      <w:lvlJc w:val="left"/>
      <w:pPr>
        <w:tabs>
          <w:tab w:val="num" w:pos="576"/>
        </w:tabs>
        <w:ind w:left="432" w:hanging="216"/>
      </w:pPr>
      <w:rPr>
        <w:rFonts w:ascii="Courier New" w:hAnsi="Courier New" w:hint="default"/>
      </w:rPr>
    </w:lvl>
  </w:abstractNum>
  <w:abstractNum w:abstractNumId="4">
    <w:nsid w:val="FFFFFF88"/>
    <w:multiLevelType w:val="singleLevel"/>
    <w:tmpl w:val="8826B528"/>
    <w:lvl w:ilvl="0">
      <w:start w:val="1"/>
      <w:numFmt w:val="decimal"/>
      <w:lvlText w:val="%1."/>
      <w:lvlJc w:val="left"/>
      <w:pPr>
        <w:tabs>
          <w:tab w:val="num" w:pos="216"/>
        </w:tabs>
        <w:ind w:left="216" w:hanging="216"/>
      </w:pPr>
      <w:rPr>
        <w:rFonts w:hint="default"/>
      </w:rPr>
    </w:lvl>
  </w:abstractNum>
  <w:abstractNum w:abstractNumId="5">
    <w:nsid w:val="FFFFFF89"/>
    <w:multiLevelType w:val="singleLevel"/>
    <w:tmpl w:val="B08A1A5C"/>
    <w:lvl w:ilvl="0">
      <w:start w:val="1"/>
      <w:numFmt w:val="bullet"/>
      <w:lvlText w:val=""/>
      <w:lvlJc w:val="left"/>
      <w:pPr>
        <w:tabs>
          <w:tab w:val="num" w:pos="216"/>
        </w:tabs>
        <w:ind w:left="216" w:hanging="216"/>
      </w:pPr>
      <w:rPr>
        <w:rFonts w:ascii="Symbol" w:hAnsi="Symbol" w:hint="default"/>
      </w:rPr>
    </w:lvl>
  </w:abstractNum>
  <w:abstractNum w:abstractNumId="6">
    <w:nsid w:val="0E2834B5"/>
    <w:multiLevelType w:val="hybridMultilevel"/>
    <w:tmpl w:val="11FA03BE"/>
    <w:lvl w:ilvl="0" w:tplc="D2386D6A">
      <w:start w:val="1"/>
      <w:numFmt w:val="decimal"/>
      <w:lvlText w:val="%1."/>
      <w:lvlJc w:val="left"/>
      <w:pPr>
        <w:ind w:left="81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EE10CDE"/>
    <w:multiLevelType w:val="multilevel"/>
    <w:tmpl w:val="E98EA622"/>
    <w:styleLink w:val="NumberList"/>
    <w:lvl w:ilvl="0">
      <w:start w:val="1"/>
      <w:numFmt w:val="decimal"/>
      <w:lvlText w:val="%1."/>
      <w:lvlJc w:val="left"/>
      <w:pPr>
        <w:tabs>
          <w:tab w:val="num" w:pos="216"/>
        </w:tabs>
        <w:ind w:left="216" w:hanging="216"/>
      </w:pPr>
      <w:rPr>
        <w:rFonts w:ascii="Gill Sans MT" w:hAnsi="Gill Sans MT"/>
        <w:b w:val="0"/>
        <w:i w:val="0"/>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23E845DD"/>
    <w:multiLevelType w:val="hybridMultilevel"/>
    <w:tmpl w:val="11FA03BE"/>
    <w:lvl w:ilvl="0" w:tplc="D2386D6A">
      <w:start w:val="1"/>
      <w:numFmt w:val="decimal"/>
      <w:lvlText w:val="%1."/>
      <w:lvlJc w:val="left"/>
      <w:pPr>
        <w:ind w:left="81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6C92C2C"/>
    <w:multiLevelType w:val="hybridMultilevel"/>
    <w:tmpl w:val="11FA03BE"/>
    <w:lvl w:ilvl="0" w:tplc="D2386D6A">
      <w:start w:val="1"/>
      <w:numFmt w:val="decimal"/>
      <w:lvlText w:val="%1."/>
      <w:lvlJc w:val="left"/>
      <w:pPr>
        <w:ind w:left="81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8D11CCB"/>
    <w:multiLevelType w:val="hybridMultilevel"/>
    <w:tmpl w:val="11FA03BE"/>
    <w:lvl w:ilvl="0" w:tplc="D2386D6A">
      <w:start w:val="1"/>
      <w:numFmt w:val="decimal"/>
      <w:lvlText w:val="%1."/>
      <w:lvlJc w:val="left"/>
      <w:pPr>
        <w:ind w:left="81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3641A2D"/>
    <w:multiLevelType w:val="hybridMultilevel"/>
    <w:tmpl w:val="11FA03BE"/>
    <w:lvl w:ilvl="0" w:tplc="D2386D6A">
      <w:start w:val="1"/>
      <w:numFmt w:val="decimal"/>
      <w:lvlText w:val="%1."/>
      <w:lvlJc w:val="left"/>
      <w:pPr>
        <w:ind w:left="81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552465B"/>
    <w:multiLevelType w:val="hybridMultilevel"/>
    <w:tmpl w:val="11FA03BE"/>
    <w:lvl w:ilvl="0" w:tplc="D2386D6A">
      <w:start w:val="1"/>
      <w:numFmt w:val="decimal"/>
      <w:lvlText w:val="%1."/>
      <w:lvlJc w:val="left"/>
      <w:pPr>
        <w:ind w:left="81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EAD2C13"/>
    <w:multiLevelType w:val="hybridMultilevel"/>
    <w:tmpl w:val="131A3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5"/>
  </w:num>
  <w:num w:numId="3">
    <w:abstractNumId w:val="4"/>
  </w:num>
  <w:num w:numId="4">
    <w:abstractNumId w:val="3"/>
  </w:num>
  <w:num w:numId="5">
    <w:abstractNumId w:val="2"/>
  </w:num>
  <w:num w:numId="6">
    <w:abstractNumId w:val="1"/>
  </w:num>
  <w:num w:numId="7">
    <w:abstractNumId w:val="0"/>
  </w:num>
  <w:num w:numId="8">
    <w:abstractNumId w:val="13"/>
  </w:num>
  <w:num w:numId="9">
    <w:abstractNumId w:val="11"/>
  </w:num>
  <w:num w:numId="10">
    <w:abstractNumId w:val="6"/>
  </w:num>
  <w:num w:numId="11">
    <w:abstractNumId w:val="8"/>
  </w:num>
  <w:num w:numId="12">
    <w:abstractNumId w:val="9"/>
  </w:num>
  <w:num w:numId="13">
    <w:abstractNumId w:val="12"/>
  </w:num>
  <w:num w:numId="14">
    <w:abstractNumId w:val="10"/>
  </w:num>
  <w:numIdMacAtCleanup w:val="7"/>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idan Boyd">
    <w15:presenceInfo w15:providerId="None" w15:userId="Aidan Boy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1708" w:allStyles="0" w:customStyles="0" w:latentStyles="0" w:stylesInUse="1" w:headingStyles="0" w:numberingStyles="0" w:tableStyles="0" w:directFormattingOnRuns="1" w:directFormattingOnParagraphs="1" w:directFormattingOnNumbering="1" w:directFormattingOnTables="0" w:clearFormatting="1" w:top3HeadingStyles="0" w:visibleStyles="0" w:alternateStyleNames="0"/>
  <w:trackRevisions/>
  <w:defaultTabStop w:val="720"/>
  <w:drawingGridHorizontalSpacing w:val="360"/>
  <w:drawingGridVerticalSpacing w:val="36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6BD6"/>
    <w:rsid w:val="00007605"/>
    <w:rsid w:val="00007B0D"/>
    <w:rsid w:val="000133F5"/>
    <w:rsid w:val="00014A8E"/>
    <w:rsid w:val="00022452"/>
    <w:rsid w:val="000350F9"/>
    <w:rsid w:val="00054DBA"/>
    <w:rsid w:val="00060E5A"/>
    <w:rsid w:val="00076BA4"/>
    <w:rsid w:val="00090454"/>
    <w:rsid w:val="000D1055"/>
    <w:rsid w:val="000D20FC"/>
    <w:rsid w:val="000E380A"/>
    <w:rsid w:val="000E78C6"/>
    <w:rsid w:val="00113B00"/>
    <w:rsid w:val="00114EAC"/>
    <w:rsid w:val="001229C4"/>
    <w:rsid w:val="001359DE"/>
    <w:rsid w:val="00141AD2"/>
    <w:rsid w:val="00156A94"/>
    <w:rsid w:val="00165B8D"/>
    <w:rsid w:val="001A62FC"/>
    <w:rsid w:val="001B3E02"/>
    <w:rsid w:val="001B3FBA"/>
    <w:rsid w:val="001D0087"/>
    <w:rsid w:val="001D752A"/>
    <w:rsid w:val="001E505F"/>
    <w:rsid w:val="001F0595"/>
    <w:rsid w:val="001F3AAA"/>
    <w:rsid w:val="002007B2"/>
    <w:rsid w:val="0021553D"/>
    <w:rsid w:val="0022351F"/>
    <w:rsid w:val="00226249"/>
    <w:rsid w:val="00235365"/>
    <w:rsid w:val="00245D2B"/>
    <w:rsid w:val="00254561"/>
    <w:rsid w:val="00276BD6"/>
    <w:rsid w:val="002823F9"/>
    <w:rsid w:val="00284705"/>
    <w:rsid w:val="002943D0"/>
    <w:rsid w:val="0029614F"/>
    <w:rsid w:val="002968F7"/>
    <w:rsid w:val="002C03E5"/>
    <w:rsid w:val="002D045C"/>
    <w:rsid w:val="002D5D01"/>
    <w:rsid w:val="002E0112"/>
    <w:rsid w:val="002F07D8"/>
    <w:rsid w:val="00322907"/>
    <w:rsid w:val="00343B0E"/>
    <w:rsid w:val="00347B7A"/>
    <w:rsid w:val="003529CC"/>
    <w:rsid w:val="003708D6"/>
    <w:rsid w:val="0037406E"/>
    <w:rsid w:val="00393DE8"/>
    <w:rsid w:val="0039550A"/>
    <w:rsid w:val="00395908"/>
    <w:rsid w:val="003A5B3E"/>
    <w:rsid w:val="003C373F"/>
    <w:rsid w:val="003C6493"/>
    <w:rsid w:val="003C72D1"/>
    <w:rsid w:val="003D347B"/>
    <w:rsid w:val="003E53A3"/>
    <w:rsid w:val="003F283D"/>
    <w:rsid w:val="003F5597"/>
    <w:rsid w:val="003F6A74"/>
    <w:rsid w:val="00416DEB"/>
    <w:rsid w:val="0042039E"/>
    <w:rsid w:val="00434E00"/>
    <w:rsid w:val="004574CB"/>
    <w:rsid w:val="004611A2"/>
    <w:rsid w:val="00461CED"/>
    <w:rsid w:val="004640B5"/>
    <w:rsid w:val="00481164"/>
    <w:rsid w:val="004A11FA"/>
    <w:rsid w:val="004B3DAA"/>
    <w:rsid w:val="004E1324"/>
    <w:rsid w:val="004E54F1"/>
    <w:rsid w:val="004E5ECA"/>
    <w:rsid w:val="004F11F7"/>
    <w:rsid w:val="005243AF"/>
    <w:rsid w:val="00526E7B"/>
    <w:rsid w:val="00545862"/>
    <w:rsid w:val="00573DB6"/>
    <w:rsid w:val="00577363"/>
    <w:rsid w:val="00581E40"/>
    <w:rsid w:val="0058655B"/>
    <w:rsid w:val="00587DAF"/>
    <w:rsid w:val="00597904"/>
    <w:rsid w:val="005A480D"/>
    <w:rsid w:val="005A6F33"/>
    <w:rsid w:val="005B058D"/>
    <w:rsid w:val="005B40C6"/>
    <w:rsid w:val="005B77CE"/>
    <w:rsid w:val="005C7121"/>
    <w:rsid w:val="005D6FF5"/>
    <w:rsid w:val="00600DA8"/>
    <w:rsid w:val="00666B6C"/>
    <w:rsid w:val="00672B0B"/>
    <w:rsid w:val="006738B7"/>
    <w:rsid w:val="0069160A"/>
    <w:rsid w:val="006B3EE9"/>
    <w:rsid w:val="006B6D60"/>
    <w:rsid w:val="006D0477"/>
    <w:rsid w:val="0071464D"/>
    <w:rsid w:val="00716280"/>
    <w:rsid w:val="007169D8"/>
    <w:rsid w:val="00717679"/>
    <w:rsid w:val="00722F69"/>
    <w:rsid w:val="00752845"/>
    <w:rsid w:val="00790EF8"/>
    <w:rsid w:val="00797067"/>
    <w:rsid w:val="007D02FA"/>
    <w:rsid w:val="007F6064"/>
    <w:rsid w:val="00820ECC"/>
    <w:rsid w:val="008217D2"/>
    <w:rsid w:val="008231A9"/>
    <w:rsid w:val="00830E09"/>
    <w:rsid w:val="008345CB"/>
    <w:rsid w:val="008400F8"/>
    <w:rsid w:val="008403A3"/>
    <w:rsid w:val="0086228F"/>
    <w:rsid w:val="0089222B"/>
    <w:rsid w:val="0089662B"/>
    <w:rsid w:val="00896BE4"/>
    <w:rsid w:val="008B6D0F"/>
    <w:rsid w:val="008C0342"/>
    <w:rsid w:val="008C5305"/>
    <w:rsid w:val="008F10D8"/>
    <w:rsid w:val="008F64F8"/>
    <w:rsid w:val="009050D2"/>
    <w:rsid w:val="0091401C"/>
    <w:rsid w:val="00920128"/>
    <w:rsid w:val="00924926"/>
    <w:rsid w:val="00932573"/>
    <w:rsid w:val="009454C0"/>
    <w:rsid w:val="00950E24"/>
    <w:rsid w:val="00965AE6"/>
    <w:rsid w:val="00965BC8"/>
    <w:rsid w:val="009814CB"/>
    <w:rsid w:val="00986064"/>
    <w:rsid w:val="00987190"/>
    <w:rsid w:val="009A09B0"/>
    <w:rsid w:val="009C6F6D"/>
    <w:rsid w:val="009E161E"/>
    <w:rsid w:val="00A05C33"/>
    <w:rsid w:val="00A079D7"/>
    <w:rsid w:val="00A31D54"/>
    <w:rsid w:val="00A32DEB"/>
    <w:rsid w:val="00A40A4D"/>
    <w:rsid w:val="00A40F81"/>
    <w:rsid w:val="00A430DE"/>
    <w:rsid w:val="00A60A7E"/>
    <w:rsid w:val="00A70207"/>
    <w:rsid w:val="00A7519D"/>
    <w:rsid w:val="00A76CFB"/>
    <w:rsid w:val="00A82FF6"/>
    <w:rsid w:val="00AA3567"/>
    <w:rsid w:val="00AA5653"/>
    <w:rsid w:val="00AC0CBB"/>
    <w:rsid w:val="00AF1BEF"/>
    <w:rsid w:val="00B04E9A"/>
    <w:rsid w:val="00B30243"/>
    <w:rsid w:val="00B40696"/>
    <w:rsid w:val="00B55F4E"/>
    <w:rsid w:val="00B56A4C"/>
    <w:rsid w:val="00B61FEC"/>
    <w:rsid w:val="00B62872"/>
    <w:rsid w:val="00B62F4C"/>
    <w:rsid w:val="00B646EC"/>
    <w:rsid w:val="00B657BE"/>
    <w:rsid w:val="00B74BD1"/>
    <w:rsid w:val="00B87C76"/>
    <w:rsid w:val="00B937A6"/>
    <w:rsid w:val="00B97EFD"/>
    <w:rsid w:val="00BA0DB8"/>
    <w:rsid w:val="00BA0F3F"/>
    <w:rsid w:val="00BA31A5"/>
    <w:rsid w:val="00BB29A8"/>
    <w:rsid w:val="00BC41C3"/>
    <w:rsid w:val="00BE660C"/>
    <w:rsid w:val="00BE6AF6"/>
    <w:rsid w:val="00C1565F"/>
    <w:rsid w:val="00C35142"/>
    <w:rsid w:val="00C755D3"/>
    <w:rsid w:val="00C919B2"/>
    <w:rsid w:val="00CF0AEF"/>
    <w:rsid w:val="00D02F49"/>
    <w:rsid w:val="00D12BDE"/>
    <w:rsid w:val="00D160C9"/>
    <w:rsid w:val="00D207AE"/>
    <w:rsid w:val="00D21330"/>
    <w:rsid w:val="00D3313B"/>
    <w:rsid w:val="00D5776A"/>
    <w:rsid w:val="00D61178"/>
    <w:rsid w:val="00D66A6F"/>
    <w:rsid w:val="00D66C57"/>
    <w:rsid w:val="00D67340"/>
    <w:rsid w:val="00DA3447"/>
    <w:rsid w:val="00DB3877"/>
    <w:rsid w:val="00DE3F98"/>
    <w:rsid w:val="00DE4F6D"/>
    <w:rsid w:val="00E07156"/>
    <w:rsid w:val="00E12384"/>
    <w:rsid w:val="00E34021"/>
    <w:rsid w:val="00E57BFF"/>
    <w:rsid w:val="00E57DEB"/>
    <w:rsid w:val="00E62F55"/>
    <w:rsid w:val="00E64B16"/>
    <w:rsid w:val="00E75FA2"/>
    <w:rsid w:val="00E913EC"/>
    <w:rsid w:val="00E91C7F"/>
    <w:rsid w:val="00EA7A9B"/>
    <w:rsid w:val="00EB28A6"/>
    <w:rsid w:val="00EC1F2C"/>
    <w:rsid w:val="00ED021C"/>
    <w:rsid w:val="00EF7F2C"/>
    <w:rsid w:val="00F23BE3"/>
    <w:rsid w:val="00F53C83"/>
    <w:rsid w:val="00F854C6"/>
    <w:rsid w:val="00FA3F3E"/>
    <w:rsid w:val="00FD550C"/>
    <w:rsid w:val="00FE295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1089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lsdException w:name="heading 7" w:uiPriority="9"/>
    <w:lsdException w:name="heading 8" w:uiPriority="9"/>
    <w:lsdException w:name="heading 9"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List Number" w:qFormat="1"/>
    <w:lsdException w:name="List Bullet 2" w:qFormat="1"/>
    <w:lsdException w:name="List Bullet 3" w:qFormat="1"/>
    <w:lsdException w:name="List Bullet 4" w:qFormat="1"/>
    <w:lsdException w:name="List Bullet 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1F3AAA"/>
    <w:pPr>
      <w:spacing w:line="280" w:lineRule="exact"/>
    </w:pPr>
    <w:rPr>
      <w:rFonts w:ascii="Gill Sans MT" w:hAnsi="Gill Sans MT"/>
    </w:rPr>
  </w:style>
  <w:style w:type="paragraph" w:styleId="Heading1">
    <w:name w:val="heading 1"/>
    <w:basedOn w:val="Title"/>
    <w:next w:val="Normal"/>
    <w:link w:val="Heading1Char"/>
    <w:uiPriority w:val="9"/>
    <w:qFormat/>
    <w:rsid w:val="001F3AAA"/>
    <w:pPr>
      <w:outlineLvl w:val="0"/>
    </w:pPr>
    <w:rPr>
      <w:caps/>
      <w:color w:val="002A6C" w:themeColor="text2"/>
    </w:rPr>
  </w:style>
  <w:style w:type="paragraph" w:styleId="Heading2">
    <w:name w:val="heading 2"/>
    <w:basedOn w:val="Normal"/>
    <w:next w:val="Normal"/>
    <w:link w:val="Heading2Char"/>
    <w:uiPriority w:val="9"/>
    <w:unhideWhenUsed/>
    <w:qFormat/>
    <w:rsid w:val="001F3AAA"/>
    <w:pPr>
      <w:spacing w:before="400" w:after="0" w:line="320" w:lineRule="exact"/>
      <w:outlineLvl w:val="1"/>
    </w:pPr>
    <w:rPr>
      <w:b/>
      <w:color w:val="002A6C" w:themeColor="text2"/>
      <w:spacing w:val="-10"/>
      <w:sz w:val="28"/>
    </w:rPr>
  </w:style>
  <w:style w:type="paragraph" w:styleId="Heading3">
    <w:name w:val="heading 3"/>
    <w:basedOn w:val="Normal"/>
    <w:next w:val="Normal"/>
    <w:link w:val="Heading3Char"/>
    <w:uiPriority w:val="9"/>
    <w:unhideWhenUsed/>
    <w:qFormat/>
    <w:rsid w:val="001F3AAA"/>
    <w:pPr>
      <w:spacing w:before="400" w:after="0"/>
      <w:outlineLvl w:val="2"/>
    </w:pPr>
    <w:rPr>
      <w:b/>
      <w:caps/>
      <w:color w:val="002A6C" w:themeColor="text2"/>
      <w:spacing w:val="-6"/>
    </w:rPr>
  </w:style>
  <w:style w:type="paragraph" w:styleId="Heading4">
    <w:name w:val="heading 4"/>
    <w:basedOn w:val="Heading3"/>
    <w:next w:val="Normal"/>
    <w:link w:val="Heading4Char"/>
    <w:uiPriority w:val="9"/>
    <w:unhideWhenUsed/>
    <w:qFormat/>
    <w:rsid w:val="001F3AAA"/>
    <w:pPr>
      <w:outlineLvl w:val="3"/>
    </w:pPr>
    <w:rPr>
      <w:b w:val="0"/>
    </w:rPr>
  </w:style>
  <w:style w:type="paragraph" w:styleId="Heading5">
    <w:name w:val="heading 5"/>
    <w:basedOn w:val="Heading3"/>
    <w:next w:val="Normal"/>
    <w:link w:val="Heading5Char"/>
    <w:uiPriority w:val="9"/>
    <w:unhideWhenUsed/>
    <w:qFormat/>
    <w:rsid w:val="001F3AAA"/>
    <w:pPr>
      <w:outlineLvl w:val="4"/>
    </w:pPr>
    <w:rPr>
      <w:caps w:val="0"/>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5605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5605D"/>
    <w:rPr>
      <w:rFonts w:ascii="Lucida Grande" w:hAnsi="Lucida Grande" w:cs="Lucida Grande"/>
      <w:sz w:val="18"/>
      <w:szCs w:val="18"/>
    </w:rPr>
  </w:style>
  <w:style w:type="paragraph" w:customStyle="1" w:styleId="FooterTitlePage">
    <w:name w:val="Footer Title/Page #"/>
    <w:basedOn w:val="Footer"/>
    <w:link w:val="FooterTitlePageChar"/>
    <w:rsid w:val="004E5ECA"/>
    <w:pPr>
      <w:jc w:val="right"/>
    </w:pPr>
    <w:rPr>
      <w:sz w:val="18"/>
    </w:rPr>
  </w:style>
  <w:style w:type="character" w:customStyle="1" w:styleId="FooterTitlePageChar">
    <w:name w:val="Footer Title/Page # Char"/>
    <w:basedOn w:val="FooterChar"/>
    <w:link w:val="FooterTitlePage"/>
    <w:rsid w:val="004E5ECA"/>
    <w:rPr>
      <w:rFonts w:ascii="Gill Sans MT" w:hAnsi="Gill Sans MT"/>
      <w:sz w:val="18"/>
    </w:rPr>
  </w:style>
  <w:style w:type="paragraph" w:styleId="Footer">
    <w:name w:val="footer"/>
    <w:basedOn w:val="Normal"/>
    <w:link w:val="FooterChar"/>
    <w:uiPriority w:val="99"/>
    <w:unhideWhenUsed/>
    <w:rsid w:val="004E5E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ECA"/>
  </w:style>
  <w:style w:type="paragraph" w:customStyle="1" w:styleId="Footnote">
    <w:name w:val="Footnote"/>
    <w:basedOn w:val="FootnoteText"/>
    <w:link w:val="FootnoteChar"/>
    <w:qFormat/>
    <w:rsid w:val="001F3AAA"/>
    <w:pPr>
      <w:tabs>
        <w:tab w:val="left" w:pos="180"/>
      </w:tabs>
      <w:spacing w:after="100" w:line="180" w:lineRule="exact"/>
      <w:ind w:left="187" w:hanging="187"/>
    </w:pPr>
    <w:rPr>
      <w:sz w:val="16"/>
      <w:szCs w:val="16"/>
    </w:rPr>
  </w:style>
  <w:style w:type="character" w:customStyle="1" w:styleId="FootnoteChar">
    <w:name w:val="Footnote Char"/>
    <w:basedOn w:val="FootnoteTextChar"/>
    <w:link w:val="Footnote"/>
    <w:rsid w:val="001F3AAA"/>
    <w:rPr>
      <w:rFonts w:ascii="Gill Sans MT" w:hAnsi="Gill Sans MT"/>
      <w:sz w:val="16"/>
      <w:szCs w:val="16"/>
    </w:rPr>
  </w:style>
  <w:style w:type="paragraph" w:styleId="FootnoteText">
    <w:name w:val="footnote text"/>
    <w:basedOn w:val="Normal"/>
    <w:link w:val="FootnoteTextChar"/>
    <w:uiPriority w:val="99"/>
    <w:semiHidden/>
    <w:unhideWhenUsed/>
    <w:rsid w:val="004E5EC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E5ECA"/>
    <w:rPr>
      <w:sz w:val="20"/>
      <w:szCs w:val="20"/>
    </w:rPr>
  </w:style>
  <w:style w:type="paragraph" w:styleId="Title">
    <w:name w:val="Title"/>
    <w:basedOn w:val="Normal"/>
    <w:next w:val="Normal"/>
    <w:link w:val="TitleChar"/>
    <w:uiPriority w:val="10"/>
    <w:qFormat/>
    <w:rsid w:val="001F3AAA"/>
    <w:pPr>
      <w:spacing w:after="0" w:line="760" w:lineRule="exact"/>
    </w:pPr>
    <w:rPr>
      <w:spacing w:val="-14"/>
      <w:sz w:val="72"/>
    </w:rPr>
  </w:style>
  <w:style w:type="character" w:customStyle="1" w:styleId="TitleChar">
    <w:name w:val="Title Char"/>
    <w:basedOn w:val="DefaultParagraphFont"/>
    <w:link w:val="Title"/>
    <w:uiPriority w:val="10"/>
    <w:rsid w:val="001F3AAA"/>
    <w:rPr>
      <w:rFonts w:ascii="Gill Sans MT" w:hAnsi="Gill Sans MT"/>
      <w:spacing w:val="-14"/>
      <w:sz w:val="72"/>
    </w:rPr>
  </w:style>
  <w:style w:type="character" w:customStyle="1" w:styleId="Heading1Char">
    <w:name w:val="Heading 1 Char"/>
    <w:basedOn w:val="DefaultParagraphFont"/>
    <w:link w:val="Heading1"/>
    <w:uiPriority w:val="9"/>
    <w:rsid w:val="001F3AAA"/>
    <w:rPr>
      <w:rFonts w:ascii="Gill Sans MT" w:hAnsi="Gill Sans MT"/>
      <w:caps/>
      <w:color w:val="002A6C" w:themeColor="text2"/>
      <w:spacing w:val="-14"/>
      <w:sz w:val="72"/>
    </w:rPr>
  </w:style>
  <w:style w:type="character" w:customStyle="1" w:styleId="Heading2Char">
    <w:name w:val="Heading 2 Char"/>
    <w:basedOn w:val="DefaultParagraphFont"/>
    <w:link w:val="Heading2"/>
    <w:uiPriority w:val="9"/>
    <w:rsid w:val="001F3AAA"/>
    <w:rPr>
      <w:rFonts w:ascii="Gill Sans MT" w:hAnsi="Gill Sans MT"/>
      <w:b/>
      <w:color w:val="002A6C" w:themeColor="text2"/>
      <w:spacing w:val="-10"/>
      <w:sz w:val="28"/>
    </w:rPr>
  </w:style>
  <w:style w:type="character" w:customStyle="1" w:styleId="Heading3Char">
    <w:name w:val="Heading 3 Char"/>
    <w:basedOn w:val="DefaultParagraphFont"/>
    <w:link w:val="Heading3"/>
    <w:uiPriority w:val="9"/>
    <w:rsid w:val="001F3AAA"/>
    <w:rPr>
      <w:rFonts w:ascii="Gill Sans MT" w:hAnsi="Gill Sans MT"/>
      <w:b/>
      <w:caps/>
      <w:color w:val="002A6C" w:themeColor="text2"/>
      <w:spacing w:val="-6"/>
    </w:rPr>
  </w:style>
  <w:style w:type="character" w:customStyle="1" w:styleId="Heading4Char">
    <w:name w:val="Heading 4 Char"/>
    <w:basedOn w:val="DefaultParagraphFont"/>
    <w:link w:val="Heading4"/>
    <w:uiPriority w:val="9"/>
    <w:rsid w:val="001F3AAA"/>
    <w:rPr>
      <w:rFonts w:ascii="Gill Sans MT" w:hAnsi="Gill Sans MT"/>
      <w:caps/>
      <w:color w:val="002A6C" w:themeColor="text2"/>
      <w:spacing w:val="-6"/>
    </w:rPr>
  </w:style>
  <w:style w:type="character" w:customStyle="1" w:styleId="Heading5Char">
    <w:name w:val="Heading 5 Char"/>
    <w:basedOn w:val="DefaultParagraphFont"/>
    <w:link w:val="Heading5"/>
    <w:uiPriority w:val="9"/>
    <w:rsid w:val="001F3AAA"/>
    <w:rPr>
      <w:rFonts w:ascii="Gill Sans MT" w:hAnsi="Gill Sans MT"/>
      <w:b/>
      <w:color w:val="000000" w:themeColor="text1"/>
      <w:spacing w:val="-6"/>
    </w:rPr>
  </w:style>
  <w:style w:type="paragraph" w:styleId="NoSpacing">
    <w:name w:val="No Spacing"/>
    <w:basedOn w:val="Normal"/>
    <w:uiPriority w:val="1"/>
    <w:qFormat/>
    <w:rsid w:val="001F3AAA"/>
    <w:pPr>
      <w:spacing w:after="0"/>
    </w:pPr>
  </w:style>
  <w:style w:type="paragraph" w:customStyle="1" w:styleId="NumberedList">
    <w:name w:val="Numbered List"/>
    <w:basedOn w:val="List"/>
    <w:link w:val="NumberedListChar"/>
    <w:rsid w:val="00BA0F3F"/>
    <w:pPr>
      <w:tabs>
        <w:tab w:val="num" w:pos="216"/>
      </w:tabs>
      <w:ind w:left="216" w:hanging="216"/>
    </w:pPr>
  </w:style>
  <w:style w:type="character" w:customStyle="1" w:styleId="NumberedListChar">
    <w:name w:val="Numbered List Char"/>
    <w:basedOn w:val="DefaultParagraphFont"/>
    <w:link w:val="NumberedList"/>
    <w:rsid w:val="00BA0F3F"/>
    <w:rPr>
      <w:rFonts w:ascii="Gill Sans MT" w:hAnsi="Gill Sans MT"/>
    </w:rPr>
  </w:style>
  <w:style w:type="paragraph" w:styleId="ListParagraph">
    <w:name w:val="List Paragraph"/>
    <w:aliases w:val="Bullet List,Bullets"/>
    <w:basedOn w:val="Normal"/>
    <w:link w:val="ListParagraphChar"/>
    <w:uiPriority w:val="34"/>
    <w:qFormat/>
    <w:rsid w:val="00BA0F3F"/>
    <w:pPr>
      <w:tabs>
        <w:tab w:val="num" w:pos="216"/>
      </w:tabs>
      <w:ind w:left="216" w:hanging="216"/>
      <w:contextualSpacing/>
    </w:pPr>
  </w:style>
  <w:style w:type="paragraph" w:customStyle="1" w:styleId="PhotoCredit">
    <w:name w:val="Photo Credit"/>
    <w:basedOn w:val="Normal"/>
    <w:link w:val="PhotoCreditChar"/>
    <w:qFormat/>
    <w:rsid w:val="001F3AAA"/>
    <w:pPr>
      <w:spacing w:line="120" w:lineRule="exact"/>
    </w:pPr>
    <w:rPr>
      <w:caps/>
      <w:spacing w:val="-6"/>
      <w:sz w:val="10"/>
    </w:rPr>
  </w:style>
  <w:style w:type="character" w:customStyle="1" w:styleId="PhotoCreditChar">
    <w:name w:val="Photo Credit Char"/>
    <w:basedOn w:val="DefaultParagraphFont"/>
    <w:link w:val="PhotoCredit"/>
    <w:rsid w:val="001F3AAA"/>
    <w:rPr>
      <w:rFonts w:ascii="Gill Sans MT" w:hAnsi="Gill Sans MT"/>
      <w:caps/>
      <w:spacing w:val="-6"/>
      <w:sz w:val="10"/>
    </w:rPr>
  </w:style>
  <w:style w:type="paragraph" w:styleId="Subtitle">
    <w:name w:val="Subtitle"/>
    <w:basedOn w:val="Normal"/>
    <w:next w:val="Normal"/>
    <w:link w:val="SubtitleChar"/>
    <w:uiPriority w:val="11"/>
    <w:qFormat/>
    <w:rsid w:val="001F3AAA"/>
    <w:pPr>
      <w:spacing w:after="0" w:line="720" w:lineRule="exact"/>
      <w:contextualSpacing/>
    </w:pPr>
    <w:rPr>
      <w:color w:val="FFFFFF" w:themeColor="background1"/>
      <w:spacing w:val="-10"/>
      <w:sz w:val="36"/>
      <w:szCs w:val="36"/>
    </w:rPr>
  </w:style>
  <w:style w:type="character" w:customStyle="1" w:styleId="SubtitleChar">
    <w:name w:val="Subtitle Char"/>
    <w:basedOn w:val="DefaultParagraphFont"/>
    <w:link w:val="Subtitle"/>
    <w:uiPriority w:val="11"/>
    <w:rsid w:val="001F3AAA"/>
    <w:rPr>
      <w:rFonts w:ascii="Gill Sans MT" w:hAnsi="Gill Sans MT"/>
      <w:color w:val="FFFFFF" w:themeColor="background1"/>
      <w:spacing w:val="-10"/>
      <w:sz w:val="36"/>
      <w:szCs w:val="36"/>
    </w:rPr>
  </w:style>
  <w:style w:type="paragraph" w:styleId="List">
    <w:name w:val="List"/>
    <w:basedOn w:val="Normal"/>
    <w:uiPriority w:val="99"/>
    <w:semiHidden/>
    <w:unhideWhenUsed/>
    <w:rsid w:val="00797067"/>
    <w:pPr>
      <w:ind w:left="360" w:hanging="360"/>
      <w:contextualSpacing/>
    </w:pPr>
  </w:style>
  <w:style w:type="character" w:customStyle="1" w:styleId="ListParagraphChar">
    <w:name w:val="List Paragraph Char"/>
    <w:aliases w:val="Bullet List Char,Bullets Char"/>
    <w:basedOn w:val="DefaultParagraphFont"/>
    <w:link w:val="ListParagraph"/>
    <w:uiPriority w:val="34"/>
    <w:rsid w:val="00BA0F3F"/>
    <w:rPr>
      <w:rFonts w:ascii="Gill Sans MT" w:hAnsi="Gill Sans MT"/>
    </w:rPr>
  </w:style>
  <w:style w:type="numbering" w:customStyle="1" w:styleId="NumberList">
    <w:name w:val="Number List"/>
    <w:basedOn w:val="NoList"/>
    <w:uiPriority w:val="99"/>
    <w:rsid w:val="00BA0F3F"/>
    <w:pPr>
      <w:numPr>
        <w:numId w:val="1"/>
      </w:numPr>
    </w:pPr>
  </w:style>
  <w:style w:type="paragraph" w:customStyle="1" w:styleId="FooterText">
    <w:name w:val="Footer Text"/>
    <w:basedOn w:val="Footer"/>
    <w:link w:val="FooterTextChar"/>
    <w:qFormat/>
    <w:rsid w:val="001F3AAA"/>
    <w:pPr>
      <w:jc w:val="right"/>
    </w:pPr>
    <w:rPr>
      <w:sz w:val="18"/>
    </w:rPr>
  </w:style>
  <w:style w:type="character" w:customStyle="1" w:styleId="FooterTextChar">
    <w:name w:val="Footer Text Char"/>
    <w:basedOn w:val="FooterChar"/>
    <w:link w:val="FooterText"/>
    <w:rsid w:val="001F3AAA"/>
    <w:rPr>
      <w:rFonts w:ascii="Gill Sans MT" w:hAnsi="Gill Sans MT"/>
      <w:sz w:val="18"/>
    </w:rPr>
  </w:style>
  <w:style w:type="paragraph" w:styleId="Caption">
    <w:name w:val="caption"/>
    <w:basedOn w:val="BodyTextIndent3"/>
    <w:next w:val="Normal"/>
    <w:uiPriority w:val="35"/>
    <w:unhideWhenUsed/>
    <w:qFormat/>
    <w:rsid w:val="001F3AAA"/>
    <w:pPr>
      <w:spacing w:after="160"/>
      <w:ind w:left="0"/>
    </w:pPr>
    <w:rPr>
      <w:sz w:val="22"/>
      <w:szCs w:val="22"/>
    </w:rPr>
  </w:style>
  <w:style w:type="paragraph" w:styleId="BodyTextIndent3">
    <w:name w:val="Body Text Indent 3"/>
    <w:basedOn w:val="Normal"/>
    <w:link w:val="BodyTextIndent3Char"/>
    <w:uiPriority w:val="99"/>
    <w:semiHidden/>
    <w:unhideWhenUsed/>
    <w:rsid w:val="0022351F"/>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2351F"/>
    <w:rPr>
      <w:rFonts w:ascii="Gill Sans MT" w:hAnsi="Gill Sans MT"/>
      <w:sz w:val="16"/>
      <w:szCs w:val="16"/>
    </w:rPr>
  </w:style>
  <w:style w:type="paragraph" w:styleId="ListBullet">
    <w:name w:val="List Bullet"/>
    <w:basedOn w:val="Normal"/>
    <w:uiPriority w:val="99"/>
    <w:unhideWhenUsed/>
    <w:qFormat/>
    <w:rsid w:val="001F3AAA"/>
    <w:pPr>
      <w:tabs>
        <w:tab w:val="num" w:pos="216"/>
      </w:tabs>
      <w:ind w:left="216" w:hanging="216"/>
      <w:contextualSpacing/>
    </w:pPr>
  </w:style>
  <w:style w:type="paragraph" w:styleId="ListNumber">
    <w:name w:val="List Number"/>
    <w:basedOn w:val="Normal"/>
    <w:uiPriority w:val="99"/>
    <w:unhideWhenUsed/>
    <w:qFormat/>
    <w:rsid w:val="001F3AAA"/>
    <w:pPr>
      <w:tabs>
        <w:tab w:val="num" w:pos="216"/>
      </w:tabs>
      <w:ind w:left="216" w:hanging="216"/>
      <w:contextualSpacing/>
    </w:pPr>
  </w:style>
  <w:style w:type="paragraph" w:styleId="ListBullet2">
    <w:name w:val="List Bullet 2"/>
    <w:basedOn w:val="Normal"/>
    <w:uiPriority w:val="99"/>
    <w:unhideWhenUsed/>
    <w:qFormat/>
    <w:rsid w:val="001F3AAA"/>
    <w:pPr>
      <w:tabs>
        <w:tab w:val="num" w:pos="576"/>
      </w:tabs>
      <w:ind w:left="432" w:hanging="216"/>
      <w:contextualSpacing/>
    </w:pPr>
  </w:style>
  <w:style w:type="paragraph" w:styleId="ListBullet3">
    <w:name w:val="List Bullet 3"/>
    <w:basedOn w:val="Normal"/>
    <w:uiPriority w:val="99"/>
    <w:unhideWhenUsed/>
    <w:qFormat/>
    <w:rsid w:val="001F3AAA"/>
    <w:pPr>
      <w:tabs>
        <w:tab w:val="num" w:pos="648"/>
      </w:tabs>
      <w:ind w:left="648" w:hanging="216"/>
      <w:contextualSpacing/>
    </w:pPr>
  </w:style>
  <w:style w:type="paragraph" w:styleId="ListBullet4">
    <w:name w:val="List Bullet 4"/>
    <w:basedOn w:val="Normal"/>
    <w:uiPriority w:val="99"/>
    <w:unhideWhenUsed/>
    <w:qFormat/>
    <w:rsid w:val="001F3AAA"/>
    <w:pPr>
      <w:tabs>
        <w:tab w:val="num" w:pos="864"/>
      </w:tabs>
      <w:ind w:left="864" w:hanging="216"/>
      <w:contextualSpacing/>
    </w:pPr>
  </w:style>
  <w:style w:type="paragraph" w:styleId="ListBullet5">
    <w:name w:val="List Bullet 5"/>
    <w:basedOn w:val="Normal"/>
    <w:uiPriority w:val="99"/>
    <w:unhideWhenUsed/>
    <w:qFormat/>
    <w:rsid w:val="001F3AAA"/>
    <w:pPr>
      <w:tabs>
        <w:tab w:val="num" w:pos="1080"/>
      </w:tabs>
      <w:ind w:left="1080" w:hanging="216"/>
      <w:contextualSpacing/>
    </w:pPr>
  </w:style>
  <w:style w:type="character" w:styleId="Emphasis">
    <w:name w:val="Emphasis"/>
    <w:uiPriority w:val="20"/>
    <w:qFormat/>
    <w:rsid w:val="001F3AAA"/>
    <w:rPr>
      <w:b/>
    </w:rPr>
  </w:style>
  <w:style w:type="paragraph" w:styleId="TOCHeading">
    <w:name w:val="TOC Heading"/>
    <w:basedOn w:val="Heading1"/>
    <w:next w:val="Normal"/>
    <w:uiPriority w:val="39"/>
    <w:semiHidden/>
    <w:unhideWhenUsed/>
    <w:qFormat/>
    <w:rsid w:val="001F3AAA"/>
    <w:pPr>
      <w:outlineLvl w:val="9"/>
    </w:pPr>
  </w:style>
  <w:style w:type="table" w:styleId="TableGrid">
    <w:name w:val="Table Grid"/>
    <w:basedOn w:val="TableNormal"/>
    <w:uiPriority w:val="39"/>
    <w:rsid w:val="00276BD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39"/>
    <w:rsid w:val="008231A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99"/>
    <w:semiHidden/>
    <w:unhideWhenUsed/>
    <w:rsid w:val="008F64F8"/>
    <w:pPr>
      <w:spacing w:after="120"/>
    </w:pPr>
  </w:style>
  <w:style w:type="character" w:customStyle="1" w:styleId="BodyTextChar">
    <w:name w:val="Body Text Char"/>
    <w:basedOn w:val="DefaultParagraphFont"/>
    <w:link w:val="BodyText"/>
    <w:uiPriority w:val="99"/>
    <w:semiHidden/>
    <w:rsid w:val="008F64F8"/>
    <w:rPr>
      <w:rFonts w:ascii="Gill Sans MT" w:hAnsi="Gill Sans MT"/>
    </w:rPr>
  </w:style>
  <w:style w:type="paragraph" w:styleId="BodyText2">
    <w:name w:val="Body Text 2"/>
    <w:basedOn w:val="Normal"/>
    <w:link w:val="BodyText2Char"/>
    <w:uiPriority w:val="99"/>
    <w:unhideWhenUsed/>
    <w:rsid w:val="00CF0AEF"/>
    <w:pPr>
      <w:spacing w:after="120" w:line="480" w:lineRule="auto"/>
    </w:pPr>
  </w:style>
  <w:style w:type="character" w:customStyle="1" w:styleId="BodyText2Char">
    <w:name w:val="Body Text 2 Char"/>
    <w:basedOn w:val="DefaultParagraphFont"/>
    <w:link w:val="BodyText2"/>
    <w:uiPriority w:val="99"/>
    <w:rsid w:val="00CF0AEF"/>
    <w:rPr>
      <w:rFonts w:ascii="Gill Sans MT" w:hAnsi="Gill Sans MT"/>
    </w:rPr>
  </w:style>
  <w:style w:type="paragraph" w:styleId="Header">
    <w:name w:val="header"/>
    <w:basedOn w:val="Normal"/>
    <w:link w:val="HeaderChar"/>
    <w:uiPriority w:val="99"/>
    <w:unhideWhenUsed/>
    <w:rsid w:val="0037406E"/>
    <w:pPr>
      <w:tabs>
        <w:tab w:val="center" w:pos="4680"/>
        <w:tab w:val="right" w:pos="9360"/>
      </w:tabs>
      <w:spacing w:after="0" w:line="240" w:lineRule="auto"/>
    </w:pPr>
    <w:rPr>
      <w:rFonts w:asciiTheme="minorHAnsi" w:eastAsiaTheme="minorEastAsia" w:hAnsiTheme="minorHAnsi"/>
      <w:lang w:eastAsia="zh-CN"/>
    </w:rPr>
  </w:style>
  <w:style w:type="character" w:customStyle="1" w:styleId="HeaderChar">
    <w:name w:val="Header Char"/>
    <w:basedOn w:val="DefaultParagraphFont"/>
    <w:link w:val="Header"/>
    <w:uiPriority w:val="99"/>
    <w:rsid w:val="0037406E"/>
    <w:rPr>
      <w:rFonts w:eastAsiaTheme="minorEastAsia"/>
      <w:lang w:eastAsia="zh-CN"/>
    </w:rPr>
  </w:style>
  <w:style w:type="character" w:styleId="CommentReference">
    <w:name w:val="annotation reference"/>
    <w:basedOn w:val="DefaultParagraphFont"/>
    <w:uiPriority w:val="99"/>
    <w:semiHidden/>
    <w:unhideWhenUsed/>
    <w:rsid w:val="000350F9"/>
    <w:rPr>
      <w:sz w:val="18"/>
      <w:szCs w:val="18"/>
    </w:rPr>
  </w:style>
  <w:style w:type="paragraph" w:styleId="CommentText">
    <w:name w:val="annotation text"/>
    <w:basedOn w:val="Normal"/>
    <w:link w:val="CommentTextChar"/>
    <w:uiPriority w:val="99"/>
    <w:unhideWhenUsed/>
    <w:rsid w:val="000350F9"/>
    <w:pPr>
      <w:spacing w:line="240" w:lineRule="auto"/>
    </w:pPr>
    <w:rPr>
      <w:sz w:val="24"/>
      <w:szCs w:val="24"/>
    </w:rPr>
  </w:style>
  <w:style w:type="character" w:customStyle="1" w:styleId="CommentTextChar">
    <w:name w:val="Comment Text Char"/>
    <w:basedOn w:val="DefaultParagraphFont"/>
    <w:link w:val="CommentText"/>
    <w:uiPriority w:val="99"/>
    <w:rsid w:val="000350F9"/>
    <w:rPr>
      <w:rFonts w:ascii="Gill Sans MT" w:hAnsi="Gill Sans MT"/>
      <w:sz w:val="24"/>
      <w:szCs w:val="24"/>
    </w:rPr>
  </w:style>
  <w:style w:type="paragraph" w:styleId="CommentSubject">
    <w:name w:val="annotation subject"/>
    <w:basedOn w:val="CommentText"/>
    <w:next w:val="CommentText"/>
    <w:link w:val="CommentSubjectChar"/>
    <w:uiPriority w:val="99"/>
    <w:semiHidden/>
    <w:unhideWhenUsed/>
    <w:rsid w:val="000350F9"/>
    <w:rPr>
      <w:b/>
      <w:bCs/>
      <w:sz w:val="20"/>
      <w:szCs w:val="20"/>
    </w:rPr>
  </w:style>
  <w:style w:type="character" w:customStyle="1" w:styleId="CommentSubjectChar">
    <w:name w:val="Comment Subject Char"/>
    <w:basedOn w:val="CommentTextChar"/>
    <w:link w:val="CommentSubject"/>
    <w:uiPriority w:val="99"/>
    <w:semiHidden/>
    <w:rsid w:val="000350F9"/>
    <w:rPr>
      <w:rFonts w:ascii="Gill Sans MT" w:hAnsi="Gill Sans MT"/>
      <w:b/>
      <w:bCs/>
      <w:sz w:val="20"/>
      <w:szCs w:val="20"/>
    </w:rPr>
  </w:style>
  <w:style w:type="paragraph" w:styleId="Revision">
    <w:name w:val="Revision"/>
    <w:hidden/>
    <w:uiPriority w:val="99"/>
    <w:semiHidden/>
    <w:rsid w:val="001F0595"/>
    <w:pPr>
      <w:spacing w:after="0" w:line="240" w:lineRule="auto"/>
    </w:pPr>
    <w:rPr>
      <w:rFonts w:ascii="Gill Sans MT" w:hAnsi="Gill Sans MT"/>
    </w:rPr>
  </w:style>
  <w:style w:type="character" w:styleId="PageNumber">
    <w:name w:val="page number"/>
    <w:basedOn w:val="DefaultParagraphFont"/>
    <w:uiPriority w:val="99"/>
    <w:semiHidden/>
    <w:unhideWhenUsed/>
    <w:rsid w:val="00672B0B"/>
  </w:style>
  <w:style w:type="table" w:customStyle="1" w:styleId="TableGrid2">
    <w:name w:val="Table Grid2"/>
    <w:basedOn w:val="TableNormal"/>
    <w:next w:val="TableGrid"/>
    <w:uiPriority w:val="59"/>
    <w:rsid w:val="009050D2"/>
    <w:pPr>
      <w:spacing w:after="0" w:line="240" w:lineRule="auto"/>
    </w:pPr>
    <w:rPr>
      <w:rFonts w:ascii="Cambria" w:eastAsia="MS Mincho" w:hAnsi="Cambria" w:cs="Times New Roman"/>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022452"/>
    <w:pPr>
      <w:spacing w:after="0" w:line="240" w:lineRule="auto"/>
    </w:pPr>
    <w:rPr>
      <w:rFonts w:ascii="Cambria" w:eastAsia="MS Mincho" w:hAnsi="Cambria" w:cs="Times New Roman"/>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lsdException w:name="heading 7" w:uiPriority="9"/>
    <w:lsdException w:name="heading 8" w:uiPriority="9"/>
    <w:lsdException w:name="heading 9"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List Number" w:qFormat="1"/>
    <w:lsdException w:name="List Bullet 2" w:qFormat="1"/>
    <w:lsdException w:name="List Bullet 3" w:qFormat="1"/>
    <w:lsdException w:name="List Bullet 4" w:qFormat="1"/>
    <w:lsdException w:name="List Bullet 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1F3AAA"/>
    <w:pPr>
      <w:spacing w:line="280" w:lineRule="exact"/>
    </w:pPr>
    <w:rPr>
      <w:rFonts w:ascii="Gill Sans MT" w:hAnsi="Gill Sans MT"/>
    </w:rPr>
  </w:style>
  <w:style w:type="paragraph" w:styleId="Heading1">
    <w:name w:val="heading 1"/>
    <w:basedOn w:val="Title"/>
    <w:next w:val="Normal"/>
    <w:link w:val="Heading1Char"/>
    <w:uiPriority w:val="9"/>
    <w:qFormat/>
    <w:rsid w:val="001F3AAA"/>
    <w:pPr>
      <w:outlineLvl w:val="0"/>
    </w:pPr>
    <w:rPr>
      <w:caps/>
      <w:color w:val="002A6C" w:themeColor="text2"/>
    </w:rPr>
  </w:style>
  <w:style w:type="paragraph" w:styleId="Heading2">
    <w:name w:val="heading 2"/>
    <w:basedOn w:val="Normal"/>
    <w:next w:val="Normal"/>
    <w:link w:val="Heading2Char"/>
    <w:uiPriority w:val="9"/>
    <w:unhideWhenUsed/>
    <w:qFormat/>
    <w:rsid w:val="001F3AAA"/>
    <w:pPr>
      <w:spacing w:before="400" w:after="0" w:line="320" w:lineRule="exact"/>
      <w:outlineLvl w:val="1"/>
    </w:pPr>
    <w:rPr>
      <w:b/>
      <w:color w:val="002A6C" w:themeColor="text2"/>
      <w:spacing w:val="-10"/>
      <w:sz w:val="28"/>
    </w:rPr>
  </w:style>
  <w:style w:type="paragraph" w:styleId="Heading3">
    <w:name w:val="heading 3"/>
    <w:basedOn w:val="Normal"/>
    <w:next w:val="Normal"/>
    <w:link w:val="Heading3Char"/>
    <w:uiPriority w:val="9"/>
    <w:unhideWhenUsed/>
    <w:qFormat/>
    <w:rsid w:val="001F3AAA"/>
    <w:pPr>
      <w:spacing w:before="400" w:after="0"/>
      <w:outlineLvl w:val="2"/>
    </w:pPr>
    <w:rPr>
      <w:b/>
      <w:caps/>
      <w:color w:val="002A6C" w:themeColor="text2"/>
      <w:spacing w:val="-6"/>
    </w:rPr>
  </w:style>
  <w:style w:type="paragraph" w:styleId="Heading4">
    <w:name w:val="heading 4"/>
    <w:basedOn w:val="Heading3"/>
    <w:next w:val="Normal"/>
    <w:link w:val="Heading4Char"/>
    <w:uiPriority w:val="9"/>
    <w:unhideWhenUsed/>
    <w:qFormat/>
    <w:rsid w:val="001F3AAA"/>
    <w:pPr>
      <w:outlineLvl w:val="3"/>
    </w:pPr>
    <w:rPr>
      <w:b w:val="0"/>
    </w:rPr>
  </w:style>
  <w:style w:type="paragraph" w:styleId="Heading5">
    <w:name w:val="heading 5"/>
    <w:basedOn w:val="Heading3"/>
    <w:next w:val="Normal"/>
    <w:link w:val="Heading5Char"/>
    <w:uiPriority w:val="9"/>
    <w:unhideWhenUsed/>
    <w:qFormat/>
    <w:rsid w:val="001F3AAA"/>
    <w:pPr>
      <w:outlineLvl w:val="4"/>
    </w:pPr>
    <w:rPr>
      <w:caps w:val="0"/>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5605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5605D"/>
    <w:rPr>
      <w:rFonts w:ascii="Lucida Grande" w:hAnsi="Lucida Grande" w:cs="Lucida Grande"/>
      <w:sz w:val="18"/>
      <w:szCs w:val="18"/>
    </w:rPr>
  </w:style>
  <w:style w:type="paragraph" w:customStyle="1" w:styleId="FooterTitlePage">
    <w:name w:val="Footer Title/Page #"/>
    <w:basedOn w:val="Footer"/>
    <w:link w:val="FooterTitlePageChar"/>
    <w:rsid w:val="004E5ECA"/>
    <w:pPr>
      <w:jc w:val="right"/>
    </w:pPr>
    <w:rPr>
      <w:sz w:val="18"/>
    </w:rPr>
  </w:style>
  <w:style w:type="character" w:customStyle="1" w:styleId="FooterTitlePageChar">
    <w:name w:val="Footer Title/Page # Char"/>
    <w:basedOn w:val="FooterChar"/>
    <w:link w:val="FooterTitlePage"/>
    <w:rsid w:val="004E5ECA"/>
    <w:rPr>
      <w:rFonts w:ascii="Gill Sans MT" w:hAnsi="Gill Sans MT"/>
      <w:sz w:val="18"/>
    </w:rPr>
  </w:style>
  <w:style w:type="paragraph" w:styleId="Footer">
    <w:name w:val="footer"/>
    <w:basedOn w:val="Normal"/>
    <w:link w:val="FooterChar"/>
    <w:uiPriority w:val="99"/>
    <w:unhideWhenUsed/>
    <w:rsid w:val="004E5E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ECA"/>
  </w:style>
  <w:style w:type="paragraph" w:customStyle="1" w:styleId="Footnote">
    <w:name w:val="Footnote"/>
    <w:basedOn w:val="FootnoteText"/>
    <w:link w:val="FootnoteChar"/>
    <w:qFormat/>
    <w:rsid w:val="001F3AAA"/>
    <w:pPr>
      <w:tabs>
        <w:tab w:val="left" w:pos="180"/>
      </w:tabs>
      <w:spacing w:after="100" w:line="180" w:lineRule="exact"/>
      <w:ind w:left="187" w:hanging="187"/>
    </w:pPr>
    <w:rPr>
      <w:sz w:val="16"/>
      <w:szCs w:val="16"/>
    </w:rPr>
  </w:style>
  <w:style w:type="character" w:customStyle="1" w:styleId="FootnoteChar">
    <w:name w:val="Footnote Char"/>
    <w:basedOn w:val="FootnoteTextChar"/>
    <w:link w:val="Footnote"/>
    <w:rsid w:val="001F3AAA"/>
    <w:rPr>
      <w:rFonts w:ascii="Gill Sans MT" w:hAnsi="Gill Sans MT"/>
      <w:sz w:val="16"/>
      <w:szCs w:val="16"/>
    </w:rPr>
  </w:style>
  <w:style w:type="paragraph" w:styleId="FootnoteText">
    <w:name w:val="footnote text"/>
    <w:basedOn w:val="Normal"/>
    <w:link w:val="FootnoteTextChar"/>
    <w:uiPriority w:val="99"/>
    <w:semiHidden/>
    <w:unhideWhenUsed/>
    <w:rsid w:val="004E5EC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E5ECA"/>
    <w:rPr>
      <w:sz w:val="20"/>
      <w:szCs w:val="20"/>
    </w:rPr>
  </w:style>
  <w:style w:type="paragraph" w:styleId="Title">
    <w:name w:val="Title"/>
    <w:basedOn w:val="Normal"/>
    <w:next w:val="Normal"/>
    <w:link w:val="TitleChar"/>
    <w:uiPriority w:val="10"/>
    <w:qFormat/>
    <w:rsid w:val="001F3AAA"/>
    <w:pPr>
      <w:spacing w:after="0" w:line="760" w:lineRule="exact"/>
    </w:pPr>
    <w:rPr>
      <w:spacing w:val="-14"/>
      <w:sz w:val="72"/>
    </w:rPr>
  </w:style>
  <w:style w:type="character" w:customStyle="1" w:styleId="TitleChar">
    <w:name w:val="Title Char"/>
    <w:basedOn w:val="DefaultParagraphFont"/>
    <w:link w:val="Title"/>
    <w:uiPriority w:val="10"/>
    <w:rsid w:val="001F3AAA"/>
    <w:rPr>
      <w:rFonts w:ascii="Gill Sans MT" w:hAnsi="Gill Sans MT"/>
      <w:spacing w:val="-14"/>
      <w:sz w:val="72"/>
    </w:rPr>
  </w:style>
  <w:style w:type="character" w:customStyle="1" w:styleId="Heading1Char">
    <w:name w:val="Heading 1 Char"/>
    <w:basedOn w:val="DefaultParagraphFont"/>
    <w:link w:val="Heading1"/>
    <w:uiPriority w:val="9"/>
    <w:rsid w:val="001F3AAA"/>
    <w:rPr>
      <w:rFonts w:ascii="Gill Sans MT" w:hAnsi="Gill Sans MT"/>
      <w:caps/>
      <w:color w:val="002A6C" w:themeColor="text2"/>
      <w:spacing w:val="-14"/>
      <w:sz w:val="72"/>
    </w:rPr>
  </w:style>
  <w:style w:type="character" w:customStyle="1" w:styleId="Heading2Char">
    <w:name w:val="Heading 2 Char"/>
    <w:basedOn w:val="DefaultParagraphFont"/>
    <w:link w:val="Heading2"/>
    <w:uiPriority w:val="9"/>
    <w:rsid w:val="001F3AAA"/>
    <w:rPr>
      <w:rFonts w:ascii="Gill Sans MT" w:hAnsi="Gill Sans MT"/>
      <w:b/>
      <w:color w:val="002A6C" w:themeColor="text2"/>
      <w:spacing w:val="-10"/>
      <w:sz w:val="28"/>
    </w:rPr>
  </w:style>
  <w:style w:type="character" w:customStyle="1" w:styleId="Heading3Char">
    <w:name w:val="Heading 3 Char"/>
    <w:basedOn w:val="DefaultParagraphFont"/>
    <w:link w:val="Heading3"/>
    <w:uiPriority w:val="9"/>
    <w:rsid w:val="001F3AAA"/>
    <w:rPr>
      <w:rFonts w:ascii="Gill Sans MT" w:hAnsi="Gill Sans MT"/>
      <w:b/>
      <w:caps/>
      <w:color w:val="002A6C" w:themeColor="text2"/>
      <w:spacing w:val="-6"/>
    </w:rPr>
  </w:style>
  <w:style w:type="character" w:customStyle="1" w:styleId="Heading4Char">
    <w:name w:val="Heading 4 Char"/>
    <w:basedOn w:val="DefaultParagraphFont"/>
    <w:link w:val="Heading4"/>
    <w:uiPriority w:val="9"/>
    <w:rsid w:val="001F3AAA"/>
    <w:rPr>
      <w:rFonts w:ascii="Gill Sans MT" w:hAnsi="Gill Sans MT"/>
      <w:caps/>
      <w:color w:val="002A6C" w:themeColor="text2"/>
      <w:spacing w:val="-6"/>
    </w:rPr>
  </w:style>
  <w:style w:type="character" w:customStyle="1" w:styleId="Heading5Char">
    <w:name w:val="Heading 5 Char"/>
    <w:basedOn w:val="DefaultParagraphFont"/>
    <w:link w:val="Heading5"/>
    <w:uiPriority w:val="9"/>
    <w:rsid w:val="001F3AAA"/>
    <w:rPr>
      <w:rFonts w:ascii="Gill Sans MT" w:hAnsi="Gill Sans MT"/>
      <w:b/>
      <w:color w:val="000000" w:themeColor="text1"/>
      <w:spacing w:val="-6"/>
    </w:rPr>
  </w:style>
  <w:style w:type="paragraph" w:styleId="NoSpacing">
    <w:name w:val="No Spacing"/>
    <w:basedOn w:val="Normal"/>
    <w:uiPriority w:val="1"/>
    <w:qFormat/>
    <w:rsid w:val="001F3AAA"/>
    <w:pPr>
      <w:spacing w:after="0"/>
    </w:pPr>
  </w:style>
  <w:style w:type="paragraph" w:customStyle="1" w:styleId="NumberedList">
    <w:name w:val="Numbered List"/>
    <w:basedOn w:val="List"/>
    <w:link w:val="NumberedListChar"/>
    <w:rsid w:val="00BA0F3F"/>
    <w:pPr>
      <w:tabs>
        <w:tab w:val="num" w:pos="216"/>
      </w:tabs>
      <w:ind w:left="216" w:hanging="216"/>
    </w:pPr>
  </w:style>
  <w:style w:type="character" w:customStyle="1" w:styleId="NumberedListChar">
    <w:name w:val="Numbered List Char"/>
    <w:basedOn w:val="DefaultParagraphFont"/>
    <w:link w:val="NumberedList"/>
    <w:rsid w:val="00BA0F3F"/>
    <w:rPr>
      <w:rFonts w:ascii="Gill Sans MT" w:hAnsi="Gill Sans MT"/>
    </w:rPr>
  </w:style>
  <w:style w:type="paragraph" w:styleId="ListParagraph">
    <w:name w:val="List Paragraph"/>
    <w:aliases w:val="Bullet List,Bullets"/>
    <w:basedOn w:val="Normal"/>
    <w:link w:val="ListParagraphChar"/>
    <w:uiPriority w:val="34"/>
    <w:qFormat/>
    <w:rsid w:val="00BA0F3F"/>
    <w:pPr>
      <w:tabs>
        <w:tab w:val="num" w:pos="216"/>
      </w:tabs>
      <w:ind w:left="216" w:hanging="216"/>
      <w:contextualSpacing/>
    </w:pPr>
  </w:style>
  <w:style w:type="paragraph" w:customStyle="1" w:styleId="PhotoCredit">
    <w:name w:val="Photo Credit"/>
    <w:basedOn w:val="Normal"/>
    <w:link w:val="PhotoCreditChar"/>
    <w:qFormat/>
    <w:rsid w:val="001F3AAA"/>
    <w:pPr>
      <w:spacing w:line="120" w:lineRule="exact"/>
    </w:pPr>
    <w:rPr>
      <w:caps/>
      <w:spacing w:val="-6"/>
      <w:sz w:val="10"/>
    </w:rPr>
  </w:style>
  <w:style w:type="character" w:customStyle="1" w:styleId="PhotoCreditChar">
    <w:name w:val="Photo Credit Char"/>
    <w:basedOn w:val="DefaultParagraphFont"/>
    <w:link w:val="PhotoCredit"/>
    <w:rsid w:val="001F3AAA"/>
    <w:rPr>
      <w:rFonts w:ascii="Gill Sans MT" w:hAnsi="Gill Sans MT"/>
      <w:caps/>
      <w:spacing w:val="-6"/>
      <w:sz w:val="10"/>
    </w:rPr>
  </w:style>
  <w:style w:type="paragraph" w:styleId="Subtitle">
    <w:name w:val="Subtitle"/>
    <w:basedOn w:val="Normal"/>
    <w:next w:val="Normal"/>
    <w:link w:val="SubtitleChar"/>
    <w:uiPriority w:val="11"/>
    <w:qFormat/>
    <w:rsid w:val="001F3AAA"/>
    <w:pPr>
      <w:spacing w:after="0" w:line="720" w:lineRule="exact"/>
      <w:contextualSpacing/>
    </w:pPr>
    <w:rPr>
      <w:color w:val="FFFFFF" w:themeColor="background1"/>
      <w:spacing w:val="-10"/>
      <w:sz w:val="36"/>
      <w:szCs w:val="36"/>
    </w:rPr>
  </w:style>
  <w:style w:type="character" w:customStyle="1" w:styleId="SubtitleChar">
    <w:name w:val="Subtitle Char"/>
    <w:basedOn w:val="DefaultParagraphFont"/>
    <w:link w:val="Subtitle"/>
    <w:uiPriority w:val="11"/>
    <w:rsid w:val="001F3AAA"/>
    <w:rPr>
      <w:rFonts w:ascii="Gill Sans MT" w:hAnsi="Gill Sans MT"/>
      <w:color w:val="FFFFFF" w:themeColor="background1"/>
      <w:spacing w:val="-10"/>
      <w:sz w:val="36"/>
      <w:szCs w:val="36"/>
    </w:rPr>
  </w:style>
  <w:style w:type="paragraph" w:styleId="List">
    <w:name w:val="List"/>
    <w:basedOn w:val="Normal"/>
    <w:uiPriority w:val="99"/>
    <w:semiHidden/>
    <w:unhideWhenUsed/>
    <w:rsid w:val="00797067"/>
    <w:pPr>
      <w:ind w:left="360" w:hanging="360"/>
      <w:contextualSpacing/>
    </w:pPr>
  </w:style>
  <w:style w:type="character" w:customStyle="1" w:styleId="ListParagraphChar">
    <w:name w:val="List Paragraph Char"/>
    <w:aliases w:val="Bullet List Char,Bullets Char"/>
    <w:basedOn w:val="DefaultParagraphFont"/>
    <w:link w:val="ListParagraph"/>
    <w:uiPriority w:val="34"/>
    <w:rsid w:val="00BA0F3F"/>
    <w:rPr>
      <w:rFonts w:ascii="Gill Sans MT" w:hAnsi="Gill Sans MT"/>
    </w:rPr>
  </w:style>
  <w:style w:type="numbering" w:customStyle="1" w:styleId="NumberList">
    <w:name w:val="Number List"/>
    <w:basedOn w:val="NoList"/>
    <w:uiPriority w:val="99"/>
    <w:rsid w:val="00BA0F3F"/>
    <w:pPr>
      <w:numPr>
        <w:numId w:val="1"/>
      </w:numPr>
    </w:pPr>
  </w:style>
  <w:style w:type="paragraph" w:customStyle="1" w:styleId="FooterText">
    <w:name w:val="Footer Text"/>
    <w:basedOn w:val="Footer"/>
    <w:link w:val="FooterTextChar"/>
    <w:qFormat/>
    <w:rsid w:val="001F3AAA"/>
    <w:pPr>
      <w:jc w:val="right"/>
    </w:pPr>
    <w:rPr>
      <w:sz w:val="18"/>
    </w:rPr>
  </w:style>
  <w:style w:type="character" w:customStyle="1" w:styleId="FooterTextChar">
    <w:name w:val="Footer Text Char"/>
    <w:basedOn w:val="FooterChar"/>
    <w:link w:val="FooterText"/>
    <w:rsid w:val="001F3AAA"/>
    <w:rPr>
      <w:rFonts w:ascii="Gill Sans MT" w:hAnsi="Gill Sans MT"/>
      <w:sz w:val="18"/>
    </w:rPr>
  </w:style>
  <w:style w:type="paragraph" w:styleId="Caption">
    <w:name w:val="caption"/>
    <w:basedOn w:val="BodyTextIndent3"/>
    <w:next w:val="Normal"/>
    <w:uiPriority w:val="35"/>
    <w:unhideWhenUsed/>
    <w:qFormat/>
    <w:rsid w:val="001F3AAA"/>
    <w:pPr>
      <w:spacing w:after="160"/>
      <w:ind w:left="0"/>
    </w:pPr>
    <w:rPr>
      <w:sz w:val="22"/>
      <w:szCs w:val="22"/>
    </w:rPr>
  </w:style>
  <w:style w:type="paragraph" w:styleId="BodyTextIndent3">
    <w:name w:val="Body Text Indent 3"/>
    <w:basedOn w:val="Normal"/>
    <w:link w:val="BodyTextIndent3Char"/>
    <w:uiPriority w:val="99"/>
    <w:semiHidden/>
    <w:unhideWhenUsed/>
    <w:rsid w:val="0022351F"/>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2351F"/>
    <w:rPr>
      <w:rFonts w:ascii="Gill Sans MT" w:hAnsi="Gill Sans MT"/>
      <w:sz w:val="16"/>
      <w:szCs w:val="16"/>
    </w:rPr>
  </w:style>
  <w:style w:type="paragraph" w:styleId="ListBullet">
    <w:name w:val="List Bullet"/>
    <w:basedOn w:val="Normal"/>
    <w:uiPriority w:val="99"/>
    <w:unhideWhenUsed/>
    <w:qFormat/>
    <w:rsid w:val="001F3AAA"/>
    <w:pPr>
      <w:tabs>
        <w:tab w:val="num" w:pos="216"/>
      </w:tabs>
      <w:ind w:left="216" w:hanging="216"/>
      <w:contextualSpacing/>
    </w:pPr>
  </w:style>
  <w:style w:type="paragraph" w:styleId="ListNumber">
    <w:name w:val="List Number"/>
    <w:basedOn w:val="Normal"/>
    <w:uiPriority w:val="99"/>
    <w:unhideWhenUsed/>
    <w:qFormat/>
    <w:rsid w:val="001F3AAA"/>
    <w:pPr>
      <w:tabs>
        <w:tab w:val="num" w:pos="216"/>
      </w:tabs>
      <w:ind w:left="216" w:hanging="216"/>
      <w:contextualSpacing/>
    </w:pPr>
  </w:style>
  <w:style w:type="paragraph" w:styleId="ListBullet2">
    <w:name w:val="List Bullet 2"/>
    <w:basedOn w:val="Normal"/>
    <w:uiPriority w:val="99"/>
    <w:unhideWhenUsed/>
    <w:qFormat/>
    <w:rsid w:val="001F3AAA"/>
    <w:pPr>
      <w:tabs>
        <w:tab w:val="num" w:pos="576"/>
      </w:tabs>
      <w:ind w:left="432" w:hanging="216"/>
      <w:contextualSpacing/>
    </w:pPr>
  </w:style>
  <w:style w:type="paragraph" w:styleId="ListBullet3">
    <w:name w:val="List Bullet 3"/>
    <w:basedOn w:val="Normal"/>
    <w:uiPriority w:val="99"/>
    <w:unhideWhenUsed/>
    <w:qFormat/>
    <w:rsid w:val="001F3AAA"/>
    <w:pPr>
      <w:tabs>
        <w:tab w:val="num" w:pos="648"/>
      </w:tabs>
      <w:ind w:left="648" w:hanging="216"/>
      <w:contextualSpacing/>
    </w:pPr>
  </w:style>
  <w:style w:type="paragraph" w:styleId="ListBullet4">
    <w:name w:val="List Bullet 4"/>
    <w:basedOn w:val="Normal"/>
    <w:uiPriority w:val="99"/>
    <w:unhideWhenUsed/>
    <w:qFormat/>
    <w:rsid w:val="001F3AAA"/>
    <w:pPr>
      <w:tabs>
        <w:tab w:val="num" w:pos="864"/>
      </w:tabs>
      <w:ind w:left="864" w:hanging="216"/>
      <w:contextualSpacing/>
    </w:pPr>
  </w:style>
  <w:style w:type="paragraph" w:styleId="ListBullet5">
    <w:name w:val="List Bullet 5"/>
    <w:basedOn w:val="Normal"/>
    <w:uiPriority w:val="99"/>
    <w:unhideWhenUsed/>
    <w:qFormat/>
    <w:rsid w:val="001F3AAA"/>
    <w:pPr>
      <w:tabs>
        <w:tab w:val="num" w:pos="1080"/>
      </w:tabs>
      <w:ind w:left="1080" w:hanging="216"/>
      <w:contextualSpacing/>
    </w:pPr>
  </w:style>
  <w:style w:type="character" w:styleId="Emphasis">
    <w:name w:val="Emphasis"/>
    <w:uiPriority w:val="20"/>
    <w:qFormat/>
    <w:rsid w:val="001F3AAA"/>
    <w:rPr>
      <w:b/>
    </w:rPr>
  </w:style>
  <w:style w:type="paragraph" w:styleId="TOCHeading">
    <w:name w:val="TOC Heading"/>
    <w:basedOn w:val="Heading1"/>
    <w:next w:val="Normal"/>
    <w:uiPriority w:val="39"/>
    <w:semiHidden/>
    <w:unhideWhenUsed/>
    <w:qFormat/>
    <w:rsid w:val="001F3AAA"/>
    <w:pPr>
      <w:outlineLvl w:val="9"/>
    </w:pPr>
  </w:style>
  <w:style w:type="table" w:styleId="TableGrid">
    <w:name w:val="Table Grid"/>
    <w:basedOn w:val="TableNormal"/>
    <w:uiPriority w:val="39"/>
    <w:rsid w:val="00276BD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39"/>
    <w:rsid w:val="008231A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99"/>
    <w:semiHidden/>
    <w:unhideWhenUsed/>
    <w:rsid w:val="008F64F8"/>
    <w:pPr>
      <w:spacing w:after="120"/>
    </w:pPr>
  </w:style>
  <w:style w:type="character" w:customStyle="1" w:styleId="BodyTextChar">
    <w:name w:val="Body Text Char"/>
    <w:basedOn w:val="DefaultParagraphFont"/>
    <w:link w:val="BodyText"/>
    <w:uiPriority w:val="99"/>
    <w:semiHidden/>
    <w:rsid w:val="008F64F8"/>
    <w:rPr>
      <w:rFonts w:ascii="Gill Sans MT" w:hAnsi="Gill Sans MT"/>
    </w:rPr>
  </w:style>
  <w:style w:type="paragraph" w:styleId="BodyText2">
    <w:name w:val="Body Text 2"/>
    <w:basedOn w:val="Normal"/>
    <w:link w:val="BodyText2Char"/>
    <w:uiPriority w:val="99"/>
    <w:unhideWhenUsed/>
    <w:rsid w:val="00CF0AEF"/>
    <w:pPr>
      <w:spacing w:after="120" w:line="480" w:lineRule="auto"/>
    </w:pPr>
  </w:style>
  <w:style w:type="character" w:customStyle="1" w:styleId="BodyText2Char">
    <w:name w:val="Body Text 2 Char"/>
    <w:basedOn w:val="DefaultParagraphFont"/>
    <w:link w:val="BodyText2"/>
    <w:uiPriority w:val="99"/>
    <w:rsid w:val="00CF0AEF"/>
    <w:rPr>
      <w:rFonts w:ascii="Gill Sans MT" w:hAnsi="Gill Sans MT"/>
    </w:rPr>
  </w:style>
  <w:style w:type="paragraph" w:styleId="Header">
    <w:name w:val="header"/>
    <w:basedOn w:val="Normal"/>
    <w:link w:val="HeaderChar"/>
    <w:uiPriority w:val="99"/>
    <w:unhideWhenUsed/>
    <w:rsid w:val="0037406E"/>
    <w:pPr>
      <w:tabs>
        <w:tab w:val="center" w:pos="4680"/>
        <w:tab w:val="right" w:pos="9360"/>
      </w:tabs>
      <w:spacing w:after="0" w:line="240" w:lineRule="auto"/>
    </w:pPr>
    <w:rPr>
      <w:rFonts w:asciiTheme="minorHAnsi" w:eastAsiaTheme="minorEastAsia" w:hAnsiTheme="minorHAnsi"/>
      <w:lang w:eastAsia="zh-CN"/>
    </w:rPr>
  </w:style>
  <w:style w:type="character" w:customStyle="1" w:styleId="HeaderChar">
    <w:name w:val="Header Char"/>
    <w:basedOn w:val="DefaultParagraphFont"/>
    <w:link w:val="Header"/>
    <w:uiPriority w:val="99"/>
    <w:rsid w:val="0037406E"/>
    <w:rPr>
      <w:rFonts w:eastAsiaTheme="minorEastAsia"/>
      <w:lang w:eastAsia="zh-CN"/>
    </w:rPr>
  </w:style>
  <w:style w:type="character" w:styleId="CommentReference">
    <w:name w:val="annotation reference"/>
    <w:basedOn w:val="DefaultParagraphFont"/>
    <w:uiPriority w:val="99"/>
    <w:semiHidden/>
    <w:unhideWhenUsed/>
    <w:rsid w:val="000350F9"/>
    <w:rPr>
      <w:sz w:val="18"/>
      <w:szCs w:val="18"/>
    </w:rPr>
  </w:style>
  <w:style w:type="paragraph" w:styleId="CommentText">
    <w:name w:val="annotation text"/>
    <w:basedOn w:val="Normal"/>
    <w:link w:val="CommentTextChar"/>
    <w:uiPriority w:val="99"/>
    <w:unhideWhenUsed/>
    <w:rsid w:val="000350F9"/>
    <w:pPr>
      <w:spacing w:line="240" w:lineRule="auto"/>
    </w:pPr>
    <w:rPr>
      <w:sz w:val="24"/>
      <w:szCs w:val="24"/>
    </w:rPr>
  </w:style>
  <w:style w:type="character" w:customStyle="1" w:styleId="CommentTextChar">
    <w:name w:val="Comment Text Char"/>
    <w:basedOn w:val="DefaultParagraphFont"/>
    <w:link w:val="CommentText"/>
    <w:uiPriority w:val="99"/>
    <w:rsid w:val="000350F9"/>
    <w:rPr>
      <w:rFonts w:ascii="Gill Sans MT" w:hAnsi="Gill Sans MT"/>
      <w:sz w:val="24"/>
      <w:szCs w:val="24"/>
    </w:rPr>
  </w:style>
  <w:style w:type="paragraph" w:styleId="CommentSubject">
    <w:name w:val="annotation subject"/>
    <w:basedOn w:val="CommentText"/>
    <w:next w:val="CommentText"/>
    <w:link w:val="CommentSubjectChar"/>
    <w:uiPriority w:val="99"/>
    <w:semiHidden/>
    <w:unhideWhenUsed/>
    <w:rsid w:val="000350F9"/>
    <w:rPr>
      <w:b/>
      <w:bCs/>
      <w:sz w:val="20"/>
      <w:szCs w:val="20"/>
    </w:rPr>
  </w:style>
  <w:style w:type="character" w:customStyle="1" w:styleId="CommentSubjectChar">
    <w:name w:val="Comment Subject Char"/>
    <w:basedOn w:val="CommentTextChar"/>
    <w:link w:val="CommentSubject"/>
    <w:uiPriority w:val="99"/>
    <w:semiHidden/>
    <w:rsid w:val="000350F9"/>
    <w:rPr>
      <w:rFonts w:ascii="Gill Sans MT" w:hAnsi="Gill Sans MT"/>
      <w:b/>
      <w:bCs/>
      <w:sz w:val="20"/>
      <w:szCs w:val="20"/>
    </w:rPr>
  </w:style>
  <w:style w:type="paragraph" w:styleId="Revision">
    <w:name w:val="Revision"/>
    <w:hidden/>
    <w:uiPriority w:val="99"/>
    <w:semiHidden/>
    <w:rsid w:val="001F0595"/>
    <w:pPr>
      <w:spacing w:after="0" w:line="240" w:lineRule="auto"/>
    </w:pPr>
    <w:rPr>
      <w:rFonts w:ascii="Gill Sans MT" w:hAnsi="Gill Sans MT"/>
    </w:rPr>
  </w:style>
  <w:style w:type="character" w:styleId="PageNumber">
    <w:name w:val="page number"/>
    <w:basedOn w:val="DefaultParagraphFont"/>
    <w:uiPriority w:val="99"/>
    <w:semiHidden/>
    <w:unhideWhenUsed/>
    <w:rsid w:val="00672B0B"/>
  </w:style>
  <w:style w:type="table" w:customStyle="1" w:styleId="TableGrid2">
    <w:name w:val="Table Grid2"/>
    <w:basedOn w:val="TableNormal"/>
    <w:next w:val="TableGrid"/>
    <w:uiPriority w:val="59"/>
    <w:rsid w:val="009050D2"/>
    <w:pPr>
      <w:spacing w:after="0" w:line="240" w:lineRule="auto"/>
    </w:pPr>
    <w:rPr>
      <w:rFonts w:ascii="Cambria" w:eastAsia="MS Mincho" w:hAnsi="Cambria" w:cs="Times New Roman"/>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022452"/>
    <w:pPr>
      <w:spacing w:after="0" w:line="240" w:lineRule="auto"/>
    </w:pPr>
    <w:rPr>
      <w:rFonts w:ascii="Cambria" w:eastAsia="MS Mincho" w:hAnsi="Cambria" w:cs="Times New Roman"/>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207454">
      <w:bodyDiv w:val="1"/>
      <w:marLeft w:val="0"/>
      <w:marRight w:val="0"/>
      <w:marTop w:val="0"/>
      <w:marBottom w:val="0"/>
      <w:divBdr>
        <w:top w:val="none" w:sz="0" w:space="0" w:color="auto"/>
        <w:left w:val="none" w:sz="0" w:space="0" w:color="auto"/>
        <w:bottom w:val="none" w:sz="0" w:space="0" w:color="auto"/>
        <w:right w:val="none" w:sz="0" w:space="0" w:color="auto"/>
      </w:divBdr>
    </w:div>
    <w:div w:id="123696463">
      <w:bodyDiv w:val="1"/>
      <w:marLeft w:val="0"/>
      <w:marRight w:val="0"/>
      <w:marTop w:val="0"/>
      <w:marBottom w:val="0"/>
      <w:divBdr>
        <w:top w:val="none" w:sz="0" w:space="0" w:color="auto"/>
        <w:left w:val="none" w:sz="0" w:space="0" w:color="auto"/>
        <w:bottom w:val="none" w:sz="0" w:space="0" w:color="auto"/>
        <w:right w:val="none" w:sz="0" w:space="0" w:color="auto"/>
      </w:divBdr>
    </w:div>
    <w:div w:id="200870043">
      <w:bodyDiv w:val="1"/>
      <w:marLeft w:val="0"/>
      <w:marRight w:val="0"/>
      <w:marTop w:val="0"/>
      <w:marBottom w:val="0"/>
      <w:divBdr>
        <w:top w:val="none" w:sz="0" w:space="0" w:color="auto"/>
        <w:left w:val="none" w:sz="0" w:space="0" w:color="auto"/>
        <w:bottom w:val="none" w:sz="0" w:space="0" w:color="auto"/>
        <w:right w:val="none" w:sz="0" w:space="0" w:color="auto"/>
      </w:divBdr>
    </w:div>
    <w:div w:id="233466992">
      <w:bodyDiv w:val="1"/>
      <w:marLeft w:val="0"/>
      <w:marRight w:val="0"/>
      <w:marTop w:val="0"/>
      <w:marBottom w:val="0"/>
      <w:divBdr>
        <w:top w:val="none" w:sz="0" w:space="0" w:color="auto"/>
        <w:left w:val="none" w:sz="0" w:space="0" w:color="auto"/>
        <w:bottom w:val="none" w:sz="0" w:space="0" w:color="auto"/>
        <w:right w:val="none" w:sz="0" w:space="0" w:color="auto"/>
      </w:divBdr>
    </w:div>
    <w:div w:id="279070725">
      <w:bodyDiv w:val="1"/>
      <w:marLeft w:val="0"/>
      <w:marRight w:val="0"/>
      <w:marTop w:val="0"/>
      <w:marBottom w:val="0"/>
      <w:divBdr>
        <w:top w:val="none" w:sz="0" w:space="0" w:color="auto"/>
        <w:left w:val="none" w:sz="0" w:space="0" w:color="auto"/>
        <w:bottom w:val="none" w:sz="0" w:space="0" w:color="auto"/>
        <w:right w:val="none" w:sz="0" w:space="0" w:color="auto"/>
      </w:divBdr>
    </w:div>
    <w:div w:id="386338444">
      <w:bodyDiv w:val="1"/>
      <w:marLeft w:val="0"/>
      <w:marRight w:val="0"/>
      <w:marTop w:val="0"/>
      <w:marBottom w:val="0"/>
      <w:divBdr>
        <w:top w:val="none" w:sz="0" w:space="0" w:color="auto"/>
        <w:left w:val="none" w:sz="0" w:space="0" w:color="auto"/>
        <w:bottom w:val="none" w:sz="0" w:space="0" w:color="auto"/>
        <w:right w:val="none" w:sz="0" w:space="0" w:color="auto"/>
      </w:divBdr>
    </w:div>
    <w:div w:id="391467008">
      <w:bodyDiv w:val="1"/>
      <w:marLeft w:val="0"/>
      <w:marRight w:val="0"/>
      <w:marTop w:val="0"/>
      <w:marBottom w:val="0"/>
      <w:divBdr>
        <w:top w:val="none" w:sz="0" w:space="0" w:color="auto"/>
        <w:left w:val="none" w:sz="0" w:space="0" w:color="auto"/>
        <w:bottom w:val="none" w:sz="0" w:space="0" w:color="auto"/>
        <w:right w:val="none" w:sz="0" w:space="0" w:color="auto"/>
      </w:divBdr>
    </w:div>
    <w:div w:id="397943348">
      <w:bodyDiv w:val="1"/>
      <w:marLeft w:val="0"/>
      <w:marRight w:val="0"/>
      <w:marTop w:val="0"/>
      <w:marBottom w:val="0"/>
      <w:divBdr>
        <w:top w:val="none" w:sz="0" w:space="0" w:color="auto"/>
        <w:left w:val="none" w:sz="0" w:space="0" w:color="auto"/>
        <w:bottom w:val="none" w:sz="0" w:space="0" w:color="auto"/>
        <w:right w:val="none" w:sz="0" w:space="0" w:color="auto"/>
      </w:divBdr>
    </w:div>
    <w:div w:id="546529496">
      <w:bodyDiv w:val="1"/>
      <w:marLeft w:val="0"/>
      <w:marRight w:val="0"/>
      <w:marTop w:val="0"/>
      <w:marBottom w:val="0"/>
      <w:divBdr>
        <w:top w:val="none" w:sz="0" w:space="0" w:color="auto"/>
        <w:left w:val="none" w:sz="0" w:space="0" w:color="auto"/>
        <w:bottom w:val="none" w:sz="0" w:space="0" w:color="auto"/>
        <w:right w:val="none" w:sz="0" w:space="0" w:color="auto"/>
      </w:divBdr>
    </w:div>
    <w:div w:id="589124497">
      <w:bodyDiv w:val="1"/>
      <w:marLeft w:val="0"/>
      <w:marRight w:val="0"/>
      <w:marTop w:val="0"/>
      <w:marBottom w:val="0"/>
      <w:divBdr>
        <w:top w:val="none" w:sz="0" w:space="0" w:color="auto"/>
        <w:left w:val="none" w:sz="0" w:space="0" w:color="auto"/>
        <w:bottom w:val="none" w:sz="0" w:space="0" w:color="auto"/>
        <w:right w:val="none" w:sz="0" w:space="0" w:color="auto"/>
      </w:divBdr>
    </w:div>
    <w:div w:id="592667784">
      <w:bodyDiv w:val="1"/>
      <w:marLeft w:val="0"/>
      <w:marRight w:val="0"/>
      <w:marTop w:val="0"/>
      <w:marBottom w:val="0"/>
      <w:divBdr>
        <w:top w:val="none" w:sz="0" w:space="0" w:color="auto"/>
        <w:left w:val="none" w:sz="0" w:space="0" w:color="auto"/>
        <w:bottom w:val="none" w:sz="0" w:space="0" w:color="auto"/>
        <w:right w:val="none" w:sz="0" w:space="0" w:color="auto"/>
      </w:divBdr>
    </w:div>
    <w:div w:id="617178081">
      <w:bodyDiv w:val="1"/>
      <w:marLeft w:val="0"/>
      <w:marRight w:val="0"/>
      <w:marTop w:val="0"/>
      <w:marBottom w:val="0"/>
      <w:divBdr>
        <w:top w:val="none" w:sz="0" w:space="0" w:color="auto"/>
        <w:left w:val="none" w:sz="0" w:space="0" w:color="auto"/>
        <w:bottom w:val="none" w:sz="0" w:space="0" w:color="auto"/>
        <w:right w:val="none" w:sz="0" w:space="0" w:color="auto"/>
      </w:divBdr>
    </w:div>
    <w:div w:id="726609528">
      <w:bodyDiv w:val="1"/>
      <w:marLeft w:val="0"/>
      <w:marRight w:val="0"/>
      <w:marTop w:val="0"/>
      <w:marBottom w:val="0"/>
      <w:divBdr>
        <w:top w:val="none" w:sz="0" w:space="0" w:color="auto"/>
        <w:left w:val="none" w:sz="0" w:space="0" w:color="auto"/>
        <w:bottom w:val="none" w:sz="0" w:space="0" w:color="auto"/>
        <w:right w:val="none" w:sz="0" w:space="0" w:color="auto"/>
      </w:divBdr>
    </w:div>
    <w:div w:id="780952561">
      <w:bodyDiv w:val="1"/>
      <w:marLeft w:val="0"/>
      <w:marRight w:val="0"/>
      <w:marTop w:val="0"/>
      <w:marBottom w:val="0"/>
      <w:divBdr>
        <w:top w:val="none" w:sz="0" w:space="0" w:color="auto"/>
        <w:left w:val="none" w:sz="0" w:space="0" w:color="auto"/>
        <w:bottom w:val="none" w:sz="0" w:space="0" w:color="auto"/>
        <w:right w:val="none" w:sz="0" w:space="0" w:color="auto"/>
      </w:divBdr>
    </w:div>
    <w:div w:id="820387687">
      <w:bodyDiv w:val="1"/>
      <w:marLeft w:val="0"/>
      <w:marRight w:val="0"/>
      <w:marTop w:val="0"/>
      <w:marBottom w:val="0"/>
      <w:divBdr>
        <w:top w:val="none" w:sz="0" w:space="0" w:color="auto"/>
        <w:left w:val="none" w:sz="0" w:space="0" w:color="auto"/>
        <w:bottom w:val="none" w:sz="0" w:space="0" w:color="auto"/>
        <w:right w:val="none" w:sz="0" w:space="0" w:color="auto"/>
      </w:divBdr>
    </w:div>
    <w:div w:id="879368092">
      <w:bodyDiv w:val="1"/>
      <w:marLeft w:val="0"/>
      <w:marRight w:val="0"/>
      <w:marTop w:val="0"/>
      <w:marBottom w:val="0"/>
      <w:divBdr>
        <w:top w:val="none" w:sz="0" w:space="0" w:color="auto"/>
        <w:left w:val="none" w:sz="0" w:space="0" w:color="auto"/>
        <w:bottom w:val="none" w:sz="0" w:space="0" w:color="auto"/>
        <w:right w:val="none" w:sz="0" w:space="0" w:color="auto"/>
      </w:divBdr>
    </w:div>
    <w:div w:id="888371841">
      <w:bodyDiv w:val="1"/>
      <w:marLeft w:val="0"/>
      <w:marRight w:val="0"/>
      <w:marTop w:val="0"/>
      <w:marBottom w:val="0"/>
      <w:divBdr>
        <w:top w:val="none" w:sz="0" w:space="0" w:color="auto"/>
        <w:left w:val="none" w:sz="0" w:space="0" w:color="auto"/>
        <w:bottom w:val="none" w:sz="0" w:space="0" w:color="auto"/>
        <w:right w:val="none" w:sz="0" w:space="0" w:color="auto"/>
      </w:divBdr>
    </w:div>
    <w:div w:id="915016210">
      <w:bodyDiv w:val="1"/>
      <w:marLeft w:val="0"/>
      <w:marRight w:val="0"/>
      <w:marTop w:val="0"/>
      <w:marBottom w:val="0"/>
      <w:divBdr>
        <w:top w:val="none" w:sz="0" w:space="0" w:color="auto"/>
        <w:left w:val="none" w:sz="0" w:space="0" w:color="auto"/>
        <w:bottom w:val="none" w:sz="0" w:space="0" w:color="auto"/>
        <w:right w:val="none" w:sz="0" w:space="0" w:color="auto"/>
      </w:divBdr>
    </w:div>
    <w:div w:id="923343787">
      <w:bodyDiv w:val="1"/>
      <w:marLeft w:val="0"/>
      <w:marRight w:val="0"/>
      <w:marTop w:val="0"/>
      <w:marBottom w:val="0"/>
      <w:divBdr>
        <w:top w:val="none" w:sz="0" w:space="0" w:color="auto"/>
        <w:left w:val="none" w:sz="0" w:space="0" w:color="auto"/>
        <w:bottom w:val="none" w:sz="0" w:space="0" w:color="auto"/>
        <w:right w:val="none" w:sz="0" w:space="0" w:color="auto"/>
      </w:divBdr>
    </w:div>
    <w:div w:id="937758473">
      <w:bodyDiv w:val="1"/>
      <w:marLeft w:val="0"/>
      <w:marRight w:val="0"/>
      <w:marTop w:val="0"/>
      <w:marBottom w:val="0"/>
      <w:divBdr>
        <w:top w:val="none" w:sz="0" w:space="0" w:color="auto"/>
        <w:left w:val="none" w:sz="0" w:space="0" w:color="auto"/>
        <w:bottom w:val="none" w:sz="0" w:space="0" w:color="auto"/>
        <w:right w:val="none" w:sz="0" w:space="0" w:color="auto"/>
      </w:divBdr>
    </w:div>
    <w:div w:id="954410349">
      <w:bodyDiv w:val="1"/>
      <w:marLeft w:val="0"/>
      <w:marRight w:val="0"/>
      <w:marTop w:val="0"/>
      <w:marBottom w:val="0"/>
      <w:divBdr>
        <w:top w:val="none" w:sz="0" w:space="0" w:color="auto"/>
        <w:left w:val="none" w:sz="0" w:space="0" w:color="auto"/>
        <w:bottom w:val="none" w:sz="0" w:space="0" w:color="auto"/>
        <w:right w:val="none" w:sz="0" w:space="0" w:color="auto"/>
      </w:divBdr>
    </w:div>
    <w:div w:id="967468313">
      <w:bodyDiv w:val="1"/>
      <w:marLeft w:val="0"/>
      <w:marRight w:val="0"/>
      <w:marTop w:val="0"/>
      <w:marBottom w:val="0"/>
      <w:divBdr>
        <w:top w:val="none" w:sz="0" w:space="0" w:color="auto"/>
        <w:left w:val="none" w:sz="0" w:space="0" w:color="auto"/>
        <w:bottom w:val="none" w:sz="0" w:space="0" w:color="auto"/>
        <w:right w:val="none" w:sz="0" w:space="0" w:color="auto"/>
      </w:divBdr>
    </w:div>
    <w:div w:id="983464138">
      <w:bodyDiv w:val="1"/>
      <w:marLeft w:val="0"/>
      <w:marRight w:val="0"/>
      <w:marTop w:val="0"/>
      <w:marBottom w:val="0"/>
      <w:divBdr>
        <w:top w:val="none" w:sz="0" w:space="0" w:color="auto"/>
        <w:left w:val="none" w:sz="0" w:space="0" w:color="auto"/>
        <w:bottom w:val="none" w:sz="0" w:space="0" w:color="auto"/>
        <w:right w:val="none" w:sz="0" w:space="0" w:color="auto"/>
      </w:divBdr>
    </w:div>
    <w:div w:id="987901909">
      <w:bodyDiv w:val="1"/>
      <w:marLeft w:val="0"/>
      <w:marRight w:val="0"/>
      <w:marTop w:val="0"/>
      <w:marBottom w:val="0"/>
      <w:divBdr>
        <w:top w:val="none" w:sz="0" w:space="0" w:color="auto"/>
        <w:left w:val="none" w:sz="0" w:space="0" w:color="auto"/>
        <w:bottom w:val="none" w:sz="0" w:space="0" w:color="auto"/>
        <w:right w:val="none" w:sz="0" w:space="0" w:color="auto"/>
      </w:divBdr>
    </w:div>
    <w:div w:id="1082799970">
      <w:bodyDiv w:val="1"/>
      <w:marLeft w:val="0"/>
      <w:marRight w:val="0"/>
      <w:marTop w:val="0"/>
      <w:marBottom w:val="0"/>
      <w:divBdr>
        <w:top w:val="none" w:sz="0" w:space="0" w:color="auto"/>
        <w:left w:val="none" w:sz="0" w:space="0" w:color="auto"/>
        <w:bottom w:val="none" w:sz="0" w:space="0" w:color="auto"/>
        <w:right w:val="none" w:sz="0" w:space="0" w:color="auto"/>
      </w:divBdr>
    </w:div>
    <w:div w:id="1143355242">
      <w:bodyDiv w:val="1"/>
      <w:marLeft w:val="0"/>
      <w:marRight w:val="0"/>
      <w:marTop w:val="0"/>
      <w:marBottom w:val="0"/>
      <w:divBdr>
        <w:top w:val="none" w:sz="0" w:space="0" w:color="auto"/>
        <w:left w:val="none" w:sz="0" w:space="0" w:color="auto"/>
        <w:bottom w:val="none" w:sz="0" w:space="0" w:color="auto"/>
        <w:right w:val="none" w:sz="0" w:space="0" w:color="auto"/>
      </w:divBdr>
    </w:div>
    <w:div w:id="1246956868">
      <w:bodyDiv w:val="1"/>
      <w:marLeft w:val="0"/>
      <w:marRight w:val="0"/>
      <w:marTop w:val="0"/>
      <w:marBottom w:val="0"/>
      <w:divBdr>
        <w:top w:val="none" w:sz="0" w:space="0" w:color="auto"/>
        <w:left w:val="none" w:sz="0" w:space="0" w:color="auto"/>
        <w:bottom w:val="none" w:sz="0" w:space="0" w:color="auto"/>
        <w:right w:val="none" w:sz="0" w:space="0" w:color="auto"/>
      </w:divBdr>
    </w:div>
    <w:div w:id="1254246875">
      <w:bodyDiv w:val="1"/>
      <w:marLeft w:val="0"/>
      <w:marRight w:val="0"/>
      <w:marTop w:val="0"/>
      <w:marBottom w:val="0"/>
      <w:divBdr>
        <w:top w:val="none" w:sz="0" w:space="0" w:color="auto"/>
        <w:left w:val="none" w:sz="0" w:space="0" w:color="auto"/>
        <w:bottom w:val="none" w:sz="0" w:space="0" w:color="auto"/>
        <w:right w:val="none" w:sz="0" w:space="0" w:color="auto"/>
      </w:divBdr>
    </w:div>
    <w:div w:id="1326318062">
      <w:bodyDiv w:val="1"/>
      <w:marLeft w:val="0"/>
      <w:marRight w:val="0"/>
      <w:marTop w:val="0"/>
      <w:marBottom w:val="0"/>
      <w:divBdr>
        <w:top w:val="none" w:sz="0" w:space="0" w:color="auto"/>
        <w:left w:val="none" w:sz="0" w:space="0" w:color="auto"/>
        <w:bottom w:val="none" w:sz="0" w:space="0" w:color="auto"/>
        <w:right w:val="none" w:sz="0" w:space="0" w:color="auto"/>
      </w:divBdr>
    </w:div>
    <w:div w:id="1345592617">
      <w:bodyDiv w:val="1"/>
      <w:marLeft w:val="0"/>
      <w:marRight w:val="0"/>
      <w:marTop w:val="0"/>
      <w:marBottom w:val="0"/>
      <w:divBdr>
        <w:top w:val="none" w:sz="0" w:space="0" w:color="auto"/>
        <w:left w:val="none" w:sz="0" w:space="0" w:color="auto"/>
        <w:bottom w:val="none" w:sz="0" w:space="0" w:color="auto"/>
        <w:right w:val="none" w:sz="0" w:space="0" w:color="auto"/>
      </w:divBdr>
    </w:div>
    <w:div w:id="1429500516">
      <w:bodyDiv w:val="1"/>
      <w:marLeft w:val="0"/>
      <w:marRight w:val="0"/>
      <w:marTop w:val="0"/>
      <w:marBottom w:val="0"/>
      <w:divBdr>
        <w:top w:val="none" w:sz="0" w:space="0" w:color="auto"/>
        <w:left w:val="none" w:sz="0" w:space="0" w:color="auto"/>
        <w:bottom w:val="none" w:sz="0" w:space="0" w:color="auto"/>
        <w:right w:val="none" w:sz="0" w:space="0" w:color="auto"/>
      </w:divBdr>
      <w:divsChild>
        <w:div w:id="170491548">
          <w:marLeft w:val="0"/>
          <w:marRight w:val="0"/>
          <w:marTop w:val="0"/>
          <w:marBottom w:val="0"/>
          <w:divBdr>
            <w:top w:val="none" w:sz="0" w:space="0" w:color="auto"/>
            <w:left w:val="none" w:sz="0" w:space="0" w:color="auto"/>
            <w:bottom w:val="none" w:sz="0" w:space="0" w:color="auto"/>
            <w:right w:val="none" w:sz="0" w:space="0" w:color="auto"/>
          </w:divBdr>
        </w:div>
      </w:divsChild>
    </w:div>
    <w:div w:id="1459255162">
      <w:bodyDiv w:val="1"/>
      <w:marLeft w:val="0"/>
      <w:marRight w:val="0"/>
      <w:marTop w:val="0"/>
      <w:marBottom w:val="0"/>
      <w:divBdr>
        <w:top w:val="none" w:sz="0" w:space="0" w:color="auto"/>
        <w:left w:val="none" w:sz="0" w:space="0" w:color="auto"/>
        <w:bottom w:val="none" w:sz="0" w:space="0" w:color="auto"/>
        <w:right w:val="none" w:sz="0" w:space="0" w:color="auto"/>
      </w:divBdr>
      <w:divsChild>
        <w:div w:id="930049621">
          <w:marLeft w:val="0"/>
          <w:marRight w:val="0"/>
          <w:marTop w:val="0"/>
          <w:marBottom w:val="0"/>
          <w:divBdr>
            <w:top w:val="none" w:sz="0" w:space="0" w:color="auto"/>
            <w:left w:val="none" w:sz="0" w:space="0" w:color="auto"/>
            <w:bottom w:val="none" w:sz="0" w:space="0" w:color="auto"/>
            <w:right w:val="none" w:sz="0" w:space="0" w:color="auto"/>
          </w:divBdr>
        </w:div>
      </w:divsChild>
    </w:div>
    <w:div w:id="1481190662">
      <w:bodyDiv w:val="1"/>
      <w:marLeft w:val="0"/>
      <w:marRight w:val="0"/>
      <w:marTop w:val="0"/>
      <w:marBottom w:val="0"/>
      <w:divBdr>
        <w:top w:val="none" w:sz="0" w:space="0" w:color="auto"/>
        <w:left w:val="none" w:sz="0" w:space="0" w:color="auto"/>
        <w:bottom w:val="none" w:sz="0" w:space="0" w:color="auto"/>
        <w:right w:val="none" w:sz="0" w:space="0" w:color="auto"/>
      </w:divBdr>
    </w:div>
    <w:div w:id="1508210345">
      <w:bodyDiv w:val="1"/>
      <w:marLeft w:val="0"/>
      <w:marRight w:val="0"/>
      <w:marTop w:val="0"/>
      <w:marBottom w:val="0"/>
      <w:divBdr>
        <w:top w:val="none" w:sz="0" w:space="0" w:color="auto"/>
        <w:left w:val="none" w:sz="0" w:space="0" w:color="auto"/>
        <w:bottom w:val="none" w:sz="0" w:space="0" w:color="auto"/>
        <w:right w:val="none" w:sz="0" w:space="0" w:color="auto"/>
      </w:divBdr>
    </w:div>
    <w:div w:id="1525753542">
      <w:bodyDiv w:val="1"/>
      <w:marLeft w:val="0"/>
      <w:marRight w:val="0"/>
      <w:marTop w:val="0"/>
      <w:marBottom w:val="0"/>
      <w:divBdr>
        <w:top w:val="none" w:sz="0" w:space="0" w:color="auto"/>
        <w:left w:val="none" w:sz="0" w:space="0" w:color="auto"/>
        <w:bottom w:val="none" w:sz="0" w:space="0" w:color="auto"/>
        <w:right w:val="none" w:sz="0" w:space="0" w:color="auto"/>
      </w:divBdr>
    </w:div>
    <w:div w:id="1540509985">
      <w:bodyDiv w:val="1"/>
      <w:marLeft w:val="0"/>
      <w:marRight w:val="0"/>
      <w:marTop w:val="0"/>
      <w:marBottom w:val="0"/>
      <w:divBdr>
        <w:top w:val="none" w:sz="0" w:space="0" w:color="auto"/>
        <w:left w:val="none" w:sz="0" w:space="0" w:color="auto"/>
        <w:bottom w:val="none" w:sz="0" w:space="0" w:color="auto"/>
        <w:right w:val="none" w:sz="0" w:space="0" w:color="auto"/>
      </w:divBdr>
    </w:div>
    <w:div w:id="1563445088">
      <w:bodyDiv w:val="1"/>
      <w:marLeft w:val="0"/>
      <w:marRight w:val="0"/>
      <w:marTop w:val="0"/>
      <w:marBottom w:val="0"/>
      <w:divBdr>
        <w:top w:val="none" w:sz="0" w:space="0" w:color="auto"/>
        <w:left w:val="none" w:sz="0" w:space="0" w:color="auto"/>
        <w:bottom w:val="none" w:sz="0" w:space="0" w:color="auto"/>
        <w:right w:val="none" w:sz="0" w:space="0" w:color="auto"/>
      </w:divBdr>
    </w:div>
    <w:div w:id="1606300814">
      <w:bodyDiv w:val="1"/>
      <w:marLeft w:val="0"/>
      <w:marRight w:val="0"/>
      <w:marTop w:val="0"/>
      <w:marBottom w:val="0"/>
      <w:divBdr>
        <w:top w:val="none" w:sz="0" w:space="0" w:color="auto"/>
        <w:left w:val="none" w:sz="0" w:space="0" w:color="auto"/>
        <w:bottom w:val="none" w:sz="0" w:space="0" w:color="auto"/>
        <w:right w:val="none" w:sz="0" w:space="0" w:color="auto"/>
      </w:divBdr>
    </w:div>
    <w:div w:id="1684436517">
      <w:bodyDiv w:val="1"/>
      <w:marLeft w:val="0"/>
      <w:marRight w:val="0"/>
      <w:marTop w:val="0"/>
      <w:marBottom w:val="0"/>
      <w:divBdr>
        <w:top w:val="none" w:sz="0" w:space="0" w:color="auto"/>
        <w:left w:val="none" w:sz="0" w:space="0" w:color="auto"/>
        <w:bottom w:val="none" w:sz="0" w:space="0" w:color="auto"/>
        <w:right w:val="none" w:sz="0" w:space="0" w:color="auto"/>
      </w:divBdr>
    </w:div>
    <w:div w:id="1696076466">
      <w:bodyDiv w:val="1"/>
      <w:marLeft w:val="0"/>
      <w:marRight w:val="0"/>
      <w:marTop w:val="0"/>
      <w:marBottom w:val="0"/>
      <w:divBdr>
        <w:top w:val="none" w:sz="0" w:space="0" w:color="auto"/>
        <w:left w:val="none" w:sz="0" w:space="0" w:color="auto"/>
        <w:bottom w:val="none" w:sz="0" w:space="0" w:color="auto"/>
        <w:right w:val="none" w:sz="0" w:space="0" w:color="auto"/>
      </w:divBdr>
    </w:div>
    <w:div w:id="1719471527">
      <w:bodyDiv w:val="1"/>
      <w:marLeft w:val="0"/>
      <w:marRight w:val="0"/>
      <w:marTop w:val="0"/>
      <w:marBottom w:val="0"/>
      <w:divBdr>
        <w:top w:val="none" w:sz="0" w:space="0" w:color="auto"/>
        <w:left w:val="none" w:sz="0" w:space="0" w:color="auto"/>
        <w:bottom w:val="none" w:sz="0" w:space="0" w:color="auto"/>
        <w:right w:val="none" w:sz="0" w:space="0" w:color="auto"/>
      </w:divBdr>
    </w:div>
    <w:div w:id="1777866584">
      <w:bodyDiv w:val="1"/>
      <w:marLeft w:val="0"/>
      <w:marRight w:val="0"/>
      <w:marTop w:val="0"/>
      <w:marBottom w:val="0"/>
      <w:divBdr>
        <w:top w:val="none" w:sz="0" w:space="0" w:color="auto"/>
        <w:left w:val="none" w:sz="0" w:space="0" w:color="auto"/>
        <w:bottom w:val="none" w:sz="0" w:space="0" w:color="auto"/>
        <w:right w:val="none" w:sz="0" w:space="0" w:color="auto"/>
      </w:divBdr>
    </w:div>
    <w:div w:id="1882940771">
      <w:bodyDiv w:val="1"/>
      <w:marLeft w:val="0"/>
      <w:marRight w:val="0"/>
      <w:marTop w:val="0"/>
      <w:marBottom w:val="0"/>
      <w:divBdr>
        <w:top w:val="none" w:sz="0" w:space="0" w:color="auto"/>
        <w:left w:val="none" w:sz="0" w:space="0" w:color="auto"/>
        <w:bottom w:val="none" w:sz="0" w:space="0" w:color="auto"/>
        <w:right w:val="none" w:sz="0" w:space="0" w:color="auto"/>
      </w:divBdr>
    </w:div>
    <w:div w:id="1910922143">
      <w:bodyDiv w:val="1"/>
      <w:marLeft w:val="0"/>
      <w:marRight w:val="0"/>
      <w:marTop w:val="0"/>
      <w:marBottom w:val="0"/>
      <w:divBdr>
        <w:top w:val="none" w:sz="0" w:space="0" w:color="auto"/>
        <w:left w:val="none" w:sz="0" w:space="0" w:color="auto"/>
        <w:bottom w:val="none" w:sz="0" w:space="0" w:color="auto"/>
        <w:right w:val="none" w:sz="0" w:space="0" w:color="auto"/>
      </w:divBdr>
    </w:div>
    <w:div w:id="1916162672">
      <w:bodyDiv w:val="1"/>
      <w:marLeft w:val="0"/>
      <w:marRight w:val="0"/>
      <w:marTop w:val="0"/>
      <w:marBottom w:val="0"/>
      <w:divBdr>
        <w:top w:val="none" w:sz="0" w:space="0" w:color="auto"/>
        <w:left w:val="none" w:sz="0" w:space="0" w:color="auto"/>
        <w:bottom w:val="none" w:sz="0" w:space="0" w:color="auto"/>
        <w:right w:val="none" w:sz="0" w:space="0" w:color="auto"/>
      </w:divBdr>
    </w:div>
    <w:div w:id="1950232735">
      <w:bodyDiv w:val="1"/>
      <w:marLeft w:val="0"/>
      <w:marRight w:val="0"/>
      <w:marTop w:val="0"/>
      <w:marBottom w:val="0"/>
      <w:divBdr>
        <w:top w:val="none" w:sz="0" w:space="0" w:color="auto"/>
        <w:left w:val="none" w:sz="0" w:space="0" w:color="auto"/>
        <w:bottom w:val="none" w:sz="0" w:space="0" w:color="auto"/>
        <w:right w:val="none" w:sz="0" w:space="0" w:color="auto"/>
      </w:divBdr>
    </w:div>
    <w:div w:id="1993482425">
      <w:bodyDiv w:val="1"/>
      <w:marLeft w:val="0"/>
      <w:marRight w:val="0"/>
      <w:marTop w:val="0"/>
      <w:marBottom w:val="0"/>
      <w:divBdr>
        <w:top w:val="none" w:sz="0" w:space="0" w:color="auto"/>
        <w:left w:val="none" w:sz="0" w:space="0" w:color="auto"/>
        <w:bottom w:val="none" w:sz="0" w:space="0" w:color="auto"/>
        <w:right w:val="none" w:sz="0" w:space="0" w:color="auto"/>
      </w:divBdr>
    </w:div>
    <w:div w:id="2056192333">
      <w:bodyDiv w:val="1"/>
      <w:marLeft w:val="0"/>
      <w:marRight w:val="0"/>
      <w:marTop w:val="0"/>
      <w:marBottom w:val="0"/>
      <w:divBdr>
        <w:top w:val="none" w:sz="0" w:space="0" w:color="auto"/>
        <w:left w:val="none" w:sz="0" w:space="0" w:color="auto"/>
        <w:bottom w:val="none" w:sz="0" w:space="0" w:color="auto"/>
        <w:right w:val="none" w:sz="0" w:space="0" w:color="auto"/>
      </w:divBdr>
    </w:div>
    <w:div w:id="2114401812">
      <w:bodyDiv w:val="1"/>
      <w:marLeft w:val="0"/>
      <w:marRight w:val="0"/>
      <w:marTop w:val="0"/>
      <w:marBottom w:val="0"/>
      <w:divBdr>
        <w:top w:val="none" w:sz="0" w:space="0" w:color="auto"/>
        <w:left w:val="none" w:sz="0" w:space="0" w:color="auto"/>
        <w:bottom w:val="none" w:sz="0" w:space="0" w:color="auto"/>
        <w:right w:val="none" w:sz="0" w:space="0" w:color="auto"/>
      </w:divBdr>
      <w:divsChild>
        <w:div w:id="6483675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3" Type="http://schemas.microsoft.com/office/2011/relationships/people" Target="people.xml"/><Relationship Id="rId14" Type="http://schemas.microsoft.com/office/2011/relationships/commentsExtended" Target="commentsExtended.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USAID Colors">
      <a:dk1>
        <a:srgbClr val="000000"/>
      </a:dk1>
      <a:lt1>
        <a:srgbClr val="FFFFFF"/>
      </a:lt1>
      <a:dk2>
        <a:srgbClr val="002A6C"/>
      </a:dk2>
      <a:lt2>
        <a:srgbClr val="C2113A"/>
      </a:lt2>
      <a:accent1>
        <a:srgbClr val="666666"/>
      </a:accent1>
      <a:accent2>
        <a:srgbClr val="9DBFE5"/>
      </a:accent2>
      <a:accent3>
        <a:srgbClr val="000000"/>
      </a:accent3>
      <a:accent4>
        <a:srgbClr val="002A6C"/>
      </a:accent4>
      <a:accent5>
        <a:srgbClr val="C2113A"/>
      </a:accent5>
      <a:accent6>
        <a:srgbClr val="666666"/>
      </a:accent6>
      <a:hlink>
        <a:srgbClr val="002A6C"/>
      </a:hlink>
      <a:folHlink>
        <a:srgbClr val="DDDDDD"/>
      </a:folHlink>
    </a:clrScheme>
    <a:fontScheme name="USAID Base Fonts">
      <a:majorFont>
        <a:latin typeface="Gill Sans MT"/>
        <a:ea typeface=""/>
        <a:cs typeface=""/>
      </a:majorFont>
      <a:minorFont>
        <a:latin typeface="Gill Sans M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37</Pages>
  <Words>8974</Words>
  <Characters>51156</Characters>
  <Application>Microsoft Macintosh Word</Application>
  <DocSecurity>0</DocSecurity>
  <Lines>426</Lines>
  <Paragraphs>120</Paragraphs>
  <ScaleCrop>false</ScaleCrop>
  <HeadingPairs>
    <vt:vector size="2" baseType="variant">
      <vt:variant>
        <vt:lpstr>Title</vt:lpstr>
      </vt:variant>
      <vt:variant>
        <vt:i4>1</vt:i4>
      </vt:variant>
    </vt:vector>
  </HeadingPairs>
  <TitlesOfParts>
    <vt:vector size="1" baseType="lpstr">
      <vt:lpstr/>
    </vt:vector>
  </TitlesOfParts>
  <Company>USAID</Company>
  <LinksUpToDate>false</LinksUpToDate>
  <CharactersWithSpaces>60010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Aidan Boyd</dc:creator>
  <cp:lastModifiedBy>Aleta Haflett</cp:lastModifiedBy>
  <cp:revision>23</cp:revision>
  <dcterms:created xsi:type="dcterms:W3CDTF">2015-01-06T22:40:00Z</dcterms:created>
  <dcterms:modified xsi:type="dcterms:W3CDTF">2015-01-23T20:13:00Z</dcterms:modified>
</cp:coreProperties>
</file>